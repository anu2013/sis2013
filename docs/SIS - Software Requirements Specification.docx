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DE0CA4" w:rsidRPr="00D9265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511518" w:history="1">
        <w:r w:rsidR="00DE0CA4" w:rsidRPr="00882592">
          <w:rPr>
            <w:rStyle w:val="Hyperlink"/>
            <w:noProof/>
          </w:rPr>
          <w:t>1</w:t>
        </w:r>
        <w:r w:rsidR="00DE0CA4" w:rsidRPr="00D92656">
          <w:rPr>
            <w:rFonts w:eastAsia="Times New Roman"/>
            <w:noProof/>
          </w:rPr>
          <w:tab/>
        </w:r>
        <w:r w:rsidR="00DE0CA4" w:rsidRPr="00882592">
          <w:rPr>
            <w:rStyle w:val="Hyperlink"/>
            <w:noProof/>
          </w:rPr>
          <w:t>Revision History</w:t>
        </w:r>
        <w:r w:rsidR="00DE0CA4">
          <w:rPr>
            <w:noProof/>
            <w:webHidden/>
          </w:rPr>
          <w:tab/>
        </w:r>
        <w:r w:rsidR="00DE0CA4">
          <w:rPr>
            <w:noProof/>
            <w:webHidden/>
          </w:rPr>
          <w:fldChar w:fldCharType="begin"/>
        </w:r>
        <w:r w:rsidR="00DE0CA4">
          <w:rPr>
            <w:noProof/>
            <w:webHidden/>
          </w:rPr>
          <w:instrText xml:space="preserve"> PAGEREF _Toc354511518 \h </w:instrText>
        </w:r>
        <w:r w:rsidR="00DE0CA4">
          <w:rPr>
            <w:noProof/>
            <w:webHidden/>
          </w:rPr>
        </w:r>
        <w:r w:rsidR="00DE0CA4">
          <w:rPr>
            <w:noProof/>
            <w:webHidden/>
          </w:rPr>
          <w:fldChar w:fldCharType="separate"/>
        </w:r>
        <w:r w:rsidR="00DE0CA4">
          <w:rPr>
            <w:noProof/>
            <w:webHidden/>
          </w:rPr>
          <w:t>4</w:t>
        </w:r>
        <w:r w:rsidR="00DE0CA4">
          <w:rPr>
            <w:noProof/>
            <w:webHidden/>
          </w:rPr>
          <w:fldChar w:fldCharType="end"/>
        </w:r>
      </w:hyperlink>
    </w:p>
    <w:p w:rsidR="00DE0CA4" w:rsidRPr="00D92656" w:rsidRDefault="008D102B">
      <w:pPr>
        <w:pStyle w:val="TOC1"/>
        <w:tabs>
          <w:tab w:val="left" w:pos="440"/>
          <w:tab w:val="right" w:leader="dot" w:pos="9350"/>
        </w:tabs>
        <w:rPr>
          <w:rFonts w:eastAsia="Times New Roman"/>
          <w:noProof/>
        </w:rPr>
      </w:pPr>
      <w:hyperlink w:anchor="_Toc354511519" w:history="1">
        <w:r w:rsidR="00DE0CA4" w:rsidRPr="00882592">
          <w:rPr>
            <w:rStyle w:val="Hyperlink"/>
            <w:noProof/>
          </w:rPr>
          <w:t>2</w:t>
        </w:r>
        <w:r w:rsidR="00DE0CA4" w:rsidRPr="00D92656">
          <w:rPr>
            <w:rFonts w:eastAsia="Times New Roman"/>
            <w:noProof/>
          </w:rPr>
          <w:tab/>
        </w:r>
        <w:r w:rsidR="00DE0CA4" w:rsidRPr="00882592">
          <w:rPr>
            <w:rStyle w:val="Hyperlink"/>
            <w:noProof/>
          </w:rPr>
          <w:t>Purpose</w:t>
        </w:r>
        <w:r w:rsidR="00DE0CA4">
          <w:rPr>
            <w:noProof/>
            <w:webHidden/>
          </w:rPr>
          <w:tab/>
        </w:r>
        <w:r w:rsidR="00DE0CA4">
          <w:rPr>
            <w:noProof/>
            <w:webHidden/>
          </w:rPr>
          <w:fldChar w:fldCharType="begin"/>
        </w:r>
        <w:r w:rsidR="00DE0CA4">
          <w:rPr>
            <w:noProof/>
            <w:webHidden/>
          </w:rPr>
          <w:instrText xml:space="preserve"> PAGEREF _Toc354511519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20" w:history="1">
        <w:r w:rsidR="00DE0CA4" w:rsidRPr="00882592">
          <w:rPr>
            <w:rStyle w:val="Hyperlink"/>
            <w:noProof/>
          </w:rPr>
          <w:t>2.1</w:t>
        </w:r>
        <w:r w:rsidR="00DE0CA4" w:rsidRPr="00D92656">
          <w:rPr>
            <w:rFonts w:eastAsia="Times New Roman"/>
            <w:noProof/>
          </w:rPr>
          <w:tab/>
        </w:r>
        <w:r w:rsidR="00DE0CA4" w:rsidRPr="00882592">
          <w:rPr>
            <w:rStyle w:val="Hyperlink"/>
            <w:noProof/>
          </w:rPr>
          <w:t>Introduction</w:t>
        </w:r>
        <w:r w:rsidR="00DE0CA4">
          <w:rPr>
            <w:noProof/>
            <w:webHidden/>
          </w:rPr>
          <w:tab/>
        </w:r>
        <w:r w:rsidR="00DE0CA4">
          <w:rPr>
            <w:noProof/>
            <w:webHidden/>
          </w:rPr>
          <w:fldChar w:fldCharType="begin"/>
        </w:r>
        <w:r w:rsidR="00DE0CA4">
          <w:rPr>
            <w:noProof/>
            <w:webHidden/>
          </w:rPr>
          <w:instrText xml:space="preserve"> PAGEREF _Toc354511520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21" w:history="1">
        <w:r w:rsidR="00DE0CA4" w:rsidRPr="00882592">
          <w:rPr>
            <w:rStyle w:val="Hyperlink"/>
            <w:noProof/>
          </w:rPr>
          <w:t>2.2</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_Toc354511521 \h </w:instrText>
        </w:r>
        <w:r w:rsidR="00DE0CA4">
          <w:rPr>
            <w:noProof/>
            <w:webHidden/>
          </w:rPr>
        </w:r>
        <w:r w:rsidR="00DE0CA4">
          <w:rPr>
            <w:noProof/>
            <w:webHidden/>
          </w:rPr>
          <w:fldChar w:fldCharType="separate"/>
        </w:r>
        <w:r w:rsidR="00DE0CA4">
          <w:rPr>
            <w:noProof/>
            <w:webHidden/>
          </w:rPr>
          <w:t>8</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22" w:history="1">
        <w:r w:rsidR="00DE0CA4" w:rsidRPr="00882592">
          <w:rPr>
            <w:rStyle w:val="Hyperlink"/>
            <w:noProof/>
          </w:rPr>
          <w:t>2.3</w:t>
        </w:r>
        <w:r w:rsidR="00DE0CA4" w:rsidRPr="00D92656">
          <w:rPr>
            <w:rFonts w:eastAsia="Times New Roman"/>
            <w:noProof/>
          </w:rPr>
          <w:tab/>
        </w:r>
        <w:r w:rsidR="00DE0CA4" w:rsidRPr="00882592">
          <w:rPr>
            <w:rStyle w:val="Hyperlink"/>
            <w:noProof/>
          </w:rPr>
          <w:t>Glossary</w:t>
        </w:r>
        <w:r w:rsidR="00DE0CA4">
          <w:rPr>
            <w:noProof/>
            <w:webHidden/>
          </w:rPr>
          <w:tab/>
        </w:r>
        <w:r w:rsidR="00DE0CA4">
          <w:rPr>
            <w:noProof/>
            <w:webHidden/>
          </w:rPr>
          <w:fldChar w:fldCharType="begin"/>
        </w:r>
        <w:r w:rsidR="00DE0CA4">
          <w:rPr>
            <w:noProof/>
            <w:webHidden/>
          </w:rPr>
          <w:instrText xml:space="preserve"> PAGEREF _Toc354511522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8D102B">
      <w:pPr>
        <w:pStyle w:val="TOC1"/>
        <w:tabs>
          <w:tab w:val="left" w:pos="440"/>
          <w:tab w:val="right" w:leader="dot" w:pos="9350"/>
        </w:tabs>
        <w:rPr>
          <w:rFonts w:eastAsia="Times New Roman"/>
          <w:noProof/>
        </w:rPr>
      </w:pPr>
      <w:hyperlink w:anchor="_Toc354511523" w:history="1">
        <w:r w:rsidR="00DE0CA4" w:rsidRPr="00882592">
          <w:rPr>
            <w:rStyle w:val="Hyperlink"/>
            <w:noProof/>
          </w:rPr>
          <w:t>3</w:t>
        </w:r>
        <w:r w:rsidR="00DE0CA4" w:rsidRPr="00D92656">
          <w:rPr>
            <w:rFonts w:eastAsia="Times New Roman"/>
            <w:noProof/>
          </w:rPr>
          <w:tab/>
        </w:r>
        <w:r w:rsidR="00DE0CA4" w:rsidRPr="00882592">
          <w:rPr>
            <w:rStyle w:val="Hyperlink"/>
            <w:noProof/>
          </w:rPr>
          <w:t>Requirements Specification</w:t>
        </w:r>
        <w:r w:rsidR="00DE0CA4">
          <w:rPr>
            <w:noProof/>
            <w:webHidden/>
          </w:rPr>
          <w:tab/>
        </w:r>
        <w:r w:rsidR="00DE0CA4">
          <w:rPr>
            <w:noProof/>
            <w:webHidden/>
          </w:rPr>
          <w:fldChar w:fldCharType="begin"/>
        </w:r>
        <w:r w:rsidR="00DE0CA4">
          <w:rPr>
            <w:noProof/>
            <w:webHidden/>
          </w:rPr>
          <w:instrText xml:space="preserve"> PAGEREF _Toc354511523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24" w:history="1">
        <w:r w:rsidR="00DE0CA4" w:rsidRPr="00882592">
          <w:rPr>
            <w:rStyle w:val="Hyperlink"/>
            <w:noProof/>
          </w:rPr>
          <w:t>3.1</w:t>
        </w:r>
        <w:r w:rsidR="00DE0CA4" w:rsidRPr="00D92656">
          <w:rPr>
            <w:rFonts w:eastAsia="Times New Roman"/>
            <w:noProof/>
          </w:rPr>
          <w:tab/>
        </w:r>
        <w:r w:rsidR="00DE0CA4" w:rsidRPr="00882592">
          <w:rPr>
            <w:rStyle w:val="Hyperlink"/>
            <w:noProof/>
          </w:rPr>
          <w:t>Functional Requirements</w:t>
        </w:r>
        <w:r w:rsidR="00DE0CA4">
          <w:rPr>
            <w:noProof/>
            <w:webHidden/>
          </w:rPr>
          <w:tab/>
        </w:r>
        <w:r w:rsidR="00DE0CA4">
          <w:rPr>
            <w:noProof/>
            <w:webHidden/>
          </w:rPr>
          <w:fldChar w:fldCharType="begin"/>
        </w:r>
        <w:r w:rsidR="00DE0CA4">
          <w:rPr>
            <w:noProof/>
            <w:webHidden/>
          </w:rPr>
          <w:instrText xml:space="preserve"> PAGEREF _Toc354511524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25" w:history="1">
        <w:r w:rsidR="00DE0CA4" w:rsidRPr="00882592">
          <w:rPr>
            <w:rStyle w:val="Hyperlink"/>
            <w:noProof/>
          </w:rPr>
          <w:t>3.1.1</w:t>
        </w:r>
        <w:r w:rsidR="00DE0CA4" w:rsidRPr="00D92656">
          <w:rPr>
            <w:rFonts w:eastAsia="Times New Roman"/>
            <w:noProof/>
          </w:rPr>
          <w:tab/>
        </w:r>
        <w:r w:rsidR="00DE0CA4" w:rsidRPr="00882592">
          <w:rPr>
            <w:rStyle w:val="Hyperlink"/>
            <w:noProof/>
          </w:rPr>
          <w:t>Access SIS home page</w:t>
        </w:r>
        <w:r w:rsidR="00DE0CA4">
          <w:rPr>
            <w:noProof/>
            <w:webHidden/>
          </w:rPr>
          <w:tab/>
        </w:r>
        <w:r w:rsidR="00DE0CA4">
          <w:rPr>
            <w:noProof/>
            <w:webHidden/>
          </w:rPr>
          <w:fldChar w:fldCharType="begin"/>
        </w:r>
        <w:r w:rsidR="00DE0CA4">
          <w:rPr>
            <w:noProof/>
            <w:webHidden/>
          </w:rPr>
          <w:instrText xml:space="preserve"> PAGEREF _Toc354511525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26" w:history="1">
        <w:r w:rsidR="00DE0CA4" w:rsidRPr="00882592">
          <w:rPr>
            <w:rStyle w:val="Hyperlink"/>
            <w:noProof/>
          </w:rPr>
          <w:t>3.1.2</w:t>
        </w:r>
        <w:r w:rsidR="00DE0CA4" w:rsidRPr="00D92656">
          <w:rPr>
            <w:rFonts w:eastAsia="Times New Roman"/>
            <w:noProof/>
          </w:rPr>
          <w:tab/>
        </w:r>
        <w:r w:rsidR="00DE0CA4" w:rsidRPr="00882592">
          <w:rPr>
            <w:rStyle w:val="Hyperlink"/>
            <w:noProof/>
          </w:rPr>
          <w:t>Login</w:t>
        </w:r>
        <w:r w:rsidR="00DE0CA4">
          <w:rPr>
            <w:noProof/>
            <w:webHidden/>
          </w:rPr>
          <w:tab/>
        </w:r>
        <w:r w:rsidR="00DE0CA4">
          <w:rPr>
            <w:noProof/>
            <w:webHidden/>
          </w:rPr>
          <w:fldChar w:fldCharType="begin"/>
        </w:r>
        <w:r w:rsidR="00DE0CA4">
          <w:rPr>
            <w:noProof/>
            <w:webHidden/>
          </w:rPr>
          <w:instrText xml:space="preserve"> PAGEREF _Toc354511526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27" w:history="1">
        <w:r w:rsidR="00DE0CA4" w:rsidRPr="00882592">
          <w:rPr>
            <w:rStyle w:val="Hyperlink"/>
            <w:noProof/>
          </w:rPr>
          <w:t>3.1.3</w:t>
        </w:r>
        <w:r w:rsidR="00DE0CA4" w:rsidRPr="00D92656">
          <w:rPr>
            <w:rFonts w:eastAsia="Times New Roman"/>
            <w:noProof/>
          </w:rPr>
          <w:tab/>
        </w:r>
        <w:r w:rsidR="00DE0CA4" w:rsidRPr="00882592">
          <w:rPr>
            <w:rStyle w:val="Hyperlink"/>
            <w:noProof/>
          </w:rPr>
          <w:t>Logout</w:t>
        </w:r>
        <w:r w:rsidR="00DE0CA4">
          <w:rPr>
            <w:noProof/>
            <w:webHidden/>
          </w:rPr>
          <w:tab/>
        </w:r>
        <w:r w:rsidR="00DE0CA4">
          <w:rPr>
            <w:noProof/>
            <w:webHidden/>
          </w:rPr>
          <w:fldChar w:fldCharType="begin"/>
        </w:r>
        <w:r w:rsidR="00DE0CA4">
          <w:rPr>
            <w:noProof/>
            <w:webHidden/>
          </w:rPr>
          <w:instrText xml:space="preserve"> PAGEREF _Toc354511527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28" w:history="1">
        <w:r w:rsidR="00DE0CA4" w:rsidRPr="00882592">
          <w:rPr>
            <w:rStyle w:val="Hyperlink"/>
            <w:noProof/>
          </w:rPr>
          <w:t>3.1.4</w:t>
        </w:r>
        <w:r w:rsidR="00DE0CA4" w:rsidRPr="00D92656">
          <w:rPr>
            <w:rFonts w:eastAsia="Times New Roman"/>
            <w:noProof/>
          </w:rPr>
          <w:tab/>
        </w:r>
        <w:r w:rsidR="00DE0CA4" w:rsidRPr="00882592">
          <w:rPr>
            <w:rStyle w:val="Hyperlink"/>
            <w:noProof/>
          </w:rPr>
          <w:t>Update Profile</w:t>
        </w:r>
        <w:r w:rsidR="00DE0CA4">
          <w:rPr>
            <w:noProof/>
            <w:webHidden/>
          </w:rPr>
          <w:tab/>
        </w:r>
        <w:r w:rsidR="00DE0CA4">
          <w:rPr>
            <w:noProof/>
            <w:webHidden/>
          </w:rPr>
          <w:fldChar w:fldCharType="begin"/>
        </w:r>
        <w:r w:rsidR="00DE0CA4">
          <w:rPr>
            <w:noProof/>
            <w:webHidden/>
          </w:rPr>
          <w:instrText xml:space="preserve"> PAGEREF _Toc354511528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29" w:history="1">
        <w:r w:rsidR="00DE0CA4" w:rsidRPr="00882592">
          <w:rPr>
            <w:rStyle w:val="Hyperlink"/>
            <w:noProof/>
          </w:rPr>
          <w:t>3.1.5</w:t>
        </w:r>
        <w:r w:rsidR="00DE0CA4" w:rsidRPr="00D92656">
          <w:rPr>
            <w:rFonts w:eastAsia="Times New Roman"/>
            <w:noProof/>
          </w:rPr>
          <w:tab/>
        </w:r>
        <w:r w:rsidR="00DE0CA4" w:rsidRPr="00882592">
          <w:rPr>
            <w:rStyle w:val="Hyperlink"/>
            <w:noProof/>
          </w:rPr>
          <w:t>View attendance</w:t>
        </w:r>
        <w:r w:rsidR="00DE0CA4">
          <w:rPr>
            <w:noProof/>
            <w:webHidden/>
          </w:rPr>
          <w:tab/>
        </w:r>
        <w:r w:rsidR="00DE0CA4">
          <w:rPr>
            <w:noProof/>
            <w:webHidden/>
          </w:rPr>
          <w:fldChar w:fldCharType="begin"/>
        </w:r>
        <w:r w:rsidR="00DE0CA4">
          <w:rPr>
            <w:noProof/>
            <w:webHidden/>
          </w:rPr>
          <w:instrText xml:space="preserve"> PAGEREF _Toc354511529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0" w:history="1">
        <w:r w:rsidR="00DE0CA4" w:rsidRPr="00882592">
          <w:rPr>
            <w:rStyle w:val="Hyperlink"/>
            <w:noProof/>
          </w:rPr>
          <w:t>3.1.6</w:t>
        </w:r>
        <w:r w:rsidR="00DE0CA4" w:rsidRPr="00D92656">
          <w:rPr>
            <w:rFonts w:eastAsia="Times New Roman"/>
            <w:noProof/>
          </w:rPr>
          <w:tab/>
        </w:r>
        <w:r w:rsidR="00DE0CA4" w:rsidRPr="00882592">
          <w:rPr>
            <w:rStyle w:val="Hyperlink"/>
            <w:noProof/>
          </w:rPr>
          <w:t>Update attendance</w:t>
        </w:r>
        <w:r w:rsidR="00DE0CA4">
          <w:rPr>
            <w:noProof/>
            <w:webHidden/>
          </w:rPr>
          <w:tab/>
        </w:r>
        <w:r w:rsidR="00DE0CA4">
          <w:rPr>
            <w:noProof/>
            <w:webHidden/>
          </w:rPr>
          <w:fldChar w:fldCharType="begin"/>
        </w:r>
        <w:r w:rsidR="00DE0CA4">
          <w:rPr>
            <w:noProof/>
            <w:webHidden/>
          </w:rPr>
          <w:instrText xml:space="preserve"> PAGEREF _Toc354511530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1" w:history="1">
        <w:r w:rsidR="00DE0CA4" w:rsidRPr="00882592">
          <w:rPr>
            <w:rStyle w:val="Hyperlink"/>
            <w:noProof/>
          </w:rPr>
          <w:t>3.1.7</w:t>
        </w:r>
        <w:r w:rsidR="00DE0CA4" w:rsidRPr="00D92656">
          <w:rPr>
            <w:rFonts w:eastAsia="Times New Roman"/>
            <w:noProof/>
          </w:rPr>
          <w:tab/>
        </w:r>
        <w:r w:rsidR="00DE0CA4" w:rsidRPr="00882592">
          <w:rPr>
            <w:rStyle w:val="Hyperlink"/>
            <w:noProof/>
          </w:rPr>
          <w:t>View progress</w:t>
        </w:r>
        <w:r w:rsidR="00DE0CA4">
          <w:rPr>
            <w:noProof/>
            <w:webHidden/>
          </w:rPr>
          <w:tab/>
        </w:r>
        <w:r w:rsidR="00DE0CA4">
          <w:rPr>
            <w:noProof/>
            <w:webHidden/>
          </w:rPr>
          <w:fldChar w:fldCharType="begin"/>
        </w:r>
        <w:r w:rsidR="00DE0CA4">
          <w:rPr>
            <w:noProof/>
            <w:webHidden/>
          </w:rPr>
          <w:instrText xml:space="preserve"> PAGEREF _Toc354511531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2" w:history="1">
        <w:r w:rsidR="00DE0CA4" w:rsidRPr="00882592">
          <w:rPr>
            <w:rStyle w:val="Hyperlink"/>
            <w:noProof/>
          </w:rPr>
          <w:t>3.1.8</w:t>
        </w:r>
        <w:r w:rsidR="00DE0CA4" w:rsidRPr="00D92656">
          <w:rPr>
            <w:rFonts w:eastAsia="Times New Roman"/>
            <w:noProof/>
          </w:rPr>
          <w:tab/>
        </w:r>
        <w:r w:rsidR="00DE0CA4" w:rsidRPr="00882592">
          <w:rPr>
            <w:rStyle w:val="Hyperlink"/>
            <w:noProof/>
          </w:rPr>
          <w:t>Update progress</w:t>
        </w:r>
        <w:r w:rsidR="00DE0CA4">
          <w:rPr>
            <w:noProof/>
            <w:webHidden/>
          </w:rPr>
          <w:tab/>
        </w:r>
        <w:r w:rsidR="00DE0CA4">
          <w:rPr>
            <w:noProof/>
            <w:webHidden/>
          </w:rPr>
          <w:fldChar w:fldCharType="begin"/>
        </w:r>
        <w:r w:rsidR="00DE0CA4">
          <w:rPr>
            <w:noProof/>
            <w:webHidden/>
          </w:rPr>
          <w:instrText xml:space="preserve"> PAGEREF _Toc354511532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3" w:history="1">
        <w:r w:rsidR="00DE0CA4" w:rsidRPr="00882592">
          <w:rPr>
            <w:rStyle w:val="Hyperlink"/>
            <w:noProof/>
          </w:rPr>
          <w:t>3.1.9</w:t>
        </w:r>
        <w:r w:rsidR="00DE0CA4" w:rsidRPr="00D92656">
          <w:rPr>
            <w:rFonts w:eastAsia="Times New Roman"/>
            <w:noProof/>
          </w:rPr>
          <w:tab/>
        </w:r>
        <w:r w:rsidR="00DE0CA4" w:rsidRPr="00882592">
          <w:rPr>
            <w:rStyle w:val="Hyperlink"/>
            <w:noProof/>
          </w:rPr>
          <w:t>View grades</w:t>
        </w:r>
        <w:r w:rsidR="00DE0CA4">
          <w:rPr>
            <w:noProof/>
            <w:webHidden/>
          </w:rPr>
          <w:tab/>
        </w:r>
        <w:r w:rsidR="00DE0CA4">
          <w:rPr>
            <w:noProof/>
            <w:webHidden/>
          </w:rPr>
          <w:fldChar w:fldCharType="begin"/>
        </w:r>
        <w:r w:rsidR="00DE0CA4">
          <w:rPr>
            <w:noProof/>
            <w:webHidden/>
          </w:rPr>
          <w:instrText xml:space="preserve"> PAGEREF _Toc354511533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4" w:history="1">
        <w:r w:rsidR="00DE0CA4" w:rsidRPr="00882592">
          <w:rPr>
            <w:rStyle w:val="Hyperlink"/>
            <w:noProof/>
          </w:rPr>
          <w:t>3.1.10</w:t>
        </w:r>
        <w:r w:rsidR="00DE0CA4" w:rsidRPr="00D92656">
          <w:rPr>
            <w:rFonts w:eastAsia="Times New Roman"/>
            <w:noProof/>
          </w:rPr>
          <w:tab/>
        </w:r>
        <w:r w:rsidR="00DE0CA4" w:rsidRPr="00882592">
          <w:rPr>
            <w:rStyle w:val="Hyperlink"/>
            <w:noProof/>
          </w:rPr>
          <w:t>Update grades</w:t>
        </w:r>
        <w:r w:rsidR="00DE0CA4">
          <w:rPr>
            <w:noProof/>
            <w:webHidden/>
          </w:rPr>
          <w:tab/>
        </w:r>
        <w:r w:rsidR="00DE0CA4">
          <w:rPr>
            <w:noProof/>
            <w:webHidden/>
          </w:rPr>
          <w:fldChar w:fldCharType="begin"/>
        </w:r>
        <w:r w:rsidR="00DE0CA4">
          <w:rPr>
            <w:noProof/>
            <w:webHidden/>
          </w:rPr>
          <w:instrText xml:space="preserve"> PAGEREF _Toc354511534 \h </w:instrText>
        </w:r>
        <w:r w:rsidR="00DE0CA4">
          <w:rPr>
            <w:noProof/>
            <w:webHidden/>
          </w:rPr>
        </w:r>
        <w:r w:rsidR="00DE0CA4">
          <w:rPr>
            <w:noProof/>
            <w:webHidden/>
          </w:rPr>
          <w:fldChar w:fldCharType="separate"/>
        </w:r>
        <w:r w:rsidR="00DE0CA4">
          <w:rPr>
            <w:noProof/>
            <w:webHidden/>
          </w:rPr>
          <w:t>15</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5" w:history="1">
        <w:r w:rsidR="00DE0CA4" w:rsidRPr="00882592">
          <w:rPr>
            <w:rStyle w:val="Hyperlink"/>
            <w:noProof/>
          </w:rPr>
          <w:t>3.1.11</w:t>
        </w:r>
        <w:r w:rsidR="00DE0CA4" w:rsidRPr="00D92656">
          <w:rPr>
            <w:rFonts w:eastAsia="Times New Roman"/>
            <w:noProof/>
          </w:rPr>
          <w:tab/>
        </w:r>
        <w:r w:rsidR="00DE0CA4" w:rsidRPr="00882592">
          <w:rPr>
            <w:rStyle w:val="Hyperlink"/>
            <w:noProof/>
          </w:rPr>
          <w:t>View message center</w:t>
        </w:r>
        <w:r w:rsidR="00DE0CA4">
          <w:rPr>
            <w:noProof/>
            <w:webHidden/>
          </w:rPr>
          <w:tab/>
        </w:r>
        <w:r w:rsidR="00DE0CA4">
          <w:rPr>
            <w:noProof/>
            <w:webHidden/>
          </w:rPr>
          <w:fldChar w:fldCharType="begin"/>
        </w:r>
        <w:r w:rsidR="00DE0CA4">
          <w:rPr>
            <w:noProof/>
            <w:webHidden/>
          </w:rPr>
          <w:instrText xml:space="preserve"> PAGEREF _Toc354511535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6" w:history="1">
        <w:r w:rsidR="00DE0CA4" w:rsidRPr="00882592">
          <w:rPr>
            <w:rStyle w:val="Hyperlink"/>
            <w:noProof/>
          </w:rPr>
          <w:t>3.1.12</w:t>
        </w:r>
        <w:r w:rsidR="00DE0CA4" w:rsidRPr="00D92656">
          <w:rPr>
            <w:rFonts w:eastAsia="Times New Roman"/>
            <w:noProof/>
          </w:rPr>
          <w:tab/>
        </w:r>
        <w:r w:rsidR="00DE0CA4" w:rsidRPr="00882592">
          <w:rPr>
            <w:rStyle w:val="Hyperlink"/>
            <w:noProof/>
          </w:rPr>
          <w:t>Communicate with the other users through the message center</w:t>
        </w:r>
        <w:r w:rsidR="00DE0CA4">
          <w:rPr>
            <w:noProof/>
            <w:webHidden/>
          </w:rPr>
          <w:tab/>
        </w:r>
        <w:r w:rsidR="00DE0CA4">
          <w:rPr>
            <w:noProof/>
            <w:webHidden/>
          </w:rPr>
          <w:fldChar w:fldCharType="begin"/>
        </w:r>
        <w:r w:rsidR="00DE0CA4">
          <w:rPr>
            <w:noProof/>
            <w:webHidden/>
          </w:rPr>
          <w:instrText xml:space="preserve"> PAGEREF _Toc354511536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7" w:history="1">
        <w:r w:rsidR="00DE0CA4" w:rsidRPr="00882592">
          <w:rPr>
            <w:rStyle w:val="Hyperlink"/>
            <w:noProof/>
          </w:rPr>
          <w:t>3.1.13</w:t>
        </w:r>
        <w:r w:rsidR="00DE0CA4" w:rsidRPr="00D92656">
          <w:rPr>
            <w:rFonts w:eastAsia="Times New Roman"/>
            <w:noProof/>
          </w:rPr>
          <w:tab/>
        </w:r>
        <w:r w:rsidR="00DE0CA4" w:rsidRPr="00882592">
          <w:rPr>
            <w:rStyle w:val="Hyperlink"/>
            <w:noProof/>
          </w:rPr>
          <w:t>Set objectives to IEP student</w:t>
        </w:r>
        <w:r w:rsidR="00DE0CA4">
          <w:rPr>
            <w:noProof/>
            <w:webHidden/>
          </w:rPr>
          <w:tab/>
        </w:r>
        <w:r w:rsidR="00DE0CA4">
          <w:rPr>
            <w:noProof/>
            <w:webHidden/>
          </w:rPr>
          <w:fldChar w:fldCharType="begin"/>
        </w:r>
        <w:r w:rsidR="00DE0CA4">
          <w:rPr>
            <w:noProof/>
            <w:webHidden/>
          </w:rPr>
          <w:instrText xml:space="preserve"> PAGEREF _Toc354511537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8" w:history="1">
        <w:r w:rsidR="00DE0CA4" w:rsidRPr="00882592">
          <w:rPr>
            <w:rStyle w:val="Hyperlink"/>
            <w:noProof/>
          </w:rPr>
          <w:t>3.1.14</w:t>
        </w:r>
        <w:r w:rsidR="00DE0CA4" w:rsidRPr="00D92656">
          <w:rPr>
            <w:rFonts w:eastAsia="Times New Roman"/>
            <w:noProof/>
          </w:rPr>
          <w:tab/>
        </w:r>
        <w:r w:rsidR="00DE0CA4" w:rsidRPr="00882592">
          <w:rPr>
            <w:rStyle w:val="Hyperlink"/>
            <w:noProof/>
          </w:rPr>
          <w:t>View IEP student progress</w:t>
        </w:r>
        <w:r w:rsidR="00DE0CA4">
          <w:rPr>
            <w:noProof/>
            <w:webHidden/>
          </w:rPr>
          <w:tab/>
        </w:r>
        <w:r w:rsidR="00DE0CA4">
          <w:rPr>
            <w:noProof/>
            <w:webHidden/>
          </w:rPr>
          <w:fldChar w:fldCharType="begin"/>
        </w:r>
        <w:r w:rsidR="00DE0CA4">
          <w:rPr>
            <w:noProof/>
            <w:webHidden/>
          </w:rPr>
          <w:instrText xml:space="preserve"> PAGEREF _Toc354511538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39" w:history="1">
        <w:r w:rsidR="00DE0CA4" w:rsidRPr="00882592">
          <w:rPr>
            <w:rStyle w:val="Hyperlink"/>
            <w:noProof/>
          </w:rPr>
          <w:t>3.1.15</w:t>
        </w:r>
        <w:r w:rsidR="00DE0CA4" w:rsidRPr="00D92656">
          <w:rPr>
            <w:rFonts w:eastAsia="Times New Roman"/>
            <w:noProof/>
          </w:rPr>
          <w:tab/>
        </w:r>
        <w:r w:rsidR="00DE0CA4" w:rsidRPr="00882592">
          <w:rPr>
            <w:rStyle w:val="Hyperlink"/>
            <w:noProof/>
          </w:rPr>
          <w:t>Update IEP student progress</w:t>
        </w:r>
        <w:r w:rsidR="00DE0CA4">
          <w:rPr>
            <w:noProof/>
            <w:webHidden/>
          </w:rPr>
          <w:tab/>
        </w:r>
        <w:r w:rsidR="00DE0CA4">
          <w:rPr>
            <w:noProof/>
            <w:webHidden/>
          </w:rPr>
          <w:fldChar w:fldCharType="begin"/>
        </w:r>
        <w:r w:rsidR="00DE0CA4">
          <w:rPr>
            <w:noProof/>
            <w:webHidden/>
          </w:rPr>
          <w:instrText xml:space="preserve"> PAGEREF _Toc354511539 \h </w:instrText>
        </w:r>
        <w:r w:rsidR="00DE0CA4">
          <w:rPr>
            <w:noProof/>
            <w:webHidden/>
          </w:rPr>
        </w:r>
        <w:r w:rsidR="00DE0CA4">
          <w:rPr>
            <w:noProof/>
            <w:webHidden/>
          </w:rPr>
          <w:fldChar w:fldCharType="separate"/>
        </w:r>
        <w:r w:rsidR="00DE0CA4">
          <w:rPr>
            <w:noProof/>
            <w:webHidden/>
          </w:rPr>
          <w:t>18</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0" w:history="1">
        <w:r w:rsidR="00DE0CA4" w:rsidRPr="00882592">
          <w:rPr>
            <w:rStyle w:val="Hyperlink"/>
            <w:noProof/>
          </w:rPr>
          <w:t>3.1.16</w:t>
        </w:r>
        <w:r w:rsidR="00DE0CA4" w:rsidRPr="00D92656">
          <w:rPr>
            <w:rFonts w:eastAsia="Times New Roman"/>
            <w:noProof/>
          </w:rPr>
          <w:tab/>
        </w:r>
        <w:r w:rsidR="00DE0CA4" w:rsidRPr="00882592">
          <w:rPr>
            <w:rStyle w:val="Hyperlink"/>
            <w:noProof/>
          </w:rPr>
          <w:t>Student/Parent: View attendance</w:t>
        </w:r>
        <w:r w:rsidR="00DE0CA4">
          <w:rPr>
            <w:noProof/>
            <w:webHidden/>
          </w:rPr>
          <w:tab/>
        </w:r>
        <w:r w:rsidR="00DE0CA4">
          <w:rPr>
            <w:noProof/>
            <w:webHidden/>
          </w:rPr>
          <w:fldChar w:fldCharType="begin"/>
        </w:r>
        <w:r w:rsidR="00DE0CA4">
          <w:rPr>
            <w:noProof/>
            <w:webHidden/>
          </w:rPr>
          <w:instrText xml:space="preserve"> PAGEREF _Toc354511540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1" w:history="1">
        <w:r w:rsidR="00DE0CA4" w:rsidRPr="00882592">
          <w:rPr>
            <w:rStyle w:val="Hyperlink"/>
            <w:noProof/>
          </w:rPr>
          <w:t>3.1.17</w:t>
        </w:r>
        <w:r w:rsidR="00DE0CA4" w:rsidRPr="00D92656">
          <w:rPr>
            <w:rFonts w:eastAsia="Times New Roman"/>
            <w:noProof/>
          </w:rPr>
          <w:tab/>
        </w:r>
        <w:r w:rsidR="00DE0CA4" w:rsidRPr="00882592">
          <w:rPr>
            <w:rStyle w:val="Hyperlink"/>
            <w:noProof/>
          </w:rPr>
          <w:t>Student/Parent: View progress</w:t>
        </w:r>
        <w:r w:rsidR="00DE0CA4">
          <w:rPr>
            <w:noProof/>
            <w:webHidden/>
          </w:rPr>
          <w:tab/>
        </w:r>
        <w:r w:rsidR="00DE0CA4">
          <w:rPr>
            <w:noProof/>
            <w:webHidden/>
          </w:rPr>
          <w:fldChar w:fldCharType="begin"/>
        </w:r>
        <w:r w:rsidR="00DE0CA4">
          <w:rPr>
            <w:noProof/>
            <w:webHidden/>
          </w:rPr>
          <w:instrText xml:space="preserve"> PAGEREF _Toc354511541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2" w:history="1">
        <w:r w:rsidR="00DE0CA4" w:rsidRPr="00882592">
          <w:rPr>
            <w:rStyle w:val="Hyperlink"/>
            <w:noProof/>
          </w:rPr>
          <w:t>3.1.18</w:t>
        </w:r>
        <w:r w:rsidR="00DE0CA4" w:rsidRPr="00D92656">
          <w:rPr>
            <w:rFonts w:eastAsia="Times New Roman"/>
            <w:noProof/>
          </w:rPr>
          <w:tab/>
        </w:r>
        <w:r w:rsidR="00DE0CA4" w:rsidRPr="00882592">
          <w:rPr>
            <w:rStyle w:val="Hyperlink"/>
            <w:noProof/>
          </w:rPr>
          <w:t>Student/Parent: View grades</w:t>
        </w:r>
        <w:r w:rsidR="00DE0CA4">
          <w:rPr>
            <w:noProof/>
            <w:webHidden/>
          </w:rPr>
          <w:tab/>
        </w:r>
        <w:r w:rsidR="00DE0CA4">
          <w:rPr>
            <w:noProof/>
            <w:webHidden/>
          </w:rPr>
          <w:fldChar w:fldCharType="begin"/>
        </w:r>
        <w:r w:rsidR="00DE0CA4">
          <w:rPr>
            <w:noProof/>
            <w:webHidden/>
          </w:rPr>
          <w:instrText xml:space="preserve"> PAGEREF _Toc354511542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3" w:history="1">
        <w:r w:rsidR="00DE0CA4" w:rsidRPr="00882592">
          <w:rPr>
            <w:rStyle w:val="Hyperlink"/>
            <w:noProof/>
          </w:rPr>
          <w:t>3.1.19</w:t>
        </w:r>
        <w:r w:rsidR="00DE0CA4" w:rsidRPr="00D92656">
          <w:rPr>
            <w:rFonts w:eastAsia="Times New Roman"/>
            <w:noProof/>
          </w:rPr>
          <w:tab/>
        </w:r>
        <w:r w:rsidR="00DE0CA4" w:rsidRPr="00882592">
          <w:rPr>
            <w:rStyle w:val="Hyperlink"/>
            <w:noProof/>
          </w:rPr>
          <w:t>Prospective students</w:t>
        </w:r>
        <w:r w:rsidR="00DE0CA4">
          <w:rPr>
            <w:noProof/>
            <w:webHidden/>
          </w:rPr>
          <w:tab/>
        </w:r>
        <w:r w:rsidR="00DE0CA4">
          <w:rPr>
            <w:noProof/>
            <w:webHidden/>
          </w:rPr>
          <w:fldChar w:fldCharType="begin"/>
        </w:r>
        <w:r w:rsidR="00DE0CA4">
          <w:rPr>
            <w:noProof/>
            <w:webHidden/>
          </w:rPr>
          <w:instrText xml:space="preserve"> PAGEREF _Toc354511543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4" w:history="1">
        <w:r w:rsidR="00DE0CA4" w:rsidRPr="00882592">
          <w:rPr>
            <w:rStyle w:val="Hyperlink"/>
            <w:noProof/>
          </w:rPr>
          <w:t>3.1.20</w:t>
        </w:r>
        <w:r w:rsidR="00DE0CA4" w:rsidRPr="00D92656">
          <w:rPr>
            <w:rFonts w:eastAsia="Times New Roman"/>
            <w:noProof/>
          </w:rPr>
          <w:tab/>
        </w:r>
        <w:r w:rsidR="00DE0CA4" w:rsidRPr="00882592">
          <w:rPr>
            <w:rStyle w:val="Hyperlink"/>
            <w:noProof/>
          </w:rPr>
          <w:t>Update prospective students page</w:t>
        </w:r>
        <w:r w:rsidR="00DE0CA4">
          <w:rPr>
            <w:noProof/>
            <w:webHidden/>
          </w:rPr>
          <w:tab/>
        </w:r>
        <w:r w:rsidR="00DE0CA4">
          <w:rPr>
            <w:noProof/>
            <w:webHidden/>
          </w:rPr>
          <w:fldChar w:fldCharType="begin"/>
        </w:r>
        <w:r w:rsidR="00DE0CA4">
          <w:rPr>
            <w:noProof/>
            <w:webHidden/>
          </w:rPr>
          <w:instrText xml:space="preserve"> PAGEREF _Toc354511544 \h </w:instrText>
        </w:r>
        <w:r w:rsidR="00DE0CA4">
          <w:rPr>
            <w:noProof/>
            <w:webHidden/>
          </w:rPr>
        </w:r>
        <w:r w:rsidR="00DE0CA4">
          <w:rPr>
            <w:noProof/>
            <w:webHidden/>
          </w:rPr>
          <w:fldChar w:fldCharType="separate"/>
        </w:r>
        <w:r w:rsidR="00DE0CA4">
          <w:rPr>
            <w:noProof/>
            <w:webHidden/>
          </w:rPr>
          <w:t>21</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5" w:history="1">
        <w:r w:rsidR="00DE0CA4" w:rsidRPr="00882592">
          <w:rPr>
            <w:rStyle w:val="Hyperlink"/>
            <w:noProof/>
          </w:rPr>
          <w:t>3.1.21</w:t>
        </w:r>
        <w:r w:rsidR="00DE0CA4" w:rsidRPr="00D92656">
          <w:rPr>
            <w:rFonts w:eastAsia="Times New Roman"/>
            <w:noProof/>
          </w:rPr>
          <w:tab/>
        </w:r>
        <w:r w:rsidR="00DE0CA4" w:rsidRPr="00882592">
          <w:rPr>
            <w:rStyle w:val="Hyperlink"/>
            <w:noProof/>
          </w:rPr>
          <w:t>Submit online application</w:t>
        </w:r>
        <w:r w:rsidR="00DE0CA4">
          <w:rPr>
            <w:noProof/>
            <w:webHidden/>
          </w:rPr>
          <w:tab/>
        </w:r>
        <w:r w:rsidR="00DE0CA4">
          <w:rPr>
            <w:noProof/>
            <w:webHidden/>
          </w:rPr>
          <w:fldChar w:fldCharType="begin"/>
        </w:r>
        <w:r w:rsidR="00DE0CA4">
          <w:rPr>
            <w:noProof/>
            <w:webHidden/>
          </w:rPr>
          <w:instrText xml:space="preserve"> PAGEREF _Toc354511545 \h </w:instrText>
        </w:r>
        <w:r w:rsidR="00DE0CA4">
          <w:rPr>
            <w:noProof/>
            <w:webHidden/>
          </w:rPr>
        </w:r>
        <w:r w:rsidR="00DE0CA4">
          <w:rPr>
            <w:noProof/>
            <w:webHidden/>
          </w:rPr>
          <w:fldChar w:fldCharType="separate"/>
        </w:r>
        <w:r w:rsidR="00DE0CA4">
          <w:rPr>
            <w:noProof/>
            <w:webHidden/>
          </w:rPr>
          <w:t>22</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6" w:history="1">
        <w:r w:rsidR="00DE0CA4" w:rsidRPr="00882592">
          <w:rPr>
            <w:rStyle w:val="Hyperlink"/>
            <w:noProof/>
          </w:rPr>
          <w:t>3.1.22</w:t>
        </w:r>
        <w:r w:rsidR="00DE0CA4" w:rsidRPr="00D92656">
          <w:rPr>
            <w:rFonts w:eastAsia="Times New Roman"/>
            <w:noProof/>
          </w:rPr>
          <w:tab/>
        </w:r>
        <w:r w:rsidR="00DE0CA4" w:rsidRPr="00882592">
          <w:rPr>
            <w:rStyle w:val="Hyperlink"/>
            <w:noProof/>
          </w:rPr>
          <w:t>Track application status</w:t>
        </w:r>
        <w:r w:rsidR="00DE0CA4">
          <w:rPr>
            <w:noProof/>
            <w:webHidden/>
          </w:rPr>
          <w:tab/>
        </w:r>
        <w:r w:rsidR="00DE0CA4">
          <w:rPr>
            <w:noProof/>
            <w:webHidden/>
          </w:rPr>
          <w:fldChar w:fldCharType="begin"/>
        </w:r>
        <w:r w:rsidR="00DE0CA4">
          <w:rPr>
            <w:noProof/>
            <w:webHidden/>
          </w:rPr>
          <w:instrText xml:space="preserve"> PAGEREF _Toc354511546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7" w:history="1">
        <w:r w:rsidR="00DE0CA4" w:rsidRPr="00882592">
          <w:rPr>
            <w:rStyle w:val="Hyperlink"/>
            <w:noProof/>
          </w:rPr>
          <w:t>3.1.23</w:t>
        </w:r>
        <w:r w:rsidR="00DE0CA4" w:rsidRPr="00D92656">
          <w:rPr>
            <w:rFonts w:eastAsia="Times New Roman"/>
            <w:noProof/>
          </w:rPr>
          <w:tab/>
        </w:r>
        <w:r w:rsidR="00DE0CA4" w:rsidRPr="00882592">
          <w:rPr>
            <w:rStyle w:val="Hyperlink"/>
            <w:noProof/>
          </w:rPr>
          <w:t>View all new applications</w:t>
        </w:r>
        <w:r w:rsidR="00DE0CA4">
          <w:rPr>
            <w:noProof/>
            <w:webHidden/>
          </w:rPr>
          <w:tab/>
        </w:r>
        <w:r w:rsidR="00DE0CA4">
          <w:rPr>
            <w:noProof/>
            <w:webHidden/>
          </w:rPr>
          <w:fldChar w:fldCharType="begin"/>
        </w:r>
        <w:r w:rsidR="00DE0CA4">
          <w:rPr>
            <w:noProof/>
            <w:webHidden/>
          </w:rPr>
          <w:instrText xml:space="preserve"> PAGEREF _Toc354511547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8" w:history="1">
        <w:r w:rsidR="00DE0CA4" w:rsidRPr="00882592">
          <w:rPr>
            <w:rStyle w:val="Hyperlink"/>
            <w:noProof/>
          </w:rPr>
          <w:t>3.1.24</w:t>
        </w:r>
        <w:r w:rsidR="00DE0CA4" w:rsidRPr="00D92656">
          <w:rPr>
            <w:rFonts w:eastAsia="Times New Roman"/>
            <w:noProof/>
          </w:rPr>
          <w:tab/>
        </w:r>
        <w:r w:rsidR="00DE0CA4" w:rsidRPr="00882592">
          <w:rPr>
            <w:rStyle w:val="Hyperlink"/>
            <w:noProof/>
          </w:rPr>
          <w:t>Update application</w:t>
        </w:r>
        <w:r w:rsidR="00DE0CA4">
          <w:rPr>
            <w:noProof/>
            <w:webHidden/>
          </w:rPr>
          <w:tab/>
        </w:r>
        <w:r w:rsidR="00DE0CA4">
          <w:rPr>
            <w:noProof/>
            <w:webHidden/>
          </w:rPr>
          <w:fldChar w:fldCharType="begin"/>
        </w:r>
        <w:r w:rsidR="00DE0CA4">
          <w:rPr>
            <w:noProof/>
            <w:webHidden/>
          </w:rPr>
          <w:instrText xml:space="preserve"> PAGEREF _Toc354511548 \h </w:instrText>
        </w:r>
        <w:r w:rsidR="00DE0CA4">
          <w:rPr>
            <w:noProof/>
            <w:webHidden/>
          </w:rPr>
        </w:r>
        <w:r w:rsidR="00DE0CA4">
          <w:rPr>
            <w:noProof/>
            <w:webHidden/>
          </w:rPr>
          <w:fldChar w:fldCharType="separate"/>
        </w:r>
        <w:r w:rsidR="00DE0CA4">
          <w:rPr>
            <w:noProof/>
            <w:webHidden/>
          </w:rPr>
          <w:t>24</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49" w:history="1">
        <w:r w:rsidR="00DE0CA4" w:rsidRPr="00882592">
          <w:rPr>
            <w:rStyle w:val="Hyperlink"/>
            <w:noProof/>
          </w:rPr>
          <w:t>3.1.25</w:t>
        </w:r>
        <w:r w:rsidR="00DE0CA4" w:rsidRPr="00D92656">
          <w:rPr>
            <w:rFonts w:eastAsia="Times New Roman"/>
            <w:noProof/>
          </w:rPr>
          <w:tab/>
        </w:r>
        <w:r w:rsidR="00DE0CA4" w:rsidRPr="00882592">
          <w:rPr>
            <w:rStyle w:val="Hyperlink"/>
            <w:noProof/>
          </w:rPr>
          <w:t>Update admission status</w:t>
        </w:r>
        <w:r w:rsidR="00DE0CA4">
          <w:rPr>
            <w:noProof/>
            <w:webHidden/>
          </w:rPr>
          <w:tab/>
        </w:r>
        <w:r w:rsidR="00DE0CA4">
          <w:rPr>
            <w:noProof/>
            <w:webHidden/>
          </w:rPr>
          <w:fldChar w:fldCharType="begin"/>
        </w:r>
        <w:r w:rsidR="00DE0CA4">
          <w:rPr>
            <w:noProof/>
            <w:webHidden/>
          </w:rPr>
          <w:instrText xml:space="preserve"> PAGEREF _Toc354511549 \h </w:instrText>
        </w:r>
        <w:r w:rsidR="00DE0CA4">
          <w:rPr>
            <w:noProof/>
            <w:webHidden/>
          </w:rPr>
        </w:r>
        <w:r w:rsidR="00DE0CA4">
          <w:rPr>
            <w:noProof/>
            <w:webHidden/>
          </w:rPr>
          <w:fldChar w:fldCharType="separate"/>
        </w:r>
        <w:r w:rsidR="00DE0CA4">
          <w:rPr>
            <w:noProof/>
            <w:webHidden/>
          </w:rPr>
          <w:t>25</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0" w:history="1">
        <w:r w:rsidR="00DE0CA4" w:rsidRPr="00882592">
          <w:rPr>
            <w:rStyle w:val="Hyperlink"/>
            <w:noProof/>
          </w:rPr>
          <w:t>3.1.26</w:t>
        </w:r>
        <w:r w:rsidR="00DE0CA4" w:rsidRPr="00D92656">
          <w:rPr>
            <w:rFonts w:eastAsia="Times New Roman"/>
            <w:noProof/>
          </w:rPr>
          <w:tab/>
        </w:r>
        <w:r w:rsidR="00DE0CA4" w:rsidRPr="00882592">
          <w:rPr>
            <w:rStyle w:val="Hyperlink"/>
            <w:noProof/>
          </w:rPr>
          <w:t>Create class and schedules</w:t>
        </w:r>
        <w:r w:rsidR="00DE0CA4">
          <w:rPr>
            <w:noProof/>
            <w:webHidden/>
          </w:rPr>
          <w:tab/>
        </w:r>
        <w:r w:rsidR="00DE0CA4">
          <w:rPr>
            <w:noProof/>
            <w:webHidden/>
          </w:rPr>
          <w:fldChar w:fldCharType="begin"/>
        </w:r>
        <w:r w:rsidR="00DE0CA4">
          <w:rPr>
            <w:noProof/>
            <w:webHidden/>
          </w:rPr>
          <w:instrText xml:space="preserve"> PAGEREF _Toc354511550 \h </w:instrText>
        </w:r>
        <w:r w:rsidR="00DE0CA4">
          <w:rPr>
            <w:noProof/>
            <w:webHidden/>
          </w:rPr>
        </w:r>
        <w:r w:rsidR="00DE0CA4">
          <w:rPr>
            <w:noProof/>
            <w:webHidden/>
          </w:rPr>
          <w:fldChar w:fldCharType="separate"/>
        </w:r>
        <w:r w:rsidR="00DE0CA4">
          <w:rPr>
            <w:noProof/>
            <w:webHidden/>
          </w:rPr>
          <w:t>26</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1" w:history="1">
        <w:r w:rsidR="00DE0CA4" w:rsidRPr="00882592">
          <w:rPr>
            <w:rStyle w:val="Hyperlink"/>
            <w:noProof/>
          </w:rPr>
          <w:t>3.1.27</w:t>
        </w:r>
        <w:r w:rsidR="00DE0CA4" w:rsidRPr="00D92656">
          <w:rPr>
            <w:rFonts w:eastAsia="Times New Roman"/>
            <w:noProof/>
          </w:rPr>
          <w:tab/>
        </w:r>
        <w:r w:rsidR="00DE0CA4" w:rsidRPr="00882592">
          <w:rPr>
            <w:rStyle w:val="Hyperlink"/>
            <w:noProof/>
          </w:rPr>
          <w:t>View teachers</w:t>
        </w:r>
        <w:r w:rsidR="00DE0CA4">
          <w:rPr>
            <w:noProof/>
            <w:webHidden/>
          </w:rPr>
          <w:tab/>
        </w:r>
        <w:r w:rsidR="00DE0CA4">
          <w:rPr>
            <w:noProof/>
            <w:webHidden/>
          </w:rPr>
          <w:fldChar w:fldCharType="begin"/>
        </w:r>
        <w:r w:rsidR="00DE0CA4">
          <w:rPr>
            <w:noProof/>
            <w:webHidden/>
          </w:rPr>
          <w:instrText xml:space="preserve"> PAGEREF _Toc354511551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2" w:history="1">
        <w:r w:rsidR="00DE0CA4" w:rsidRPr="00882592">
          <w:rPr>
            <w:rStyle w:val="Hyperlink"/>
            <w:noProof/>
          </w:rPr>
          <w:t>3.1.28</w:t>
        </w:r>
        <w:r w:rsidR="00DE0CA4" w:rsidRPr="00D92656">
          <w:rPr>
            <w:rFonts w:eastAsia="Times New Roman"/>
            <w:noProof/>
          </w:rPr>
          <w:tab/>
        </w:r>
        <w:r w:rsidR="00DE0CA4" w:rsidRPr="00882592">
          <w:rPr>
            <w:rStyle w:val="Hyperlink"/>
            <w:noProof/>
          </w:rPr>
          <w:t>Add teacher</w:t>
        </w:r>
        <w:r w:rsidR="00DE0CA4">
          <w:rPr>
            <w:noProof/>
            <w:webHidden/>
          </w:rPr>
          <w:tab/>
        </w:r>
        <w:r w:rsidR="00DE0CA4">
          <w:rPr>
            <w:noProof/>
            <w:webHidden/>
          </w:rPr>
          <w:fldChar w:fldCharType="begin"/>
        </w:r>
        <w:r w:rsidR="00DE0CA4">
          <w:rPr>
            <w:noProof/>
            <w:webHidden/>
          </w:rPr>
          <w:instrText xml:space="preserve"> PAGEREF _Toc354511552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3" w:history="1">
        <w:r w:rsidR="00DE0CA4" w:rsidRPr="00882592">
          <w:rPr>
            <w:rStyle w:val="Hyperlink"/>
            <w:noProof/>
          </w:rPr>
          <w:t>3.1.29</w:t>
        </w:r>
        <w:r w:rsidR="00DE0CA4" w:rsidRPr="00D92656">
          <w:rPr>
            <w:rFonts w:eastAsia="Times New Roman"/>
            <w:noProof/>
          </w:rPr>
          <w:tab/>
        </w:r>
        <w:r w:rsidR="00DE0CA4" w:rsidRPr="00882592">
          <w:rPr>
            <w:rStyle w:val="Hyperlink"/>
            <w:noProof/>
          </w:rPr>
          <w:t>Update teacher</w:t>
        </w:r>
        <w:r w:rsidR="00DE0CA4">
          <w:rPr>
            <w:noProof/>
            <w:webHidden/>
          </w:rPr>
          <w:tab/>
        </w:r>
        <w:r w:rsidR="00DE0CA4">
          <w:rPr>
            <w:noProof/>
            <w:webHidden/>
          </w:rPr>
          <w:fldChar w:fldCharType="begin"/>
        </w:r>
        <w:r w:rsidR="00DE0CA4">
          <w:rPr>
            <w:noProof/>
            <w:webHidden/>
          </w:rPr>
          <w:instrText xml:space="preserve"> PAGEREF _Toc354511553 \h </w:instrText>
        </w:r>
        <w:r w:rsidR="00DE0CA4">
          <w:rPr>
            <w:noProof/>
            <w:webHidden/>
          </w:rPr>
        </w:r>
        <w:r w:rsidR="00DE0CA4">
          <w:rPr>
            <w:noProof/>
            <w:webHidden/>
          </w:rPr>
          <w:fldChar w:fldCharType="separate"/>
        </w:r>
        <w:r w:rsidR="00DE0CA4">
          <w:rPr>
            <w:noProof/>
            <w:webHidden/>
          </w:rPr>
          <w:t>28</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4" w:history="1">
        <w:r w:rsidR="00DE0CA4" w:rsidRPr="00882592">
          <w:rPr>
            <w:rStyle w:val="Hyperlink"/>
            <w:noProof/>
          </w:rPr>
          <w:t>3.1.30</w:t>
        </w:r>
        <w:r w:rsidR="00DE0CA4" w:rsidRPr="00D92656">
          <w:rPr>
            <w:rFonts w:eastAsia="Times New Roman"/>
            <w:noProof/>
          </w:rPr>
          <w:tab/>
        </w:r>
        <w:r w:rsidR="00DE0CA4" w:rsidRPr="00882592">
          <w:rPr>
            <w:rStyle w:val="Hyperlink"/>
            <w:noProof/>
          </w:rPr>
          <w:t>Enroll new students</w:t>
        </w:r>
        <w:r w:rsidR="00DE0CA4">
          <w:rPr>
            <w:noProof/>
            <w:webHidden/>
          </w:rPr>
          <w:tab/>
        </w:r>
        <w:r w:rsidR="00DE0CA4">
          <w:rPr>
            <w:noProof/>
            <w:webHidden/>
          </w:rPr>
          <w:fldChar w:fldCharType="begin"/>
        </w:r>
        <w:r w:rsidR="00DE0CA4">
          <w:rPr>
            <w:noProof/>
            <w:webHidden/>
          </w:rPr>
          <w:instrText xml:space="preserve"> PAGEREF _Toc354511554 \h </w:instrText>
        </w:r>
        <w:r w:rsidR="00DE0CA4">
          <w:rPr>
            <w:noProof/>
            <w:webHidden/>
          </w:rPr>
        </w:r>
        <w:r w:rsidR="00DE0CA4">
          <w:rPr>
            <w:noProof/>
            <w:webHidden/>
          </w:rPr>
          <w:fldChar w:fldCharType="separate"/>
        </w:r>
        <w:r w:rsidR="00DE0CA4">
          <w:rPr>
            <w:noProof/>
            <w:webHidden/>
          </w:rPr>
          <w:t>29</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5" w:history="1">
        <w:r w:rsidR="00DE0CA4" w:rsidRPr="00882592">
          <w:rPr>
            <w:rStyle w:val="Hyperlink"/>
            <w:noProof/>
          </w:rPr>
          <w:t>3.1.31</w:t>
        </w:r>
        <w:r w:rsidR="00DE0CA4" w:rsidRPr="00D92656">
          <w:rPr>
            <w:rFonts w:eastAsia="Times New Roman"/>
            <w:noProof/>
          </w:rPr>
          <w:tab/>
        </w:r>
        <w:r w:rsidR="00DE0CA4" w:rsidRPr="00882592">
          <w:rPr>
            <w:rStyle w:val="Hyperlink"/>
            <w:noProof/>
          </w:rPr>
          <w:t>View student records</w:t>
        </w:r>
        <w:r w:rsidR="00DE0CA4">
          <w:rPr>
            <w:noProof/>
            <w:webHidden/>
          </w:rPr>
          <w:tab/>
        </w:r>
        <w:r w:rsidR="00DE0CA4">
          <w:rPr>
            <w:noProof/>
            <w:webHidden/>
          </w:rPr>
          <w:fldChar w:fldCharType="begin"/>
        </w:r>
        <w:r w:rsidR="00DE0CA4">
          <w:rPr>
            <w:noProof/>
            <w:webHidden/>
          </w:rPr>
          <w:instrText xml:space="preserve"> PAGEREF _Toc354511555 \h </w:instrText>
        </w:r>
        <w:r w:rsidR="00DE0CA4">
          <w:rPr>
            <w:noProof/>
            <w:webHidden/>
          </w:rPr>
        </w:r>
        <w:r w:rsidR="00DE0CA4">
          <w:rPr>
            <w:noProof/>
            <w:webHidden/>
          </w:rPr>
          <w:fldChar w:fldCharType="separate"/>
        </w:r>
        <w:r w:rsidR="00DE0CA4">
          <w:rPr>
            <w:noProof/>
            <w:webHidden/>
          </w:rPr>
          <w:t>30</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6" w:history="1">
        <w:r w:rsidR="00DE0CA4" w:rsidRPr="00882592">
          <w:rPr>
            <w:rStyle w:val="Hyperlink"/>
            <w:noProof/>
          </w:rPr>
          <w:t>3.1.32</w:t>
        </w:r>
        <w:r w:rsidR="00DE0CA4" w:rsidRPr="00D92656">
          <w:rPr>
            <w:rFonts w:eastAsia="Times New Roman"/>
            <w:noProof/>
          </w:rPr>
          <w:tab/>
        </w:r>
        <w:r w:rsidR="00DE0CA4" w:rsidRPr="00882592">
          <w:rPr>
            <w:rStyle w:val="Hyperlink"/>
            <w:noProof/>
          </w:rPr>
          <w:t>Updated student records</w:t>
        </w:r>
        <w:r w:rsidR="00DE0CA4">
          <w:rPr>
            <w:noProof/>
            <w:webHidden/>
          </w:rPr>
          <w:tab/>
        </w:r>
        <w:r w:rsidR="00DE0CA4">
          <w:rPr>
            <w:noProof/>
            <w:webHidden/>
          </w:rPr>
          <w:fldChar w:fldCharType="begin"/>
        </w:r>
        <w:r w:rsidR="00DE0CA4">
          <w:rPr>
            <w:noProof/>
            <w:webHidden/>
          </w:rPr>
          <w:instrText xml:space="preserve"> PAGEREF _Toc354511556 \h </w:instrText>
        </w:r>
        <w:r w:rsidR="00DE0CA4">
          <w:rPr>
            <w:noProof/>
            <w:webHidden/>
          </w:rPr>
        </w:r>
        <w:r w:rsidR="00DE0CA4">
          <w:rPr>
            <w:noProof/>
            <w:webHidden/>
          </w:rPr>
          <w:fldChar w:fldCharType="separate"/>
        </w:r>
        <w:r w:rsidR="00DE0CA4">
          <w:rPr>
            <w:noProof/>
            <w:webHidden/>
          </w:rPr>
          <w:t>31</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7" w:history="1">
        <w:r w:rsidR="00DE0CA4" w:rsidRPr="00882592">
          <w:rPr>
            <w:rStyle w:val="Hyperlink"/>
            <w:noProof/>
          </w:rPr>
          <w:t>3.1.33</w:t>
        </w:r>
        <w:r w:rsidR="00DE0CA4" w:rsidRPr="00D92656">
          <w:rPr>
            <w:rFonts w:eastAsia="Times New Roman"/>
            <w:noProof/>
          </w:rPr>
          <w:tab/>
        </w:r>
        <w:r w:rsidR="00DE0CA4" w:rsidRPr="00882592">
          <w:rPr>
            <w:rStyle w:val="Hyperlink"/>
            <w:noProof/>
          </w:rPr>
          <w:t>Handle state reports</w:t>
        </w:r>
        <w:r w:rsidR="00DE0CA4">
          <w:rPr>
            <w:noProof/>
            <w:webHidden/>
          </w:rPr>
          <w:tab/>
        </w:r>
        <w:r w:rsidR="00DE0CA4">
          <w:rPr>
            <w:noProof/>
            <w:webHidden/>
          </w:rPr>
          <w:fldChar w:fldCharType="begin"/>
        </w:r>
        <w:r w:rsidR="00DE0CA4">
          <w:rPr>
            <w:noProof/>
            <w:webHidden/>
          </w:rPr>
          <w:instrText xml:space="preserve"> PAGEREF _Toc354511557 \h </w:instrText>
        </w:r>
        <w:r w:rsidR="00DE0CA4">
          <w:rPr>
            <w:noProof/>
            <w:webHidden/>
          </w:rPr>
        </w:r>
        <w:r w:rsidR="00DE0CA4">
          <w:rPr>
            <w:noProof/>
            <w:webHidden/>
          </w:rPr>
          <w:fldChar w:fldCharType="separate"/>
        </w:r>
        <w:r w:rsidR="00DE0CA4">
          <w:rPr>
            <w:noProof/>
            <w:webHidden/>
          </w:rPr>
          <w:t>32</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8" w:history="1">
        <w:r w:rsidR="00DE0CA4" w:rsidRPr="00882592">
          <w:rPr>
            <w:rStyle w:val="Hyperlink"/>
            <w:noProof/>
          </w:rPr>
          <w:t>3.1.34</w:t>
        </w:r>
        <w:r w:rsidR="00DE0CA4" w:rsidRPr="00D92656">
          <w:rPr>
            <w:rFonts w:eastAsia="Times New Roman"/>
            <w:noProof/>
          </w:rPr>
          <w:tab/>
        </w:r>
        <w:r w:rsidR="00DE0CA4" w:rsidRPr="00882592">
          <w:rPr>
            <w:rStyle w:val="Hyperlink"/>
            <w:noProof/>
          </w:rPr>
          <w:t>View ad-hoc reports</w:t>
        </w:r>
        <w:r w:rsidR="00DE0CA4">
          <w:rPr>
            <w:noProof/>
            <w:webHidden/>
          </w:rPr>
          <w:tab/>
        </w:r>
        <w:r w:rsidR="00DE0CA4">
          <w:rPr>
            <w:noProof/>
            <w:webHidden/>
          </w:rPr>
          <w:fldChar w:fldCharType="begin"/>
        </w:r>
        <w:r w:rsidR="00DE0CA4">
          <w:rPr>
            <w:noProof/>
            <w:webHidden/>
          </w:rPr>
          <w:instrText xml:space="preserve"> PAGEREF _Toc354511558 \h </w:instrText>
        </w:r>
        <w:r w:rsidR="00DE0CA4">
          <w:rPr>
            <w:noProof/>
            <w:webHidden/>
          </w:rPr>
        </w:r>
        <w:r w:rsidR="00DE0CA4">
          <w:rPr>
            <w:noProof/>
            <w:webHidden/>
          </w:rPr>
          <w:fldChar w:fldCharType="separate"/>
        </w:r>
        <w:r w:rsidR="00DE0CA4">
          <w:rPr>
            <w:noProof/>
            <w:webHidden/>
          </w:rPr>
          <w:t>33</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59" w:history="1">
        <w:r w:rsidR="00DE0CA4" w:rsidRPr="00882592">
          <w:rPr>
            <w:rStyle w:val="Hyperlink"/>
            <w:noProof/>
          </w:rPr>
          <w:t>3.1.35</w:t>
        </w:r>
        <w:r w:rsidR="00DE0CA4" w:rsidRPr="00D92656">
          <w:rPr>
            <w:rFonts w:eastAsia="Times New Roman"/>
            <w:noProof/>
          </w:rPr>
          <w:tab/>
        </w:r>
        <w:r w:rsidR="00DE0CA4" w:rsidRPr="00882592">
          <w:rPr>
            <w:rStyle w:val="Hyperlink"/>
            <w:noProof/>
          </w:rPr>
          <w:t>Mobile Login</w:t>
        </w:r>
        <w:r w:rsidR="00DE0CA4">
          <w:rPr>
            <w:noProof/>
            <w:webHidden/>
          </w:rPr>
          <w:tab/>
        </w:r>
        <w:r w:rsidR="00DE0CA4">
          <w:rPr>
            <w:noProof/>
            <w:webHidden/>
          </w:rPr>
          <w:fldChar w:fldCharType="begin"/>
        </w:r>
        <w:r w:rsidR="00DE0CA4">
          <w:rPr>
            <w:noProof/>
            <w:webHidden/>
          </w:rPr>
          <w:instrText xml:space="preserve"> PAGEREF _Toc354511559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60" w:history="1">
        <w:r w:rsidR="00DE0CA4" w:rsidRPr="00882592">
          <w:rPr>
            <w:rStyle w:val="Hyperlink"/>
            <w:noProof/>
          </w:rPr>
          <w:t>3.1.36</w:t>
        </w:r>
        <w:r w:rsidR="00DE0CA4" w:rsidRPr="00D92656">
          <w:rPr>
            <w:rFonts w:eastAsia="Times New Roman"/>
            <w:noProof/>
          </w:rPr>
          <w:tab/>
        </w:r>
        <w:r w:rsidR="00DE0CA4" w:rsidRPr="00882592">
          <w:rPr>
            <w:rStyle w:val="Hyperlink"/>
            <w:noProof/>
          </w:rPr>
          <w:t>Mobile Logout</w:t>
        </w:r>
        <w:r w:rsidR="00DE0CA4">
          <w:rPr>
            <w:noProof/>
            <w:webHidden/>
          </w:rPr>
          <w:tab/>
        </w:r>
        <w:r w:rsidR="00DE0CA4">
          <w:rPr>
            <w:noProof/>
            <w:webHidden/>
          </w:rPr>
          <w:fldChar w:fldCharType="begin"/>
        </w:r>
        <w:r w:rsidR="00DE0CA4">
          <w:rPr>
            <w:noProof/>
            <w:webHidden/>
          </w:rPr>
          <w:instrText xml:space="preserve"> PAGEREF _Toc354511560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61" w:history="1">
        <w:r w:rsidR="00DE0CA4" w:rsidRPr="00882592">
          <w:rPr>
            <w:rStyle w:val="Hyperlink"/>
            <w:noProof/>
          </w:rPr>
          <w:t>3.1.37</w:t>
        </w:r>
        <w:r w:rsidR="00DE0CA4" w:rsidRPr="00D92656">
          <w:rPr>
            <w:rFonts w:eastAsia="Times New Roman"/>
            <w:noProof/>
          </w:rPr>
          <w:tab/>
        </w:r>
        <w:r w:rsidR="00DE0CA4" w:rsidRPr="00882592">
          <w:rPr>
            <w:rStyle w:val="Hyperlink"/>
            <w:noProof/>
          </w:rPr>
          <w:t>Mobile menu options screen</w:t>
        </w:r>
        <w:r w:rsidR="00DE0CA4">
          <w:rPr>
            <w:noProof/>
            <w:webHidden/>
          </w:rPr>
          <w:tab/>
        </w:r>
        <w:r w:rsidR="00DE0CA4">
          <w:rPr>
            <w:noProof/>
            <w:webHidden/>
          </w:rPr>
          <w:fldChar w:fldCharType="begin"/>
        </w:r>
        <w:r w:rsidR="00DE0CA4">
          <w:rPr>
            <w:noProof/>
            <w:webHidden/>
          </w:rPr>
          <w:instrText xml:space="preserve"> PAGEREF _Toc354511561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62" w:history="1">
        <w:r w:rsidR="00DE0CA4" w:rsidRPr="00882592">
          <w:rPr>
            <w:rStyle w:val="Hyperlink"/>
            <w:noProof/>
          </w:rPr>
          <w:t>3.1.38</w:t>
        </w:r>
        <w:r w:rsidR="00DE0CA4" w:rsidRPr="00D92656">
          <w:rPr>
            <w:rFonts w:eastAsia="Times New Roman"/>
            <w:noProof/>
          </w:rPr>
          <w:tab/>
        </w:r>
        <w:r w:rsidR="00DE0CA4" w:rsidRPr="00882592">
          <w:rPr>
            <w:rStyle w:val="Hyperlink"/>
            <w:noProof/>
          </w:rPr>
          <w:t>Mobile view message center</w:t>
        </w:r>
        <w:r w:rsidR="00DE0CA4">
          <w:rPr>
            <w:noProof/>
            <w:webHidden/>
          </w:rPr>
          <w:tab/>
        </w:r>
        <w:r w:rsidR="00DE0CA4">
          <w:rPr>
            <w:noProof/>
            <w:webHidden/>
          </w:rPr>
          <w:fldChar w:fldCharType="begin"/>
        </w:r>
        <w:r w:rsidR="00DE0CA4">
          <w:rPr>
            <w:noProof/>
            <w:webHidden/>
          </w:rPr>
          <w:instrText xml:space="preserve"> PAGEREF _Toc354511562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63" w:history="1">
        <w:r w:rsidR="00DE0CA4" w:rsidRPr="00882592">
          <w:rPr>
            <w:rStyle w:val="Hyperlink"/>
            <w:noProof/>
          </w:rPr>
          <w:t>3.1.39</w:t>
        </w:r>
        <w:r w:rsidR="00DE0CA4" w:rsidRPr="00D92656">
          <w:rPr>
            <w:rFonts w:eastAsia="Times New Roman"/>
            <w:noProof/>
          </w:rPr>
          <w:tab/>
        </w:r>
        <w:r w:rsidR="00DE0CA4" w:rsidRPr="00882592">
          <w:rPr>
            <w:rStyle w:val="Hyperlink"/>
            <w:noProof/>
          </w:rPr>
          <w:t>Mobile view schedules</w:t>
        </w:r>
        <w:r w:rsidR="00DE0CA4">
          <w:rPr>
            <w:noProof/>
            <w:webHidden/>
          </w:rPr>
          <w:tab/>
        </w:r>
        <w:r w:rsidR="00DE0CA4">
          <w:rPr>
            <w:noProof/>
            <w:webHidden/>
          </w:rPr>
          <w:fldChar w:fldCharType="begin"/>
        </w:r>
        <w:r w:rsidR="00DE0CA4">
          <w:rPr>
            <w:noProof/>
            <w:webHidden/>
          </w:rPr>
          <w:instrText xml:space="preserve"> PAGEREF _Toc354511563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8D102B">
      <w:pPr>
        <w:pStyle w:val="TOC3"/>
        <w:tabs>
          <w:tab w:val="left" w:pos="1320"/>
          <w:tab w:val="right" w:leader="dot" w:pos="9350"/>
        </w:tabs>
        <w:rPr>
          <w:rFonts w:eastAsia="Times New Roman"/>
          <w:noProof/>
        </w:rPr>
      </w:pPr>
      <w:hyperlink w:anchor="_Toc354511564" w:history="1">
        <w:r w:rsidR="00DE0CA4" w:rsidRPr="00882592">
          <w:rPr>
            <w:rStyle w:val="Hyperlink"/>
            <w:noProof/>
          </w:rPr>
          <w:t>3.1.40</w:t>
        </w:r>
        <w:r w:rsidR="00DE0CA4" w:rsidRPr="00D92656">
          <w:rPr>
            <w:rFonts w:eastAsia="Times New Roman"/>
            <w:noProof/>
          </w:rPr>
          <w:tab/>
        </w:r>
        <w:r w:rsidR="00DE0CA4" w:rsidRPr="00882592">
          <w:rPr>
            <w:rStyle w:val="Hyperlink"/>
            <w:noProof/>
          </w:rPr>
          <w:t>Mobile view score card</w:t>
        </w:r>
        <w:r w:rsidR="00DE0CA4">
          <w:rPr>
            <w:noProof/>
            <w:webHidden/>
          </w:rPr>
          <w:tab/>
        </w:r>
        <w:r w:rsidR="00DE0CA4">
          <w:rPr>
            <w:noProof/>
            <w:webHidden/>
          </w:rPr>
          <w:fldChar w:fldCharType="begin"/>
        </w:r>
        <w:r w:rsidR="00DE0CA4">
          <w:rPr>
            <w:noProof/>
            <w:webHidden/>
          </w:rPr>
          <w:instrText xml:space="preserve"> PAGEREF _Toc354511564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8D102B">
      <w:pPr>
        <w:pStyle w:val="TOC1"/>
        <w:tabs>
          <w:tab w:val="left" w:pos="440"/>
          <w:tab w:val="right" w:leader="dot" w:pos="9350"/>
        </w:tabs>
        <w:rPr>
          <w:rFonts w:eastAsia="Times New Roman"/>
          <w:noProof/>
        </w:rPr>
      </w:pPr>
      <w:hyperlink w:anchor="_Toc354511565" w:history="1">
        <w:r w:rsidR="00DE0CA4" w:rsidRPr="00882592">
          <w:rPr>
            <w:rStyle w:val="Hyperlink"/>
            <w:noProof/>
          </w:rPr>
          <w:t>4</w:t>
        </w:r>
        <w:r w:rsidR="00DE0CA4" w:rsidRPr="00D92656">
          <w:rPr>
            <w:rFonts w:eastAsia="Times New Roman"/>
            <w:noProof/>
          </w:rPr>
          <w:tab/>
        </w:r>
        <w:r w:rsidR="00DE0CA4" w:rsidRPr="00882592">
          <w:rPr>
            <w:rStyle w:val="Hyperlink"/>
            <w:noProof/>
          </w:rPr>
          <w:t>System Architecture Design</w:t>
        </w:r>
        <w:r w:rsidR="00DE0CA4">
          <w:rPr>
            <w:noProof/>
            <w:webHidden/>
          </w:rPr>
          <w:tab/>
        </w:r>
        <w:r w:rsidR="00DE0CA4">
          <w:rPr>
            <w:noProof/>
            <w:webHidden/>
          </w:rPr>
          <w:fldChar w:fldCharType="begin"/>
        </w:r>
        <w:r w:rsidR="00DE0CA4">
          <w:rPr>
            <w:noProof/>
            <w:webHidden/>
          </w:rPr>
          <w:instrText xml:space="preserve"> PAGEREF _Toc354511565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66" w:history="1">
        <w:r w:rsidR="00DE0CA4" w:rsidRPr="00882592">
          <w:rPr>
            <w:rStyle w:val="Hyperlink"/>
            <w:noProof/>
          </w:rPr>
          <w:t>4.1</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_Toc354511566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67" w:history="1">
        <w:r w:rsidR="00DE0CA4" w:rsidRPr="00882592">
          <w:rPr>
            <w:rStyle w:val="Hyperlink"/>
            <w:noProof/>
          </w:rPr>
          <w:t>4.2</w:t>
        </w:r>
        <w:r w:rsidR="00DE0CA4" w:rsidRPr="00D92656">
          <w:rPr>
            <w:rFonts w:eastAsia="Times New Roman"/>
            <w:noProof/>
          </w:rPr>
          <w:tab/>
        </w:r>
        <w:r w:rsidR="00DE0CA4" w:rsidRPr="00882592">
          <w:rPr>
            <w:rStyle w:val="Hyperlink"/>
            <w:noProof/>
          </w:rPr>
          <w:t>System Architecture Design – Non-functional characteristics</w:t>
        </w:r>
        <w:r w:rsidR="00DE0CA4">
          <w:rPr>
            <w:noProof/>
            <w:webHidden/>
          </w:rPr>
          <w:tab/>
        </w:r>
        <w:r w:rsidR="00DE0CA4">
          <w:rPr>
            <w:noProof/>
            <w:webHidden/>
          </w:rPr>
          <w:fldChar w:fldCharType="begin"/>
        </w:r>
        <w:r w:rsidR="00DE0CA4">
          <w:rPr>
            <w:noProof/>
            <w:webHidden/>
          </w:rPr>
          <w:instrText xml:space="preserve"> PAGEREF _Toc354511567 \h </w:instrText>
        </w:r>
        <w:r w:rsidR="00DE0CA4">
          <w:rPr>
            <w:noProof/>
            <w:webHidden/>
          </w:rPr>
        </w:r>
        <w:r w:rsidR="00DE0CA4">
          <w:rPr>
            <w:noProof/>
            <w:webHidden/>
          </w:rPr>
          <w:fldChar w:fldCharType="separate"/>
        </w:r>
        <w:r w:rsidR="00DE0CA4">
          <w:rPr>
            <w:noProof/>
            <w:webHidden/>
          </w:rPr>
          <w:t>41</w:t>
        </w:r>
        <w:r w:rsidR="00DE0CA4">
          <w:rPr>
            <w:noProof/>
            <w:webHidden/>
          </w:rPr>
          <w:fldChar w:fldCharType="end"/>
        </w:r>
      </w:hyperlink>
    </w:p>
    <w:p w:rsidR="00DE0CA4" w:rsidRPr="00D92656" w:rsidRDefault="008D102B">
      <w:pPr>
        <w:pStyle w:val="TOC1"/>
        <w:tabs>
          <w:tab w:val="left" w:pos="440"/>
          <w:tab w:val="right" w:leader="dot" w:pos="9350"/>
        </w:tabs>
        <w:rPr>
          <w:rFonts w:eastAsia="Times New Roman"/>
          <w:noProof/>
        </w:rPr>
      </w:pPr>
      <w:hyperlink w:anchor="_Toc354511568" w:history="1">
        <w:r w:rsidR="00DE0CA4" w:rsidRPr="00882592">
          <w:rPr>
            <w:rStyle w:val="Hyperlink"/>
            <w:noProof/>
          </w:rPr>
          <w:t>5</w:t>
        </w:r>
        <w:r w:rsidR="00DE0CA4" w:rsidRPr="00D92656">
          <w:rPr>
            <w:rFonts w:eastAsia="Times New Roman"/>
            <w:noProof/>
          </w:rPr>
          <w:tab/>
        </w:r>
        <w:r w:rsidR="00DE0CA4" w:rsidRPr="00882592">
          <w:rPr>
            <w:rStyle w:val="Hyperlink"/>
            <w:noProof/>
          </w:rPr>
          <w:t>Database Schema Design</w:t>
        </w:r>
        <w:r w:rsidR="00DE0CA4">
          <w:rPr>
            <w:noProof/>
            <w:webHidden/>
          </w:rPr>
          <w:tab/>
        </w:r>
        <w:r w:rsidR="00DE0CA4">
          <w:rPr>
            <w:noProof/>
            <w:webHidden/>
          </w:rPr>
          <w:fldChar w:fldCharType="begin"/>
        </w:r>
        <w:r w:rsidR="00DE0CA4">
          <w:rPr>
            <w:noProof/>
            <w:webHidden/>
          </w:rPr>
          <w:instrText xml:space="preserve"> PAGEREF _Toc354511568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69" w:history="1">
        <w:r w:rsidR="00DE0CA4" w:rsidRPr="00882592">
          <w:rPr>
            <w:rStyle w:val="Hyperlink"/>
            <w:noProof/>
          </w:rPr>
          <w:t>5.1</w:t>
        </w:r>
        <w:r w:rsidR="00DE0CA4" w:rsidRPr="00D92656">
          <w:rPr>
            <w:rFonts w:eastAsia="Times New Roman"/>
            <w:noProof/>
          </w:rPr>
          <w:tab/>
        </w:r>
        <w:r w:rsidR="00DE0CA4" w:rsidRPr="00882592">
          <w:rPr>
            <w:rStyle w:val="Hyperlink"/>
            <w:noProof/>
          </w:rPr>
          <w:t>Entity Relationship Diagrams</w:t>
        </w:r>
        <w:r w:rsidR="00DE0CA4">
          <w:rPr>
            <w:noProof/>
            <w:webHidden/>
          </w:rPr>
          <w:tab/>
        </w:r>
        <w:r w:rsidR="00DE0CA4">
          <w:rPr>
            <w:noProof/>
            <w:webHidden/>
          </w:rPr>
          <w:fldChar w:fldCharType="begin"/>
        </w:r>
        <w:r w:rsidR="00DE0CA4">
          <w:rPr>
            <w:noProof/>
            <w:webHidden/>
          </w:rPr>
          <w:instrText xml:space="preserve"> PAGEREF _Toc354511569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70" w:history="1">
        <w:r w:rsidR="00DE0CA4" w:rsidRPr="00882592">
          <w:rPr>
            <w:rStyle w:val="Hyperlink"/>
            <w:noProof/>
          </w:rPr>
          <w:t>5.2</w:t>
        </w:r>
        <w:r w:rsidR="00DE0CA4" w:rsidRPr="00D92656">
          <w:rPr>
            <w:rFonts w:eastAsia="Times New Roman"/>
            <w:noProof/>
          </w:rPr>
          <w:tab/>
        </w:r>
        <w:r w:rsidR="00DE0CA4" w:rsidRPr="00882592">
          <w:rPr>
            <w:rStyle w:val="Hyperlink"/>
            <w:noProof/>
          </w:rPr>
          <w:t>Database Table Descriptions</w:t>
        </w:r>
        <w:r w:rsidR="00DE0CA4">
          <w:rPr>
            <w:noProof/>
            <w:webHidden/>
          </w:rPr>
          <w:tab/>
        </w:r>
        <w:r w:rsidR="00DE0CA4">
          <w:rPr>
            <w:noProof/>
            <w:webHidden/>
          </w:rPr>
          <w:fldChar w:fldCharType="begin"/>
        </w:r>
        <w:r w:rsidR="00DE0CA4">
          <w:rPr>
            <w:noProof/>
            <w:webHidden/>
          </w:rPr>
          <w:instrText xml:space="preserve"> PAGEREF _Toc354511570 \h </w:instrText>
        </w:r>
        <w:r w:rsidR="00DE0CA4">
          <w:rPr>
            <w:noProof/>
            <w:webHidden/>
          </w:rPr>
        </w:r>
        <w:r w:rsidR="00DE0CA4">
          <w:rPr>
            <w:noProof/>
            <w:webHidden/>
          </w:rPr>
          <w:fldChar w:fldCharType="separate"/>
        </w:r>
        <w:r w:rsidR="00DE0CA4">
          <w:rPr>
            <w:noProof/>
            <w:webHidden/>
          </w:rPr>
          <w:t>44</w:t>
        </w:r>
        <w:r w:rsidR="00DE0CA4">
          <w:rPr>
            <w:noProof/>
            <w:webHidden/>
          </w:rPr>
          <w:fldChar w:fldCharType="end"/>
        </w:r>
      </w:hyperlink>
    </w:p>
    <w:p w:rsidR="00DE0CA4" w:rsidRPr="00D92656" w:rsidRDefault="008D102B">
      <w:pPr>
        <w:pStyle w:val="TOC1"/>
        <w:tabs>
          <w:tab w:val="left" w:pos="440"/>
          <w:tab w:val="right" w:leader="dot" w:pos="9350"/>
        </w:tabs>
        <w:rPr>
          <w:rFonts w:eastAsia="Times New Roman"/>
          <w:noProof/>
        </w:rPr>
      </w:pPr>
      <w:hyperlink w:anchor="_Toc354511571" w:history="1">
        <w:r w:rsidR="00DE0CA4" w:rsidRPr="00882592">
          <w:rPr>
            <w:rStyle w:val="Hyperlink"/>
            <w:noProof/>
          </w:rPr>
          <w:t>6</w:t>
        </w:r>
        <w:r w:rsidR="00DE0CA4" w:rsidRPr="00D92656">
          <w:rPr>
            <w:rFonts w:eastAsia="Times New Roman"/>
            <w:noProof/>
          </w:rPr>
          <w:tab/>
        </w:r>
        <w:r w:rsidR="00DE0CA4" w:rsidRPr="00882592">
          <w:rPr>
            <w:rStyle w:val="Hyperlink"/>
            <w:noProof/>
          </w:rPr>
          <w:t>System Documentation</w:t>
        </w:r>
        <w:r w:rsidR="00DE0CA4">
          <w:rPr>
            <w:noProof/>
            <w:webHidden/>
          </w:rPr>
          <w:tab/>
        </w:r>
        <w:r w:rsidR="00DE0CA4">
          <w:rPr>
            <w:noProof/>
            <w:webHidden/>
          </w:rPr>
          <w:fldChar w:fldCharType="begin"/>
        </w:r>
        <w:r w:rsidR="00DE0CA4">
          <w:rPr>
            <w:noProof/>
            <w:webHidden/>
          </w:rPr>
          <w:instrText xml:space="preserve"> PAGEREF _Toc354511571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72" w:history="1">
        <w:r w:rsidR="00DE0CA4" w:rsidRPr="00882592">
          <w:rPr>
            <w:rStyle w:val="Hyperlink"/>
            <w:noProof/>
          </w:rPr>
          <w:t>6.1</w:t>
        </w:r>
        <w:r w:rsidR="00DE0CA4" w:rsidRPr="00D92656">
          <w:rPr>
            <w:rFonts w:eastAsia="Times New Roman"/>
            <w:noProof/>
          </w:rPr>
          <w:tab/>
        </w:r>
        <w:r w:rsidR="00DE0CA4" w:rsidRPr="00882592">
          <w:rPr>
            <w:rStyle w:val="Hyperlink"/>
            <w:noProof/>
          </w:rPr>
          <w:t>Common Pages</w:t>
        </w:r>
        <w:r w:rsidR="00DE0CA4">
          <w:rPr>
            <w:noProof/>
            <w:webHidden/>
          </w:rPr>
          <w:tab/>
        </w:r>
        <w:r w:rsidR="00DE0CA4">
          <w:rPr>
            <w:noProof/>
            <w:webHidden/>
          </w:rPr>
          <w:fldChar w:fldCharType="begin"/>
        </w:r>
        <w:r w:rsidR="00DE0CA4">
          <w:rPr>
            <w:noProof/>
            <w:webHidden/>
          </w:rPr>
          <w:instrText xml:space="preserve"> PAGEREF _Toc354511572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73" w:history="1">
        <w:r w:rsidR="00DE0CA4" w:rsidRPr="00882592">
          <w:rPr>
            <w:rStyle w:val="Hyperlink"/>
            <w:noProof/>
          </w:rPr>
          <w:t>6.2</w:t>
        </w:r>
        <w:r w:rsidR="00DE0CA4" w:rsidRPr="00D92656">
          <w:rPr>
            <w:rFonts w:eastAsia="Times New Roman"/>
            <w:noProof/>
          </w:rPr>
          <w:tab/>
        </w:r>
        <w:r w:rsidR="00DE0CA4" w:rsidRPr="00882592">
          <w:rPr>
            <w:rStyle w:val="Hyperlink"/>
            <w:noProof/>
          </w:rPr>
          <w:t>Public user Pages</w:t>
        </w:r>
        <w:r w:rsidR="00DE0CA4">
          <w:rPr>
            <w:noProof/>
            <w:webHidden/>
          </w:rPr>
          <w:tab/>
        </w:r>
        <w:r w:rsidR="00DE0CA4">
          <w:rPr>
            <w:noProof/>
            <w:webHidden/>
          </w:rPr>
          <w:fldChar w:fldCharType="begin"/>
        </w:r>
        <w:r w:rsidR="00DE0CA4">
          <w:rPr>
            <w:noProof/>
            <w:webHidden/>
          </w:rPr>
          <w:instrText xml:space="preserve"> PAGEREF _Toc354511573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74" w:history="1">
        <w:r w:rsidR="00DE0CA4" w:rsidRPr="00882592">
          <w:rPr>
            <w:rStyle w:val="Hyperlink"/>
            <w:noProof/>
          </w:rPr>
          <w:t>6.3</w:t>
        </w:r>
        <w:r w:rsidR="00DE0CA4" w:rsidRPr="00D92656">
          <w:rPr>
            <w:rFonts w:eastAsia="Times New Roman"/>
            <w:noProof/>
          </w:rPr>
          <w:tab/>
        </w:r>
        <w:r w:rsidR="00DE0CA4" w:rsidRPr="00882592">
          <w:rPr>
            <w:rStyle w:val="Hyperlink"/>
            <w:noProof/>
          </w:rPr>
          <w:t>Administrator Portal</w:t>
        </w:r>
        <w:r w:rsidR="00DE0CA4">
          <w:rPr>
            <w:noProof/>
            <w:webHidden/>
          </w:rPr>
          <w:tab/>
        </w:r>
        <w:r w:rsidR="00DE0CA4">
          <w:rPr>
            <w:noProof/>
            <w:webHidden/>
          </w:rPr>
          <w:fldChar w:fldCharType="begin"/>
        </w:r>
        <w:r w:rsidR="00DE0CA4">
          <w:rPr>
            <w:noProof/>
            <w:webHidden/>
          </w:rPr>
          <w:instrText xml:space="preserve"> PAGEREF _Toc354511574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8D102B">
      <w:pPr>
        <w:pStyle w:val="TOC4"/>
        <w:tabs>
          <w:tab w:val="left" w:pos="1540"/>
          <w:tab w:val="right" w:leader="dot" w:pos="9350"/>
        </w:tabs>
        <w:rPr>
          <w:rFonts w:eastAsia="Times New Roman"/>
          <w:noProof/>
        </w:rPr>
      </w:pPr>
      <w:hyperlink w:anchor="_Toc354511575" w:history="1">
        <w:r w:rsidR="00DE0CA4" w:rsidRPr="00882592">
          <w:rPr>
            <w:rStyle w:val="Hyperlink"/>
            <w:noProof/>
          </w:rPr>
          <w:t>6.3.1.1</w:t>
        </w:r>
        <w:r w:rsidR="00DE0CA4" w:rsidRPr="00D92656">
          <w:rPr>
            <w:rFonts w:eastAsia="Times New Roman"/>
            <w:noProof/>
          </w:rPr>
          <w:tab/>
        </w:r>
        <w:r w:rsidR="00DE0CA4" w:rsidRPr="00882592">
          <w:rPr>
            <w:rStyle w:val="Hyperlink"/>
            <w:noProof/>
          </w:rPr>
          <w:t>Administrator Home page</w:t>
        </w:r>
        <w:r w:rsidR="00DE0CA4">
          <w:rPr>
            <w:noProof/>
            <w:webHidden/>
          </w:rPr>
          <w:tab/>
        </w:r>
        <w:r w:rsidR="00DE0CA4">
          <w:rPr>
            <w:noProof/>
            <w:webHidden/>
          </w:rPr>
          <w:fldChar w:fldCharType="begin"/>
        </w:r>
        <w:r w:rsidR="00DE0CA4">
          <w:rPr>
            <w:noProof/>
            <w:webHidden/>
          </w:rPr>
          <w:instrText xml:space="preserve"> PAGEREF _Toc354511575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8D102B">
      <w:pPr>
        <w:pStyle w:val="TOC4"/>
        <w:tabs>
          <w:tab w:val="left" w:pos="1540"/>
          <w:tab w:val="right" w:leader="dot" w:pos="9350"/>
        </w:tabs>
        <w:rPr>
          <w:rFonts w:eastAsia="Times New Roman"/>
          <w:noProof/>
        </w:rPr>
      </w:pPr>
      <w:hyperlink w:anchor="_Toc354511576" w:history="1">
        <w:r w:rsidR="00DE0CA4" w:rsidRPr="00882592">
          <w:rPr>
            <w:rStyle w:val="Hyperlink"/>
            <w:noProof/>
          </w:rPr>
          <w:t>6.3.1.2</w:t>
        </w:r>
        <w:r w:rsidR="00DE0CA4" w:rsidRPr="00D92656">
          <w:rPr>
            <w:rFonts w:eastAsia="Times New Roman"/>
            <w:noProof/>
          </w:rPr>
          <w:tab/>
        </w:r>
        <w:r w:rsidR="00DE0CA4" w:rsidRPr="00882592">
          <w:rPr>
            <w:rStyle w:val="Hyperlink"/>
            <w:noProof/>
          </w:rPr>
          <w:t>SIS System Management</w:t>
        </w:r>
        <w:r w:rsidR="00DE0CA4">
          <w:rPr>
            <w:noProof/>
            <w:webHidden/>
          </w:rPr>
          <w:tab/>
        </w:r>
        <w:r w:rsidR="00DE0CA4">
          <w:rPr>
            <w:noProof/>
            <w:webHidden/>
          </w:rPr>
          <w:fldChar w:fldCharType="begin"/>
        </w:r>
        <w:r w:rsidR="00DE0CA4">
          <w:rPr>
            <w:noProof/>
            <w:webHidden/>
          </w:rPr>
          <w:instrText xml:space="preserve"> PAGEREF _Toc354511576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8D102B">
      <w:pPr>
        <w:pStyle w:val="TOC5"/>
        <w:tabs>
          <w:tab w:val="left" w:pos="1880"/>
          <w:tab w:val="right" w:leader="dot" w:pos="9350"/>
        </w:tabs>
        <w:rPr>
          <w:rFonts w:eastAsia="Times New Roman"/>
          <w:noProof/>
        </w:rPr>
      </w:pPr>
      <w:hyperlink w:anchor="_Toc354511577" w:history="1">
        <w:r w:rsidR="00DE0CA4" w:rsidRPr="00882592">
          <w:rPr>
            <w:rStyle w:val="Hyperlink"/>
            <w:noProof/>
          </w:rPr>
          <w:t>6.3.1.2.1</w:t>
        </w:r>
        <w:r w:rsidR="00DE0CA4" w:rsidRPr="00D92656">
          <w:rPr>
            <w:rFonts w:eastAsia="Times New Roman"/>
            <w:noProof/>
          </w:rPr>
          <w:tab/>
        </w:r>
        <w:r w:rsidR="00DE0CA4" w:rsidRPr="00882592">
          <w:rPr>
            <w:rStyle w:val="Hyperlink"/>
            <w:noProof/>
          </w:rPr>
          <w:t>SIS Content Maintenance</w:t>
        </w:r>
        <w:r w:rsidR="00DE0CA4">
          <w:rPr>
            <w:noProof/>
            <w:webHidden/>
          </w:rPr>
          <w:tab/>
        </w:r>
        <w:r w:rsidR="00DE0CA4">
          <w:rPr>
            <w:noProof/>
            <w:webHidden/>
          </w:rPr>
          <w:fldChar w:fldCharType="begin"/>
        </w:r>
        <w:r w:rsidR="00DE0CA4">
          <w:rPr>
            <w:noProof/>
            <w:webHidden/>
          </w:rPr>
          <w:instrText xml:space="preserve"> PAGEREF _Toc354511577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8D102B">
      <w:pPr>
        <w:pStyle w:val="TOC5"/>
        <w:tabs>
          <w:tab w:val="left" w:pos="1880"/>
          <w:tab w:val="right" w:leader="dot" w:pos="9350"/>
        </w:tabs>
        <w:rPr>
          <w:rFonts w:eastAsia="Times New Roman"/>
          <w:noProof/>
        </w:rPr>
      </w:pPr>
      <w:hyperlink w:anchor="_Toc354511578" w:history="1">
        <w:r w:rsidR="00DE0CA4" w:rsidRPr="00882592">
          <w:rPr>
            <w:rStyle w:val="Hyperlink"/>
            <w:noProof/>
          </w:rPr>
          <w:t>6.3.1.2.2</w:t>
        </w:r>
        <w:r w:rsidR="00DE0CA4" w:rsidRPr="00D92656">
          <w:rPr>
            <w:rFonts w:eastAsia="Times New Roman"/>
            <w:noProof/>
          </w:rPr>
          <w:tab/>
        </w:r>
        <w:r w:rsidR="00DE0CA4" w:rsidRPr="00882592">
          <w:rPr>
            <w:rStyle w:val="Hyperlink"/>
            <w:noProof/>
          </w:rPr>
          <w:t>School year Maintenance</w:t>
        </w:r>
        <w:r w:rsidR="00DE0CA4">
          <w:rPr>
            <w:noProof/>
            <w:webHidden/>
          </w:rPr>
          <w:tab/>
        </w:r>
        <w:r w:rsidR="00DE0CA4">
          <w:rPr>
            <w:noProof/>
            <w:webHidden/>
          </w:rPr>
          <w:fldChar w:fldCharType="begin"/>
        </w:r>
        <w:r w:rsidR="00DE0CA4">
          <w:rPr>
            <w:noProof/>
            <w:webHidden/>
          </w:rPr>
          <w:instrText xml:space="preserve"> PAGEREF _Toc354511578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8D102B">
      <w:pPr>
        <w:pStyle w:val="TOC5"/>
        <w:tabs>
          <w:tab w:val="left" w:pos="1880"/>
          <w:tab w:val="right" w:leader="dot" w:pos="9350"/>
        </w:tabs>
        <w:rPr>
          <w:rFonts w:eastAsia="Times New Roman"/>
          <w:noProof/>
        </w:rPr>
      </w:pPr>
      <w:hyperlink w:anchor="_Toc354511579" w:history="1">
        <w:r w:rsidR="00DE0CA4" w:rsidRPr="00882592">
          <w:rPr>
            <w:rStyle w:val="Hyperlink"/>
            <w:noProof/>
          </w:rPr>
          <w:t>6.3.1.2.3</w:t>
        </w:r>
        <w:r w:rsidR="00DE0CA4" w:rsidRPr="00D92656">
          <w:rPr>
            <w:rFonts w:eastAsia="Times New Roman"/>
            <w:noProof/>
          </w:rPr>
          <w:tab/>
        </w:r>
        <w:r w:rsidR="00DE0CA4" w:rsidRPr="00882592">
          <w:rPr>
            <w:rStyle w:val="Hyperlink"/>
            <w:noProof/>
          </w:rPr>
          <w:t>Grade Level Maintenance</w:t>
        </w:r>
        <w:r w:rsidR="00DE0CA4">
          <w:rPr>
            <w:noProof/>
            <w:webHidden/>
          </w:rPr>
          <w:tab/>
        </w:r>
        <w:r w:rsidR="00DE0CA4">
          <w:rPr>
            <w:noProof/>
            <w:webHidden/>
          </w:rPr>
          <w:fldChar w:fldCharType="begin"/>
        </w:r>
        <w:r w:rsidR="00DE0CA4">
          <w:rPr>
            <w:noProof/>
            <w:webHidden/>
          </w:rPr>
          <w:instrText xml:space="preserve"> PAGEREF _Toc354511579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8D102B">
      <w:pPr>
        <w:pStyle w:val="TOC5"/>
        <w:tabs>
          <w:tab w:val="left" w:pos="1880"/>
          <w:tab w:val="right" w:leader="dot" w:pos="9350"/>
        </w:tabs>
        <w:rPr>
          <w:rFonts w:eastAsia="Times New Roman"/>
          <w:noProof/>
        </w:rPr>
      </w:pPr>
      <w:hyperlink w:anchor="_Toc354511580" w:history="1">
        <w:r w:rsidR="00DE0CA4" w:rsidRPr="00882592">
          <w:rPr>
            <w:rStyle w:val="Hyperlink"/>
            <w:noProof/>
          </w:rPr>
          <w:t>6.3.1.2.4</w:t>
        </w:r>
        <w:r w:rsidR="00DE0CA4" w:rsidRPr="00D92656">
          <w:rPr>
            <w:rFonts w:eastAsia="Times New Roman"/>
            <w:noProof/>
          </w:rPr>
          <w:tab/>
        </w:r>
        <w:r w:rsidR="00DE0CA4" w:rsidRPr="00882592">
          <w:rPr>
            <w:rStyle w:val="Hyperlink"/>
            <w:noProof/>
          </w:rPr>
          <w:t>Subject Maintenance</w:t>
        </w:r>
        <w:r w:rsidR="00DE0CA4">
          <w:rPr>
            <w:noProof/>
            <w:webHidden/>
          </w:rPr>
          <w:tab/>
        </w:r>
        <w:r w:rsidR="00DE0CA4">
          <w:rPr>
            <w:noProof/>
            <w:webHidden/>
          </w:rPr>
          <w:fldChar w:fldCharType="begin"/>
        </w:r>
        <w:r w:rsidR="00DE0CA4">
          <w:rPr>
            <w:noProof/>
            <w:webHidden/>
          </w:rPr>
          <w:instrText xml:space="preserve"> PAGEREF _Toc354511580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5"/>
        <w:tabs>
          <w:tab w:val="left" w:pos="1880"/>
          <w:tab w:val="right" w:leader="dot" w:pos="9350"/>
        </w:tabs>
        <w:rPr>
          <w:rFonts w:eastAsia="Times New Roman"/>
          <w:noProof/>
        </w:rPr>
      </w:pPr>
      <w:hyperlink w:anchor="_Toc354511581" w:history="1">
        <w:r w:rsidR="00DE0CA4" w:rsidRPr="00882592">
          <w:rPr>
            <w:rStyle w:val="Hyperlink"/>
            <w:noProof/>
          </w:rPr>
          <w:t>6.3.1.2.5</w:t>
        </w:r>
        <w:r w:rsidR="00DE0CA4" w:rsidRPr="00D92656">
          <w:rPr>
            <w:rFonts w:eastAsia="Times New Roman"/>
            <w:noProof/>
          </w:rPr>
          <w:tab/>
        </w:r>
        <w:r w:rsidR="00DE0CA4" w:rsidRPr="00882592">
          <w:rPr>
            <w:rStyle w:val="Hyperlink"/>
            <w:noProof/>
          </w:rPr>
          <w:t>Period Maintenance</w:t>
        </w:r>
        <w:r w:rsidR="00DE0CA4">
          <w:rPr>
            <w:noProof/>
            <w:webHidden/>
          </w:rPr>
          <w:tab/>
        </w:r>
        <w:r w:rsidR="00DE0CA4">
          <w:rPr>
            <w:noProof/>
            <w:webHidden/>
          </w:rPr>
          <w:fldChar w:fldCharType="begin"/>
        </w:r>
        <w:r w:rsidR="00DE0CA4">
          <w:rPr>
            <w:noProof/>
            <w:webHidden/>
          </w:rPr>
          <w:instrText xml:space="preserve"> PAGEREF _Toc354511581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5"/>
        <w:tabs>
          <w:tab w:val="left" w:pos="1880"/>
          <w:tab w:val="right" w:leader="dot" w:pos="9350"/>
        </w:tabs>
        <w:rPr>
          <w:rFonts w:eastAsia="Times New Roman"/>
          <w:noProof/>
        </w:rPr>
      </w:pPr>
      <w:hyperlink w:anchor="_Toc354511582" w:history="1">
        <w:r w:rsidR="00DE0CA4" w:rsidRPr="00882592">
          <w:rPr>
            <w:rStyle w:val="Hyperlink"/>
            <w:noProof/>
          </w:rPr>
          <w:t>6.3.1.2.6</w:t>
        </w:r>
        <w:r w:rsidR="00DE0CA4" w:rsidRPr="00D92656">
          <w:rPr>
            <w:rFonts w:eastAsia="Times New Roman"/>
            <w:noProof/>
          </w:rPr>
          <w:tab/>
        </w:r>
        <w:r w:rsidR="00DE0CA4" w:rsidRPr="00882592">
          <w:rPr>
            <w:rStyle w:val="Hyperlink"/>
            <w:noProof/>
          </w:rPr>
          <w:t>Teacher/Subject Schedule Maintenance</w:t>
        </w:r>
        <w:r w:rsidR="00DE0CA4">
          <w:rPr>
            <w:noProof/>
            <w:webHidden/>
          </w:rPr>
          <w:tab/>
        </w:r>
        <w:r w:rsidR="00DE0CA4">
          <w:rPr>
            <w:noProof/>
            <w:webHidden/>
          </w:rPr>
          <w:fldChar w:fldCharType="begin"/>
        </w:r>
        <w:r w:rsidR="00DE0CA4">
          <w:rPr>
            <w:noProof/>
            <w:webHidden/>
          </w:rPr>
          <w:instrText xml:space="preserve"> PAGEREF _Toc354511582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4"/>
        <w:tabs>
          <w:tab w:val="left" w:pos="1540"/>
          <w:tab w:val="right" w:leader="dot" w:pos="9350"/>
        </w:tabs>
        <w:rPr>
          <w:rFonts w:eastAsia="Times New Roman"/>
          <w:noProof/>
        </w:rPr>
      </w:pPr>
      <w:hyperlink w:anchor="_Toc354511583" w:history="1">
        <w:r w:rsidR="00DE0CA4" w:rsidRPr="00882592">
          <w:rPr>
            <w:rStyle w:val="Hyperlink"/>
            <w:noProof/>
          </w:rPr>
          <w:t>6.3.1.3</w:t>
        </w:r>
        <w:r w:rsidR="00DE0CA4" w:rsidRPr="00D92656">
          <w:rPr>
            <w:rFonts w:eastAsia="Times New Roman"/>
            <w:noProof/>
          </w:rPr>
          <w:tab/>
        </w:r>
        <w:r w:rsidR="00DE0CA4" w:rsidRPr="00882592">
          <w:rPr>
            <w:rStyle w:val="Hyperlink"/>
            <w:noProof/>
          </w:rPr>
          <w:t>Admission Management</w:t>
        </w:r>
        <w:r w:rsidR="00DE0CA4">
          <w:rPr>
            <w:noProof/>
            <w:webHidden/>
          </w:rPr>
          <w:tab/>
        </w:r>
        <w:r w:rsidR="00DE0CA4">
          <w:rPr>
            <w:noProof/>
            <w:webHidden/>
          </w:rPr>
          <w:fldChar w:fldCharType="begin"/>
        </w:r>
        <w:r w:rsidR="00DE0CA4">
          <w:rPr>
            <w:noProof/>
            <w:webHidden/>
          </w:rPr>
          <w:instrText xml:space="preserve"> PAGEREF _Toc354511583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4"/>
        <w:tabs>
          <w:tab w:val="left" w:pos="1540"/>
          <w:tab w:val="right" w:leader="dot" w:pos="9350"/>
        </w:tabs>
        <w:rPr>
          <w:rFonts w:eastAsia="Times New Roman"/>
          <w:noProof/>
        </w:rPr>
      </w:pPr>
      <w:hyperlink w:anchor="_Toc354511584" w:history="1">
        <w:r w:rsidR="00DE0CA4" w:rsidRPr="00882592">
          <w:rPr>
            <w:rStyle w:val="Hyperlink"/>
            <w:noProof/>
          </w:rPr>
          <w:t>6.3.1.4</w:t>
        </w:r>
        <w:r w:rsidR="00DE0CA4" w:rsidRPr="00D92656">
          <w:rPr>
            <w:rFonts w:eastAsia="Times New Roman"/>
            <w:noProof/>
          </w:rPr>
          <w:tab/>
        </w:r>
        <w:r w:rsidR="00DE0CA4" w:rsidRPr="00882592">
          <w:rPr>
            <w:rStyle w:val="Hyperlink"/>
            <w:noProof/>
          </w:rPr>
          <w:t>Teacher Management</w:t>
        </w:r>
        <w:r w:rsidR="00DE0CA4">
          <w:rPr>
            <w:noProof/>
            <w:webHidden/>
          </w:rPr>
          <w:tab/>
        </w:r>
        <w:r w:rsidR="00DE0CA4">
          <w:rPr>
            <w:noProof/>
            <w:webHidden/>
          </w:rPr>
          <w:fldChar w:fldCharType="begin"/>
        </w:r>
        <w:r w:rsidR="00DE0CA4">
          <w:rPr>
            <w:noProof/>
            <w:webHidden/>
          </w:rPr>
          <w:instrText xml:space="preserve"> PAGEREF _Toc354511584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4"/>
        <w:tabs>
          <w:tab w:val="left" w:pos="1540"/>
          <w:tab w:val="right" w:leader="dot" w:pos="9350"/>
        </w:tabs>
        <w:rPr>
          <w:rFonts w:eastAsia="Times New Roman"/>
          <w:noProof/>
        </w:rPr>
      </w:pPr>
      <w:hyperlink w:anchor="_Toc354511585" w:history="1">
        <w:r w:rsidR="00DE0CA4" w:rsidRPr="00882592">
          <w:rPr>
            <w:rStyle w:val="Hyperlink"/>
            <w:noProof/>
          </w:rPr>
          <w:t>6.3.1.5</w:t>
        </w:r>
        <w:r w:rsidR="00DE0CA4" w:rsidRPr="00D92656">
          <w:rPr>
            <w:rFonts w:eastAsia="Times New Roman"/>
            <w:noProof/>
          </w:rPr>
          <w:tab/>
        </w:r>
        <w:r w:rsidR="00DE0CA4" w:rsidRPr="00882592">
          <w:rPr>
            <w:rStyle w:val="Hyperlink"/>
            <w:noProof/>
          </w:rPr>
          <w:t>Student Management</w:t>
        </w:r>
        <w:r w:rsidR="00DE0CA4">
          <w:rPr>
            <w:noProof/>
            <w:webHidden/>
          </w:rPr>
          <w:tab/>
        </w:r>
        <w:r w:rsidR="00DE0CA4">
          <w:rPr>
            <w:noProof/>
            <w:webHidden/>
          </w:rPr>
          <w:fldChar w:fldCharType="begin"/>
        </w:r>
        <w:r w:rsidR="00DE0CA4">
          <w:rPr>
            <w:noProof/>
            <w:webHidden/>
          </w:rPr>
          <w:instrText xml:space="preserve"> PAGEREF _Toc354511585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4"/>
        <w:tabs>
          <w:tab w:val="left" w:pos="1540"/>
          <w:tab w:val="right" w:leader="dot" w:pos="9350"/>
        </w:tabs>
        <w:rPr>
          <w:rFonts w:eastAsia="Times New Roman"/>
          <w:noProof/>
        </w:rPr>
      </w:pPr>
      <w:hyperlink w:anchor="_Toc354511586" w:history="1">
        <w:r w:rsidR="00DE0CA4" w:rsidRPr="00882592">
          <w:rPr>
            <w:rStyle w:val="Hyperlink"/>
            <w:noProof/>
          </w:rPr>
          <w:t>6.3.1.6</w:t>
        </w:r>
        <w:r w:rsidR="00DE0CA4" w:rsidRPr="00D92656">
          <w:rPr>
            <w:rFonts w:eastAsia="Times New Roman"/>
            <w:noProof/>
          </w:rPr>
          <w:tab/>
        </w:r>
        <w:r w:rsidR="00DE0CA4" w:rsidRPr="00882592">
          <w:rPr>
            <w:rStyle w:val="Hyperlink"/>
            <w:noProof/>
          </w:rPr>
          <w:t>Reports Management</w:t>
        </w:r>
        <w:r w:rsidR="00DE0CA4">
          <w:rPr>
            <w:noProof/>
            <w:webHidden/>
          </w:rPr>
          <w:tab/>
        </w:r>
        <w:r w:rsidR="00DE0CA4">
          <w:rPr>
            <w:noProof/>
            <w:webHidden/>
          </w:rPr>
          <w:fldChar w:fldCharType="begin"/>
        </w:r>
        <w:r w:rsidR="00DE0CA4">
          <w:rPr>
            <w:noProof/>
            <w:webHidden/>
          </w:rPr>
          <w:instrText xml:space="preserve"> PAGEREF _Toc354511586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87" w:history="1">
        <w:r w:rsidR="00DE0CA4" w:rsidRPr="00882592">
          <w:rPr>
            <w:rStyle w:val="Hyperlink"/>
            <w:noProof/>
          </w:rPr>
          <w:t>6.4</w:t>
        </w:r>
        <w:r w:rsidR="00DE0CA4" w:rsidRPr="00D92656">
          <w:rPr>
            <w:rFonts w:eastAsia="Times New Roman"/>
            <w:noProof/>
          </w:rPr>
          <w:tab/>
        </w:r>
        <w:r w:rsidR="00DE0CA4" w:rsidRPr="00882592">
          <w:rPr>
            <w:rStyle w:val="Hyperlink"/>
            <w:noProof/>
          </w:rPr>
          <w:t>Teacher Portal</w:t>
        </w:r>
        <w:r w:rsidR="00DE0CA4">
          <w:rPr>
            <w:noProof/>
            <w:webHidden/>
          </w:rPr>
          <w:tab/>
        </w:r>
        <w:r w:rsidR="00DE0CA4">
          <w:rPr>
            <w:noProof/>
            <w:webHidden/>
          </w:rPr>
          <w:fldChar w:fldCharType="begin"/>
        </w:r>
        <w:r w:rsidR="00DE0CA4">
          <w:rPr>
            <w:noProof/>
            <w:webHidden/>
          </w:rPr>
          <w:instrText xml:space="preserve"> PAGEREF _Toc354511587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8D102B">
      <w:pPr>
        <w:pStyle w:val="TOC2"/>
        <w:tabs>
          <w:tab w:val="left" w:pos="880"/>
          <w:tab w:val="right" w:leader="dot" w:pos="9350"/>
        </w:tabs>
        <w:rPr>
          <w:rFonts w:eastAsia="Times New Roman"/>
          <w:noProof/>
        </w:rPr>
      </w:pPr>
      <w:hyperlink w:anchor="_Toc354511588" w:history="1">
        <w:r w:rsidR="00DE0CA4" w:rsidRPr="00882592">
          <w:rPr>
            <w:rStyle w:val="Hyperlink"/>
            <w:noProof/>
          </w:rPr>
          <w:t>6.5</w:t>
        </w:r>
        <w:r w:rsidR="00DE0CA4" w:rsidRPr="00D92656">
          <w:rPr>
            <w:rFonts w:eastAsia="Times New Roman"/>
            <w:noProof/>
          </w:rPr>
          <w:tab/>
        </w:r>
        <w:r w:rsidR="00DE0CA4" w:rsidRPr="00882592">
          <w:rPr>
            <w:rStyle w:val="Hyperlink"/>
            <w:noProof/>
          </w:rPr>
          <w:t>Student Portal</w:t>
        </w:r>
        <w:r w:rsidR="00DE0CA4">
          <w:rPr>
            <w:noProof/>
            <w:webHidden/>
          </w:rPr>
          <w:tab/>
        </w:r>
        <w:r w:rsidR="00DE0CA4">
          <w:rPr>
            <w:noProof/>
            <w:webHidden/>
          </w:rPr>
          <w:fldChar w:fldCharType="begin"/>
        </w:r>
        <w:r w:rsidR="00DE0CA4">
          <w:rPr>
            <w:noProof/>
            <w:webHidden/>
          </w:rPr>
          <w:instrText xml:space="preserve"> PAGEREF _Toc354511588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511518"/>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511519"/>
      <w:r>
        <w:t>Purpose</w:t>
      </w:r>
      <w:bookmarkEnd w:id="10"/>
    </w:p>
    <w:p w:rsidR="0064245C" w:rsidRDefault="0064245C" w:rsidP="006A6D24">
      <w:pPr>
        <w:pStyle w:val="Heading2"/>
      </w:pPr>
      <w:bookmarkStart w:id="11" w:name="_Toc354511520"/>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511521"/>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8D102B"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8D102B" w:rsidRPr="005558ED" w:rsidRDefault="008D102B"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8D102B" w:rsidRPr="005558ED" w:rsidRDefault="008D102B"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8D102B" w:rsidRPr="005558ED" w:rsidRDefault="008D102B"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8D102B" w:rsidRDefault="008D102B" w:rsidP="00D076B7">
                    <w:pPr>
                      <w:jc w:val="center"/>
                      <w:rPr>
                        <w:b/>
                        <w:sz w:val="16"/>
                        <w:szCs w:val="16"/>
                      </w:rPr>
                    </w:pPr>
                    <w:r>
                      <w:rPr>
                        <w:b/>
                        <w:sz w:val="16"/>
                        <w:szCs w:val="16"/>
                      </w:rPr>
                      <w:t>Create class and schedules</w:t>
                    </w:r>
                  </w:p>
                  <w:p w:rsidR="008D102B" w:rsidRPr="005558ED" w:rsidRDefault="008D102B"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8D102B" w:rsidRPr="005558ED" w:rsidRDefault="008D102B"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8D102B" w:rsidRPr="005558ED" w:rsidRDefault="008D102B"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8D102B" w:rsidRPr="005558ED" w:rsidRDefault="008D102B"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8D102B" w:rsidRPr="005558ED" w:rsidRDefault="008D102B"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8D102B" w:rsidRPr="005558ED" w:rsidRDefault="008D102B"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8D102B" w:rsidRPr="005558ED" w:rsidRDefault="008D102B"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8D102B" w:rsidRPr="005558ED" w:rsidRDefault="008D102B"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8D102B" w:rsidRDefault="008D102B"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8D102B" w:rsidRDefault="008D102B"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8D102B" w:rsidRDefault="008D102B"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8D102B" w:rsidRDefault="008D102B"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8D102B" w:rsidRDefault="008D102B"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8D102B" w:rsidRPr="005558ED" w:rsidRDefault="008D102B"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8D102B" w:rsidRPr="00FD1868" w:rsidRDefault="008D102B"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8D102B" w:rsidRPr="005558ED" w:rsidRDefault="008D102B"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511522"/>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511523"/>
      <w:r>
        <w:t>Requirements Specification</w:t>
      </w:r>
      <w:bookmarkEnd w:id="14"/>
    </w:p>
    <w:p w:rsidR="0064245C" w:rsidRDefault="0064245C" w:rsidP="00A40B48">
      <w:pPr>
        <w:pStyle w:val="Heading2"/>
      </w:pPr>
      <w:bookmarkStart w:id="15" w:name="_Toc354511524"/>
      <w:r>
        <w:t>Functional Requirements</w:t>
      </w:r>
      <w:bookmarkEnd w:id="15"/>
    </w:p>
    <w:p w:rsidR="0064245C" w:rsidRDefault="0064245C" w:rsidP="002F46C1">
      <w:pPr>
        <w:pStyle w:val="Heading3"/>
      </w:pPr>
      <w:bookmarkStart w:id="16" w:name="_Toc354511525"/>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511526"/>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511527"/>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511528"/>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511529"/>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511530"/>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511531"/>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511532"/>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511533"/>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511534"/>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511535"/>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511536"/>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511537"/>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511538"/>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511539"/>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511540"/>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511541"/>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511542"/>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511543"/>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511544"/>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511545"/>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511546"/>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511547"/>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511548"/>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511549"/>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511550"/>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511551"/>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511552"/>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511553"/>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511554"/>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511555"/>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511556"/>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511557"/>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570759"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511558"/>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511559"/>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511560"/>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511561"/>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511562"/>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511563"/>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511564"/>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511565"/>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511566"/>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570760"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570761"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511567"/>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511568"/>
      <w:r>
        <w:t>Database Schema Design</w:t>
      </w:r>
      <w:bookmarkEnd w:id="62"/>
    </w:p>
    <w:p w:rsidR="00125D51" w:rsidRDefault="00125D51" w:rsidP="00125D51">
      <w:pPr>
        <w:pStyle w:val="Heading2"/>
        <w:spacing w:line="360" w:lineRule="auto"/>
      </w:pPr>
      <w:bookmarkStart w:id="63" w:name="_Toc354511569"/>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8D102B">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511570"/>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511571"/>
      <w:ins w:id="67" w:author="Veekija" w:date="2013-04-22T17:41:00Z">
        <w:r>
          <w:lastRenderedPageBreak/>
          <w:t>System Documentation</w:t>
        </w:r>
      </w:ins>
      <w:bookmarkEnd w:id="66"/>
    </w:p>
    <w:p w:rsidR="00DB0866" w:rsidRPr="00DB0866" w:rsidRDefault="00DB0866" w:rsidP="00B51A7E">
      <w:pPr>
        <w:spacing w:after="0" w:line="360" w:lineRule="auto"/>
        <w:ind w:firstLine="576"/>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511572"/>
      <w:ins w:id="86" w:author="Veekija" w:date="2013-04-22T17:42:00Z">
        <w:r>
          <w:t xml:space="preserve">Common </w:t>
        </w:r>
      </w:ins>
      <w:ins w:id="87" w:author="Veekija" w:date="2013-04-27T08:43:00Z">
        <w:r w:rsidR="00D0197F">
          <w:t>modules</w:t>
        </w:r>
      </w:ins>
      <w:bookmarkEnd w:id="85"/>
    </w:p>
    <w:p w:rsidR="00094148" w:rsidRDefault="00094148" w:rsidP="00B51A7E">
      <w:pPr>
        <w:spacing w:after="0" w:line="360" w:lineRule="auto"/>
        <w:ind w:firstLine="576"/>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3F1101">
      <w:pPr>
        <w:spacing w:after="0" w:line="360" w:lineRule="auto"/>
        <w:ind w:firstLine="720"/>
        <w:rPr>
          <w:ins w:id="101" w:author="Veekija" w:date="2013-04-27T08:37:00Z"/>
        </w:rPr>
      </w:pPr>
      <w:ins w:id="102" w:author="Veekija" w:date="2013-04-22T18:09:00Z">
        <w:r>
          <w:t xml:space="preserve">This screen provides </w:t>
        </w:r>
      </w:ins>
      <w:ins w:id="103" w:author="Veekija" w:date="2013-04-27T08:03:00Z">
        <w:r w:rsidR="00C26D65">
          <w:t xml:space="preserve">the </w:t>
        </w:r>
      </w:ins>
      <w:ins w:id="104" w:author="Veekija" w:date="2013-04-22T18:11:00Z">
        <w:r w:rsidR="00E87BF7">
          <w:t>ability</w:t>
        </w:r>
      </w:ins>
      <w:ins w:id="105" w:author="Veekija" w:date="2013-04-22T18:09:00Z">
        <w:r>
          <w:t xml:space="preserve"> for Teachers/Students to login to</w:t>
        </w:r>
      </w:ins>
      <w:ins w:id="106" w:author="Veekija" w:date="2013-04-22T18:10:00Z">
        <w:r>
          <w:t xml:space="preserve"> SIS application based on the valid user login name and password provided by Administrator.</w:t>
        </w:r>
      </w:ins>
      <w:ins w:id="107" w:author="Veekija" w:date="2013-04-22T18:09:00Z">
        <w:r>
          <w:t xml:space="preserve"> </w:t>
        </w:r>
      </w:ins>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ins w:id="116" w:author="Veekija" w:date="2013-04-27T08:02:00Z">
        <w:r w:rsidR="00C26D65">
          <w:t xml:space="preserve"> </w:t>
        </w:r>
      </w:ins>
      <w:ins w:id="117" w:author="Veekija" w:date="2013-04-22T18:06:00Z">
        <w:r>
          <w:t>Administrator communicates user login name and password to the respective teachers and students</w:t>
        </w:r>
      </w:ins>
      <w:ins w:id="118" w:author="Veekija" w:date="2013-04-27T08:11:00Z">
        <w:r w:rsidR="003F1101">
          <w:t xml:space="preserve"> after user login name and password is created by the system</w:t>
        </w:r>
      </w:ins>
      <w:ins w:id="119" w:author="Veekija" w:date="2013-04-22T18:06:00Z">
        <w:r>
          <w:t>.</w:t>
        </w:r>
      </w:ins>
      <w:ins w:id="120" w:author="Veekija" w:date="2013-04-27T08:12:00Z">
        <w:r w:rsidR="003F1101">
          <w:t xml:space="preserve"> System will display an </w:t>
        </w:r>
      </w:ins>
      <w:ins w:id="121" w:author="Veekija" w:date="2013-04-27T08:13:00Z">
        <w:r w:rsidR="003F1101">
          <w:t>error message if users tried to login with invalid user name and password.</w:t>
        </w:r>
      </w:ins>
    </w:p>
    <w:p w:rsidR="00131A3E" w:rsidRDefault="00131A3E">
      <w:pPr>
        <w:spacing w:after="0" w:line="360" w:lineRule="auto"/>
        <w:rPr>
          <w:ins w:id="122" w:author="Veekija" w:date="2013-04-27T08:41:00Z"/>
        </w:rPr>
        <w:pPrChange w:id="123" w:author="Veekija" w:date="2013-04-27T08:41:00Z">
          <w:pPr>
            <w:spacing w:after="0" w:line="360" w:lineRule="auto"/>
            <w:ind w:firstLine="720"/>
          </w:pPr>
        </w:pPrChange>
      </w:pPr>
    </w:p>
    <w:p w:rsidR="00F066FE" w:rsidRDefault="00F36211" w:rsidP="00F066FE">
      <w:pPr>
        <w:spacing w:after="0" w:line="360" w:lineRule="auto"/>
        <w:ind w:firstLine="720"/>
        <w:rPr>
          <w:ins w:id="124" w:author="Veekija" w:date="2013-04-27T08:37:00Z"/>
        </w:rPr>
      </w:pPr>
      <w:ins w:id="125" w:author="Veekija" w:date="2013-04-27T08:41:00Z">
        <w:r>
          <w:rPr>
            <w:noProof/>
          </w:rPr>
          <w:pict>
            <v:shape id="_x0000_i1030" type="#_x0000_t75" style="width:315pt;height:166.5pt;visibility:visible;mso-wrap-style:square">
              <v:imagedata r:id="rId16" o:title=""/>
            </v:shape>
          </w:pict>
        </w:r>
      </w:ins>
    </w:p>
    <w:p w:rsidR="00131A3E" w:rsidRDefault="00131A3E" w:rsidP="003F1101">
      <w:pPr>
        <w:spacing w:after="0" w:line="360" w:lineRule="auto"/>
        <w:ind w:firstLine="720"/>
        <w:rPr>
          <w:ins w:id="126" w:author="Veekija" w:date="2013-04-22T18:06:00Z"/>
        </w:rPr>
      </w:pPr>
    </w:p>
    <w:p w:rsidR="003F1101" w:rsidRDefault="00094148" w:rsidP="003F1101">
      <w:pPr>
        <w:numPr>
          <w:ilvl w:val="0"/>
          <w:numId w:val="13"/>
        </w:numPr>
        <w:spacing w:after="0" w:line="360" w:lineRule="auto"/>
        <w:rPr>
          <w:ins w:id="127" w:author="Veekija" w:date="2013-04-27T08:14:00Z"/>
          <w:b/>
        </w:rPr>
      </w:pPr>
      <w:ins w:id="128" w:author="Veekija" w:date="2013-04-22T18:03:00Z">
        <w:r w:rsidRPr="00A724C6">
          <w:rPr>
            <w:b/>
          </w:rPr>
          <w:t>Change Profile</w:t>
        </w:r>
      </w:ins>
      <w:ins w:id="129" w:author="Veekija" w:date="2013-04-22T18:14:00Z">
        <w:r w:rsidR="00A724C6" w:rsidRPr="00A724C6">
          <w:rPr>
            <w:b/>
          </w:rPr>
          <w:t>:</w:t>
        </w:r>
      </w:ins>
    </w:p>
    <w:p w:rsidR="00094148" w:rsidRDefault="00AF4547" w:rsidP="00AF4547">
      <w:pPr>
        <w:spacing w:after="0" w:line="360" w:lineRule="auto"/>
        <w:ind w:firstLine="720"/>
        <w:rPr>
          <w:ins w:id="130" w:author="Veekija" w:date="2013-04-27T08:39:00Z"/>
        </w:rPr>
      </w:pPr>
      <w:ins w:id="131" w:author="Veekija" w:date="2013-04-27T08:15:00Z">
        <w:r>
          <w:lastRenderedPageBreak/>
          <w:t xml:space="preserve">Once user clicks Change Profile link, </w:t>
        </w:r>
      </w:ins>
      <w:ins w:id="132" w:author="Veekija" w:date="2013-04-27T08:23:00Z">
        <w:r w:rsidR="00B51A7E">
          <w:t>change profile screen will be displayed in</w:t>
        </w:r>
      </w:ins>
      <w:ins w:id="133" w:author="Veekija" w:date="2013-04-27T08:15:00Z">
        <w:r>
          <w:t xml:space="preserve"> editable mode to update profile information</w:t>
        </w:r>
      </w:ins>
      <w:ins w:id="134" w:author="Veekija" w:date="2013-04-22T18:08:00Z">
        <w:r w:rsidR="00094148">
          <w:t xml:space="preserve"> including </w:t>
        </w:r>
      </w:ins>
      <w:ins w:id="135" w:author="Veekija" w:date="2013-04-27T08:16:00Z">
        <w:r>
          <w:t>c</w:t>
        </w:r>
      </w:ins>
      <w:ins w:id="136" w:author="Veekija" w:date="2013-04-22T18:08:00Z">
        <w:r w:rsidR="00094148">
          <w:t xml:space="preserve">ontact </w:t>
        </w:r>
      </w:ins>
      <w:ins w:id="137" w:author="Veekija" w:date="2013-04-27T08:16:00Z">
        <w:r>
          <w:t>a</w:t>
        </w:r>
      </w:ins>
      <w:ins w:id="138" w:author="Veekija" w:date="2013-04-22T18:08:00Z">
        <w:r w:rsidR="00094148">
          <w:t xml:space="preserve">ddress, </w:t>
        </w:r>
      </w:ins>
      <w:ins w:id="139" w:author="Veekija" w:date="2013-04-27T08:16:00Z">
        <w:r>
          <w:t>e</w:t>
        </w:r>
      </w:ins>
      <w:ins w:id="140" w:author="Veekija" w:date="2013-04-22T18:08:00Z">
        <w:r>
          <w:t>mail</w:t>
        </w:r>
      </w:ins>
      <w:ins w:id="141" w:author="Veekija" w:date="2013-04-27T08:16:00Z">
        <w:r>
          <w:t xml:space="preserve"> and </w:t>
        </w:r>
      </w:ins>
      <w:ins w:id="142" w:author="Veekija" w:date="2013-04-27T08:14:00Z">
        <w:r>
          <w:t>p</w:t>
        </w:r>
      </w:ins>
      <w:ins w:id="143" w:author="Veekija" w:date="2013-04-22T18:08:00Z">
        <w:r w:rsidR="00094148">
          <w:t>hone</w:t>
        </w:r>
      </w:ins>
      <w:ins w:id="144" w:author="Veekija" w:date="2013-04-27T08:16:00Z">
        <w:r>
          <w:t xml:space="preserve">. </w:t>
        </w:r>
      </w:ins>
      <w:ins w:id="145" w:author="Veekija" w:date="2013-04-27T08:18:00Z">
        <w:r>
          <w:t xml:space="preserve">If user clicks </w:t>
        </w:r>
      </w:ins>
      <w:ins w:id="146" w:author="Veekija" w:date="2013-04-27T08:19:00Z">
        <w:r>
          <w:t>save</w:t>
        </w:r>
      </w:ins>
      <w:ins w:id="147" w:author="Veekija" w:date="2013-04-27T08:18:00Z">
        <w:r>
          <w:t xml:space="preserve"> button then the updated profile information will be stored</w:t>
        </w:r>
      </w:ins>
      <w:ins w:id="148" w:author="Veekija" w:date="2013-04-27T08:16:00Z">
        <w:r>
          <w:t>.</w:t>
        </w:r>
      </w:ins>
    </w:p>
    <w:p w:rsidR="00706DE0" w:rsidRPr="003F1101" w:rsidRDefault="00F36211" w:rsidP="00AF4547">
      <w:pPr>
        <w:spacing w:after="0" w:line="360" w:lineRule="auto"/>
        <w:ind w:firstLine="720"/>
        <w:rPr>
          <w:ins w:id="149" w:author="Veekija" w:date="2013-04-22T18:03:00Z"/>
          <w:b/>
        </w:rPr>
      </w:pPr>
      <w:ins w:id="150" w:author="Veekija" w:date="2013-04-27T08:39:00Z">
        <w:r>
          <w:rPr>
            <w:noProof/>
          </w:rPr>
          <w:pict>
            <v:shape id="Picture 1" o:spid="_x0000_i1031" type="#_x0000_t75" style="width:430.5pt;height:219.75pt;visibility:visible;mso-wrap-style:square">
              <v:imagedata r:id="rId17" o:title=""/>
            </v:shape>
          </w:pict>
        </w:r>
      </w:ins>
    </w:p>
    <w:p w:rsidR="00094148" w:rsidRPr="00A724C6" w:rsidRDefault="00094148" w:rsidP="0074726C">
      <w:pPr>
        <w:numPr>
          <w:ilvl w:val="0"/>
          <w:numId w:val="13"/>
        </w:numPr>
        <w:spacing w:after="0" w:line="360" w:lineRule="auto"/>
        <w:rPr>
          <w:ins w:id="151" w:author="Veekija" w:date="2013-04-22T18:09:00Z"/>
          <w:b/>
        </w:rPr>
      </w:pPr>
      <w:ins w:id="152" w:author="Veekija" w:date="2013-04-22T18:03:00Z">
        <w:r w:rsidRPr="00A724C6">
          <w:rPr>
            <w:b/>
          </w:rPr>
          <w:t>Change Password</w:t>
        </w:r>
      </w:ins>
      <w:ins w:id="153" w:author="Veekija" w:date="2013-04-22T18:14:00Z">
        <w:r w:rsidR="00A724C6" w:rsidRPr="00A724C6">
          <w:rPr>
            <w:b/>
          </w:rPr>
          <w:t>:</w:t>
        </w:r>
      </w:ins>
    </w:p>
    <w:p w:rsidR="00B51A7E" w:rsidRDefault="00AF4547" w:rsidP="00B51A7E">
      <w:pPr>
        <w:spacing w:after="0" w:line="360" w:lineRule="auto"/>
        <w:ind w:firstLine="720"/>
        <w:rPr>
          <w:ins w:id="154" w:author="Veekija" w:date="2013-04-27T08:40:00Z"/>
        </w:rPr>
      </w:pPr>
      <w:ins w:id="155" w:author="Veekija" w:date="2013-04-27T08:19:00Z">
        <w:r>
          <w:t xml:space="preserve">Once user clicks Change Password link, </w:t>
        </w:r>
      </w:ins>
      <w:ins w:id="156" w:author="Veekija" w:date="2013-04-27T08:24:00Z">
        <w:r w:rsidR="00B51A7E">
          <w:t>change password screen will be displayed in editable mode to update password</w:t>
        </w:r>
      </w:ins>
      <w:ins w:id="157" w:author="Veekija" w:date="2013-04-27T08:20:00Z">
        <w:r>
          <w:t xml:space="preserve">. System will display </w:t>
        </w:r>
      </w:ins>
      <w:ins w:id="158" w:author="Veekija" w:date="2013-04-27T08:21:00Z">
        <w:r w:rsidR="00523E3B">
          <w:t xml:space="preserve">new password and confirm password fields. </w:t>
        </w:r>
      </w:ins>
      <w:ins w:id="159" w:author="Veekija" w:date="2013-04-27T08:19:00Z">
        <w:r>
          <w:t xml:space="preserve">If user clicks save button then the </w:t>
        </w:r>
      </w:ins>
      <w:ins w:id="160" w:author="Veekija" w:date="2013-04-27T08:21:00Z">
        <w:r w:rsidR="00B51A7E">
          <w:t xml:space="preserve">old password will be </w:t>
        </w:r>
      </w:ins>
      <w:ins w:id="161" w:author="Veekija" w:date="2013-04-27T08:24:00Z">
        <w:r w:rsidR="00B51A7E">
          <w:t>replaced</w:t>
        </w:r>
      </w:ins>
      <w:ins w:id="162" w:author="Veekija" w:date="2013-04-27T08:21:00Z">
        <w:r w:rsidR="00B51A7E">
          <w:t xml:space="preserve"> with new </w:t>
        </w:r>
        <w:r w:rsidR="00523E3B">
          <w:t>confirmed</w:t>
        </w:r>
      </w:ins>
      <w:ins w:id="163" w:author="Veekija" w:date="2013-04-27T08:19:00Z">
        <w:r>
          <w:t xml:space="preserve"> </w:t>
        </w:r>
      </w:ins>
      <w:ins w:id="164" w:author="Veekija" w:date="2013-04-27T08:21:00Z">
        <w:r w:rsidR="00B51A7E">
          <w:t>p</w:t>
        </w:r>
      </w:ins>
      <w:ins w:id="165" w:author="Veekija" w:date="2013-04-27T08:22:00Z">
        <w:r w:rsidR="00B51A7E">
          <w:t xml:space="preserve">assword and </w:t>
        </w:r>
      </w:ins>
      <w:ins w:id="166" w:author="Veekija" w:date="2013-04-27T08:25:00Z">
        <w:r w:rsidR="00B51A7E">
          <w:t xml:space="preserve">“Password has been changed successfully” message will be displayed in the screen. </w:t>
        </w:r>
      </w:ins>
    </w:p>
    <w:p w:rsidR="00356B37" w:rsidRDefault="00F36211" w:rsidP="00F066FE">
      <w:pPr>
        <w:spacing w:after="0" w:line="360" w:lineRule="auto"/>
        <w:ind w:firstLine="720"/>
        <w:rPr>
          <w:ins w:id="167" w:author="Veekija" w:date="2013-04-27T08:22:00Z"/>
        </w:rPr>
      </w:pPr>
      <w:ins w:id="168" w:author="Veekija" w:date="2013-04-27T08:40:00Z">
        <w:r>
          <w:rPr>
            <w:noProof/>
          </w:rPr>
          <w:pict>
            <v:shape id="_x0000_i1032" type="#_x0000_t75" style="width:358.5pt;height:174.75pt;visibility:visible;mso-wrap-style:square">
              <v:imagedata r:id="rId18" o:title=""/>
            </v:shape>
          </w:pict>
        </w:r>
      </w:ins>
    </w:p>
    <w:p w:rsidR="00094148" w:rsidRPr="00B51A7E" w:rsidRDefault="00094148" w:rsidP="00B51A7E">
      <w:pPr>
        <w:numPr>
          <w:ilvl w:val="0"/>
          <w:numId w:val="13"/>
        </w:numPr>
        <w:spacing w:after="0" w:line="360" w:lineRule="auto"/>
        <w:rPr>
          <w:ins w:id="169" w:author="Veekija" w:date="2013-04-22T18:12:00Z"/>
        </w:rPr>
      </w:pPr>
      <w:ins w:id="170" w:author="Veekija" w:date="2013-04-22T18:03:00Z">
        <w:r w:rsidRPr="00A724C6">
          <w:rPr>
            <w:b/>
          </w:rPr>
          <w:t>Logout</w:t>
        </w:r>
      </w:ins>
      <w:ins w:id="171" w:author="Veekija" w:date="2013-04-22T18:14:00Z">
        <w:r w:rsidR="00A724C6" w:rsidRPr="00A724C6">
          <w:rPr>
            <w:b/>
          </w:rPr>
          <w:t>:</w:t>
        </w:r>
      </w:ins>
    </w:p>
    <w:p w:rsidR="00E87BF7" w:rsidRPr="00094148" w:rsidRDefault="00B51A7E">
      <w:pPr>
        <w:spacing w:after="0" w:line="360" w:lineRule="auto"/>
        <w:ind w:firstLine="720"/>
        <w:rPr>
          <w:ins w:id="172" w:author="Veekija" w:date="2013-04-22T17:42:00Z"/>
        </w:rPr>
        <w:pPrChange w:id="173" w:author="Veekija" w:date="2013-04-27T08:50:00Z">
          <w:pPr>
            <w:spacing w:after="0" w:line="360" w:lineRule="auto"/>
          </w:pPr>
        </w:pPrChange>
      </w:pPr>
      <w:ins w:id="174" w:author="Veekija" w:date="2013-04-27T08:26:00Z">
        <w:r>
          <w:t xml:space="preserve">Once user clicks </w:t>
        </w:r>
      </w:ins>
      <w:ins w:id="175" w:author="Veekija" w:date="2013-04-27T08:27:00Z">
        <w:r>
          <w:t xml:space="preserve">Logout </w:t>
        </w:r>
      </w:ins>
      <w:ins w:id="176" w:author="Veekija" w:date="2013-04-27T08:26:00Z">
        <w:r>
          <w:t>link</w:t>
        </w:r>
      </w:ins>
      <w:ins w:id="177" w:author="Veekija" w:date="2013-04-27T08:27:00Z">
        <w:r>
          <w:t xml:space="preserve">, </w:t>
        </w:r>
      </w:ins>
      <w:ins w:id="178" w:author="Veekija" w:date="2013-04-27T08:28:00Z">
        <w:r>
          <w:t xml:space="preserve">users will be logged out from the </w:t>
        </w:r>
      </w:ins>
      <w:ins w:id="179" w:author="Veekija" w:date="2013-04-27T08:27:00Z">
        <w:r>
          <w:t xml:space="preserve">system </w:t>
        </w:r>
      </w:ins>
      <w:ins w:id="180" w:author="Veekija" w:date="2013-04-27T08:28:00Z">
        <w:r>
          <w:t xml:space="preserve">and they </w:t>
        </w:r>
      </w:ins>
      <w:ins w:id="181" w:author="Veekija" w:date="2013-04-27T08:27:00Z">
        <w:r>
          <w:t xml:space="preserve">will be redirected to the login page. </w:t>
        </w:r>
      </w:ins>
      <w:ins w:id="182" w:author="Veekija" w:date="2013-04-27T08:26:00Z">
        <w:r>
          <w:t xml:space="preserve"> </w:t>
        </w:r>
      </w:ins>
    </w:p>
    <w:p w:rsidR="00085912" w:rsidRDefault="00085912" w:rsidP="00085912">
      <w:pPr>
        <w:pStyle w:val="Heading2"/>
        <w:spacing w:line="360" w:lineRule="auto"/>
        <w:rPr>
          <w:ins w:id="183" w:author="Veekija" w:date="2013-04-23T19:27:00Z"/>
        </w:rPr>
      </w:pPr>
      <w:bookmarkStart w:id="184" w:name="_Toc354511573"/>
      <w:ins w:id="185" w:author="Veekija" w:date="2013-04-22T17:49:00Z">
        <w:r>
          <w:lastRenderedPageBreak/>
          <w:t>Public user</w:t>
        </w:r>
      </w:ins>
      <w:ins w:id="186" w:author="Veekija" w:date="2013-04-22T18:17:00Z">
        <w:r w:rsidR="005E08AC">
          <w:t xml:space="preserve"> </w:t>
        </w:r>
      </w:ins>
      <w:bookmarkEnd w:id="184"/>
      <w:ins w:id="187" w:author="Veekija" w:date="2013-04-27T08:43:00Z">
        <w:r w:rsidR="00D0197F">
          <w:t>modules</w:t>
        </w:r>
      </w:ins>
      <w:ins w:id="188" w:author="Veekija" w:date="2013-04-22T17:49:00Z">
        <w:r>
          <w:t xml:space="preserve"> </w:t>
        </w:r>
      </w:ins>
    </w:p>
    <w:p w:rsidR="00A90490" w:rsidRDefault="00D0197F">
      <w:pPr>
        <w:ind w:firstLine="720"/>
        <w:rPr>
          <w:ins w:id="189" w:author="Veekija" w:date="2013-04-23T19:55:00Z"/>
        </w:rPr>
        <w:pPrChange w:id="190" w:author="Veekija" w:date="2013-04-27T08:50:00Z">
          <w:pPr>
            <w:ind w:firstLine="576"/>
          </w:pPr>
        </w:pPrChange>
      </w:pPr>
      <w:ins w:id="191" w:author="Veekija" w:date="2013-04-27T08:44:00Z">
        <w:r>
          <w:t xml:space="preserve">Public </w:t>
        </w:r>
      </w:ins>
      <w:ins w:id="192" w:author="Veekija" w:date="2013-04-27T08:45:00Z">
        <w:r>
          <w:t>user’s</w:t>
        </w:r>
      </w:ins>
      <w:ins w:id="193" w:author="Veekija" w:date="2013-04-27T08:44:00Z">
        <w:r>
          <w:t xml:space="preserve"> modules/pages </w:t>
        </w:r>
      </w:ins>
      <w:ins w:id="194" w:author="Veekija" w:date="2013-04-27T08:45:00Z">
        <w:r>
          <w:t>will be</w:t>
        </w:r>
      </w:ins>
      <w:ins w:id="195" w:author="Veekija" w:date="2013-04-27T08:44:00Z">
        <w:r>
          <w:t xml:space="preserve"> accessed by any public users. Th</w:t>
        </w:r>
      </w:ins>
      <w:ins w:id="196" w:author="Veekija" w:date="2013-04-27T08:45:00Z">
        <w:r>
          <w:t>ese screens will be accessed by users without logging into the system.</w:t>
        </w:r>
      </w:ins>
      <w:ins w:id="197" w:author="Veekija" w:date="2013-04-27T08:44:00Z">
        <w:r>
          <w:t xml:space="preserve"> </w:t>
        </w:r>
      </w:ins>
    </w:p>
    <w:p w:rsidR="00D0197F" w:rsidRDefault="00A90490">
      <w:pPr>
        <w:numPr>
          <w:ilvl w:val="0"/>
          <w:numId w:val="13"/>
        </w:numPr>
        <w:spacing w:after="0" w:line="360" w:lineRule="auto"/>
        <w:rPr>
          <w:ins w:id="198" w:author="Veekija" w:date="2013-04-27T08:49:00Z"/>
          <w:b/>
        </w:rPr>
        <w:pPrChange w:id="199" w:author="Veekija" w:date="2013-04-27T08:49:00Z">
          <w:pPr>
            <w:numPr>
              <w:ilvl w:val="1"/>
              <w:numId w:val="13"/>
            </w:numPr>
            <w:spacing w:after="0" w:line="360" w:lineRule="auto"/>
            <w:ind w:left="1080" w:hanging="360"/>
          </w:pPr>
        </w:pPrChange>
      </w:pPr>
      <w:ins w:id="200" w:author="Veekija" w:date="2013-04-23T19:28:00Z">
        <w:r w:rsidRPr="00A90490">
          <w:rPr>
            <w:b/>
          </w:rPr>
          <w:t>Prospective Students:</w:t>
        </w:r>
      </w:ins>
    </w:p>
    <w:p w:rsidR="00A90490" w:rsidRDefault="00D0197F">
      <w:pPr>
        <w:rPr>
          <w:ins w:id="201" w:author="Veekija" w:date="2013-04-27T09:11:00Z"/>
        </w:rPr>
        <w:pPrChange w:id="202" w:author="Veekija" w:date="2013-04-27T09:02:00Z">
          <w:pPr>
            <w:numPr>
              <w:ilvl w:val="1"/>
              <w:numId w:val="13"/>
            </w:numPr>
            <w:spacing w:after="0" w:line="360" w:lineRule="auto"/>
            <w:ind w:left="1080" w:hanging="360"/>
          </w:pPr>
        </w:pPrChange>
      </w:pPr>
      <w:ins w:id="203" w:author="Veekija" w:date="2013-04-27T08:48:00Z">
        <w:r>
          <w:t xml:space="preserve">Once user clicks </w:t>
        </w:r>
      </w:ins>
      <w:ins w:id="204" w:author="Veekija" w:date="2013-04-27T08:49:00Z">
        <w:r>
          <w:t>Prospective</w:t>
        </w:r>
      </w:ins>
      <w:ins w:id="205" w:author="Veekija" w:date="2013-04-27T08:48:00Z">
        <w:r>
          <w:t xml:space="preserve"> Students link in the home page, </w:t>
        </w:r>
      </w:ins>
      <w:ins w:id="206" w:author="Veekija" w:date="2013-04-27T08:50:00Z">
        <w:r>
          <w:t>the prospective student page will be displayed. The prospective student page will display the details about</w:t>
        </w:r>
      </w:ins>
      <w:ins w:id="207" w:author="Veekija" w:date="2013-04-27T09:01:00Z">
        <w:r w:rsidR="00BC0875">
          <w:t xml:space="preserve"> school information</w:t>
        </w:r>
      </w:ins>
      <w:ins w:id="208" w:author="Veekija" w:date="2013-04-27T09:07:00Z">
        <w:r w:rsidR="00D74251">
          <w:t xml:space="preserve">, school features and </w:t>
        </w:r>
      </w:ins>
      <w:ins w:id="209" w:author="Veekija" w:date="2013-04-23T19:29:00Z">
        <w:r w:rsidR="00A90490">
          <w:t xml:space="preserve">important </w:t>
        </w:r>
      </w:ins>
      <w:ins w:id="210" w:author="Veekija" w:date="2013-04-27T09:08:00Z">
        <w:r w:rsidR="00D74251">
          <w:t>academic</w:t>
        </w:r>
      </w:ins>
      <w:ins w:id="211" w:author="Veekija" w:date="2013-04-27T09:07:00Z">
        <w:r w:rsidR="00D74251">
          <w:t xml:space="preserve"> year </w:t>
        </w:r>
      </w:ins>
      <w:ins w:id="212" w:author="Veekija" w:date="2013-04-23T19:29:00Z">
        <w:r w:rsidR="00D74251">
          <w:t xml:space="preserve">dates. The content of this screen will be managed by </w:t>
        </w:r>
        <w:proofErr w:type="spellStart"/>
        <w:proofErr w:type="gramStart"/>
        <w:r w:rsidR="008F6C5D">
          <w:t>administrator</w:t>
        </w:r>
      </w:ins>
      <w:ins w:id="213" w:author="Veekija" w:date="2013-04-27T10:16:00Z">
        <w:r w:rsidR="008F6C5D">
          <w:t>.So.they</w:t>
        </w:r>
        <w:proofErr w:type="spellEnd"/>
        <w:r w:rsidR="008F6C5D">
          <w:t xml:space="preserve"> </w:t>
        </w:r>
      </w:ins>
      <w:ins w:id="214" w:author="Veekija" w:date="2013-04-27T09:08:00Z">
        <w:r w:rsidR="00D74251">
          <w:t xml:space="preserve"> </w:t>
        </w:r>
      </w:ins>
      <w:ins w:id="215" w:author="Veekija" w:date="2013-04-27T09:09:00Z">
        <w:r w:rsidR="00D74251">
          <w:t>have</w:t>
        </w:r>
        <w:proofErr w:type="gramEnd"/>
        <w:r w:rsidR="00D74251">
          <w:t xml:space="preserve"> a flexibility to </w:t>
        </w:r>
      </w:ins>
      <w:ins w:id="216" w:author="Veekija" w:date="2013-04-27T09:08:00Z">
        <w:r w:rsidR="00D74251">
          <w:t xml:space="preserve">update the contents of this page </w:t>
        </w:r>
      </w:ins>
      <w:ins w:id="217" w:author="Veekija" w:date="2013-04-27T09:09:00Z">
        <w:r w:rsidR="00D74251">
          <w:t xml:space="preserve">periodically based on </w:t>
        </w:r>
      </w:ins>
      <w:ins w:id="218" w:author="Veekija" w:date="2013-04-27T09:10:00Z">
        <w:r w:rsidR="00D74251">
          <w:t>the</w:t>
        </w:r>
      </w:ins>
      <w:ins w:id="219" w:author="Veekija" w:date="2013-04-27T09:09:00Z">
        <w:r w:rsidR="00D74251">
          <w:t xml:space="preserve"> important events.</w:t>
        </w:r>
      </w:ins>
    </w:p>
    <w:p w:rsidR="002D258A" w:rsidRDefault="00F36211">
      <w:pPr>
        <w:rPr>
          <w:ins w:id="220" w:author="Veekija" w:date="2013-04-23T19:32:00Z"/>
        </w:rPr>
        <w:pPrChange w:id="221" w:author="Veekija" w:date="2013-04-27T09:02:00Z">
          <w:pPr>
            <w:numPr>
              <w:ilvl w:val="1"/>
              <w:numId w:val="13"/>
            </w:numPr>
            <w:spacing w:after="0" w:line="360" w:lineRule="auto"/>
            <w:ind w:left="1080" w:hanging="360"/>
          </w:pPr>
        </w:pPrChange>
      </w:pPr>
      <w:ins w:id="222" w:author="Veekija" w:date="2013-04-27T09:11:00Z">
        <w:r>
          <w:rPr>
            <w:noProof/>
          </w:rPr>
          <w:pict>
            <v:shape id="_x0000_i1033" type="#_x0000_t75" style="width:468pt;height:291pt;visibility:visible;mso-wrap-style:square">
              <v:imagedata r:id="rId19" o:title=""/>
            </v:shape>
          </w:pict>
        </w:r>
      </w:ins>
    </w:p>
    <w:p w:rsidR="00A90490" w:rsidRDefault="00A90490" w:rsidP="00A90490">
      <w:pPr>
        <w:numPr>
          <w:ilvl w:val="0"/>
          <w:numId w:val="13"/>
        </w:numPr>
        <w:spacing w:after="0" w:line="360" w:lineRule="auto"/>
        <w:rPr>
          <w:ins w:id="223" w:author="Veekija" w:date="2013-04-23T19:32:00Z"/>
          <w:b/>
        </w:rPr>
      </w:pPr>
      <w:ins w:id="224" w:author="Veekija" w:date="2013-04-23T19:32:00Z">
        <w:r>
          <w:rPr>
            <w:b/>
          </w:rPr>
          <w:t>Submit Online Application</w:t>
        </w:r>
        <w:r w:rsidRPr="00A90490">
          <w:rPr>
            <w:b/>
          </w:rPr>
          <w:t>:</w:t>
        </w:r>
      </w:ins>
    </w:p>
    <w:p w:rsidR="00EE2D5D" w:rsidRDefault="008F6C5D">
      <w:pPr>
        <w:spacing w:after="0" w:line="360" w:lineRule="auto"/>
        <w:rPr>
          <w:ins w:id="225" w:author="Veekija" w:date="2013-04-27T09:27:00Z"/>
        </w:rPr>
        <w:pPrChange w:id="226" w:author="Veekija" w:date="2013-04-27T09:22:00Z">
          <w:pPr>
            <w:numPr>
              <w:numId w:val="13"/>
            </w:numPr>
            <w:spacing w:after="0" w:line="360" w:lineRule="auto"/>
            <w:ind w:left="360" w:hanging="360"/>
          </w:pPr>
        </w:pPrChange>
      </w:pPr>
      <w:ins w:id="227" w:author="Veekija" w:date="2013-04-27T09:12:00Z">
        <w:r>
          <w:t>If</w:t>
        </w:r>
        <w:r w:rsidR="00EE2D5D">
          <w:t xml:space="preserve"> students want to apply for the school for a specific grade level and academic year then they can be able to apply online through Submit </w:t>
        </w:r>
      </w:ins>
      <w:ins w:id="228" w:author="Veekija" w:date="2013-04-27T09:14:00Z">
        <w:r w:rsidR="00EE2D5D">
          <w:t xml:space="preserve">Online Application link provided in the prospective page. </w:t>
        </w:r>
      </w:ins>
      <w:ins w:id="229" w:author="Veekija" w:date="2013-04-27T09:06:00Z">
        <w:r w:rsidR="00EE2D5D">
          <w:t>Once users click</w:t>
        </w:r>
      </w:ins>
      <w:ins w:id="230" w:author="Veekija" w:date="2013-04-27T09:14:00Z">
        <w:r w:rsidR="00EE2D5D">
          <w:t xml:space="preserve"> </w:t>
        </w:r>
      </w:ins>
      <w:ins w:id="231" w:author="Veekija" w:date="2013-04-27T09:15:00Z">
        <w:r w:rsidR="00EE2D5D">
          <w:t>Submit Online Application link, submit online application screen will be displayed</w:t>
        </w:r>
      </w:ins>
      <w:ins w:id="232" w:author="Veekija" w:date="2013-04-23T19:33:00Z">
        <w:r w:rsidR="00A90490">
          <w:t>.</w:t>
        </w:r>
      </w:ins>
      <w:ins w:id="233" w:author="Veekija" w:date="2013-04-27T09:15:00Z">
        <w:r w:rsidR="00EE2D5D">
          <w:t xml:space="preserve"> This screen gathers the student personal, demographic information, academic year </w:t>
        </w:r>
      </w:ins>
      <w:ins w:id="234" w:author="Veekija" w:date="2013-04-27T09:16:00Z">
        <w:r w:rsidR="00EE2D5D">
          <w:t xml:space="preserve">and grade level </w:t>
        </w:r>
      </w:ins>
      <w:ins w:id="235" w:author="Veekija" w:date="2013-04-27T09:15:00Z">
        <w:r w:rsidR="00EE2D5D">
          <w:t xml:space="preserve">for which students are seeking </w:t>
        </w:r>
      </w:ins>
      <w:ins w:id="236" w:author="Veekija" w:date="2013-04-27T09:16:00Z">
        <w:r w:rsidR="00EE2D5D">
          <w:t>admission etc…</w:t>
        </w:r>
      </w:ins>
      <w:ins w:id="237" w:author="Veekija" w:date="2013-04-23T19:35:00Z">
        <w:r w:rsidR="00A90490">
          <w:t xml:space="preserve">Once the application is submitted, system initiates Admission Workflow and puts </w:t>
        </w:r>
      </w:ins>
      <w:ins w:id="238" w:author="Veekija" w:date="2013-04-27T09:17:00Z">
        <w:r w:rsidR="00EE2D5D">
          <w:t xml:space="preserve">application/admission </w:t>
        </w:r>
      </w:ins>
      <w:ins w:id="239" w:author="Veekija" w:date="2013-04-23T19:35:00Z">
        <w:r w:rsidR="00A90490">
          <w:t>in in-progress status and it will be listed in administrator</w:t>
        </w:r>
      </w:ins>
      <w:ins w:id="240" w:author="Veekija" w:date="2013-04-23T19:36:00Z">
        <w:r w:rsidR="00A90490">
          <w:t>’s queue for review and next steps.</w:t>
        </w:r>
      </w:ins>
      <w:ins w:id="241" w:author="Veekija" w:date="2013-04-27T09:17:00Z">
        <w:r w:rsidR="00EE2D5D">
          <w:t xml:space="preserve"> </w:t>
        </w:r>
      </w:ins>
      <w:ins w:id="242" w:author="Veekija" w:date="2013-04-27T09:19:00Z">
        <w:r w:rsidR="00EE2D5D">
          <w:t xml:space="preserve">Once the applications are submitted successfully system </w:t>
        </w:r>
      </w:ins>
      <w:ins w:id="243" w:author="Veekija" w:date="2013-04-27T09:20:00Z">
        <w:r w:rsidR="00EE2D5D">
          <w:t xml:space="preserve">will </w:t>
        </w:r>
      </w:ins>
      <w:ins w:id="244" w:author="Veekija" w:date="2013-04-27T09:19:00Z">
        <w:r w:rsidR="00EE2D5D">
          <w:t xml:space="preserve">provide a </w:t>
        </w:r>
        <w:r w:rsidR="00EE2D5D">
          <w:lastRenderedPageBreak/>
          <w:t xml:space="preserve">tracking number </w:t>
        </w:r>
      </w:ins>
      <w:ins w:id="245" w:author="Veekija" w:date="2013-04-27T09:20:00Z">
        <w:r w:rsidR="00EE2D5D">
          <w:t xml:space="preserve">to the users. Using this tracking number, </w:t>
        </w:r>
      </w:ins>
      <w:ins w:id="246" w:author="Veekija" w:date="2013-04-27T09:21:00Z">
        <w:r w:rsidR="00EE2D5D">
          <w:t>students can be able to</w:t>
        </w:r>
      </w:ins>
      <w:ins w:id="247" w:author="Veekija" w:date="2013-04-27T09:19:00Z">
        <w:r w:rsidR="00EE2D5D">
          <w:t xml:space="preserve"> track the status of their application at any point in time during the admission process</w:t>
        </w:r>
      </w:ins>
      <w:ins w:id="248" w:author="Veekija" w:date="2013-04-27T09:21:00Z">
        <w:r w:rsidR="00EE2D5D">
          <w:t xml:space="preserve"> using Track Application Status link provided in the Prospective Students page</w:t>
        </w:r>
      </w:ins>
      <w:ins w:id="249" w:author="Veekija" w:date="2013-04-27T09:19:00Z">
        <w:r w:rsidR="00EE2D5D">
          <w:t>.</w:t>
        </w:r>
      </w:ins>
      <w:ins w:id="250" w:author="Veekija" w:date="2013-04-27T09:21:00Z">
        <w:r w:rsidR="00EE2D5D">
          <w:t xml:space="preserve"> Also, </w:t>
        </w:r>
      </w:ins>
      <w:ins w:id="251" w:author="Veekija" w:date="2013-04-27T09:22:00Z">
        <w:r w:rsidR="00EE2D5D">
          <w:t>t</w:t>
        </w:r>
      </w:ins>
      <w:ins w:id="252" w:author="Veekija" w:date="2013-04-27T09:17:00Z">
        <w:r w:rsidR="00EE2D5D">
          <w:t xml:space="preserve">he applications that are received through this page will </w:t>
        </w:r>
      </w:ins>
      <w:ins w:id="253" w:author="Veekija" w:date="2013-04-27T09:18:00Z">
        <w:r w:rsidR="00EE2D5D">
          <w:t xml:space="preserve">be treated as “online” application type for operational and tracking purposes. </w:t>
        </w:r>
      </w:ins>
    </w:p>
    <w:p w:rsidR="004B20FA" w:rsidRDefault="00F36211">
      <w:pPr>
        <w:spacing w:after="0" w:line="360" w:lineRule="auto"/>
        <w:rPr>
          <w:ins w:id="254" w:author="Veekija" w:date="2013-04-27T09:28:00Z"/>
          <w:noProof/>
        </w:rPr>
        <w:pPrChange w:id="255" w:author="Veekija" w:date="2013-04-27T09:22:00Z">
          <w:pPr>
            <w:numPr>
              <w:numId w:val="13"/>
            </w:numPr>
            <w:spacing w:after="0" w:line="360" w:lineRule="auto"/>
            <w:ind w:left="360" w:hanging="360"/>
          </w:pPr>
        </w:pPrChange>
      </w:pPr>
      <w:ins w:id="256" w:author="Veekija" w:date="2013-04-27T09:27:00Z">
        <w:r>
          <w:rPr>
            <w:noProof/>
          </w:rPr>
          <w:pict>
            <v:shape id="_x0000_i1034" type="#_x0000_t75" style="width:438.75pt;height:434.25pt;visibility:visible;mso-wrap-style:square">
              <v:imagedata r:id="rId20" o:title=""/>
            </v:shape>
          </w:pict>
        </w:r>
      </w:ins>
    </w:p>
    <w:p w:rsidR="001C778F" w:rsidRPr="001C778F" w:rsidRDefault="001C778F">
      <w:pPr>
        <w:spacing w:after="0" w:line="360" w:lineRule="auto"/>
        <w:rPr>
          <w:ins w:id="257" w:author="Veekija" w:date="2013-04-27T09:28:00Z"/>
          <w:b/>
          <w:noProof/>
        </w:rPr>
        <w:pPrChange w:id="258" w:author="Veekija" w:date="2013-04-27T09:22:00Z">
          <w:pPr>
            <w:numPr>
              <w:numId w:val="13"/>
            </w:numPr>
            <w:spacing w:after="0" w:line="360" w:lineRule="auto"/>
            <w:ind w:left="360" w:hanging="360"/>
          </w:pPr>
        </w:pPrChange>
      </w:pPr>
      <w:ins w:id="259" w:author="Veekija" w:date="2013-04-27T09:30:00Z">
        <w:r w:rsidRPr="001C778F">
          <w:rPr>
            <w:b/>
            <w:noProof/>
          </w:rPr>
          <w:t>Application Confirmation page:</w:t>
        </w:r>
      </w:ins>
    </w:p>
    <w:p w:rsidR="001C778F" w:rsidRDefault="008D102B">
      <w:pPr>
        <w:spacing w:after="0" w:line="360" w:lineRule="auto"/>
        <w:rPr>
          <w:ins w:id="260" w:author="Veekija" w:date="2013-04-27T09:22:00Z"/>
        </w:rPr>
        <w:pPrChange w:id="261" w:author="Veekija" w:date="2013-04-27T09:22:00Z">
          <w:pPr>
            <w:numPr>
              <w:numId w:val="13"/>
            </w:numPr>
            <w:spacing w:after="0" w:line="360" w:lineRule="auto"/>
            <w:ind w:left="360" w:hanging="360"/>
          </w:pPr>
        </w:pPrChange>
      </w:pPr>
      <w:ins w:id="262" w:author="Veekija" w:date="2013-04-27T09:30:00Z">
        <w:r>
          <w:rPr>
            <w:noProof/>
          </w:rPr>
          <w:lastRenderedPageBreak/>
          <w:pict>
            <v:shape id="_x0000_i1035" type="#_x0000_t75" style="width:468pt;height:117pt;visibility:visible;mso-wrap-style:square">
              <v:imagedata r:id="rId21" o:title=""/>
            </v:shape>
          </w:pict>
        </w:r>
      </w:ins>
    </w:p>
    <w:p w:rsidR="00BA3AE3" w:rsidRDefault="00BA3AE3" w:rsidP="00BA3AE3">
      <w:pPr>
        <w:numPr>
          <w:ilvl w:val="0"/>
          <w:numId w:val="13"/>
        </w:numPr>
        <w:spacing w:after="0" w:line="360" w:lineRule="auto"/>
        <w:rPr>
          <w:ins w:id="263" w:author="Veekija" w:date="2013-04-27T09:22:00Z"/>
          <w:b/>
        </w:rPr>
      </w:pPr>
      <w:ins w:id="264" w:author="Veekija" w:date="2013-04-27T09:22:00Z">
        <w:r>
          <w:rPr>
            <w:b/>
          </w:rPr>
          <w:t>Track Application Status</w:t>
        </w:r>
        <w:r w:rsidRPr="00A90490">
          <w:rPr>
            <w:b/>
          </w:rPr>
          <w:t>:</w:t>
        </w:r>
      </w:ins>
    </w:p>
    <w:p w:rsidR="00BA3AE3" w:rsidRDefault="00BA3AE3">
      <w:pPr>
        <w:spacing w:after="0" w:line="360" w:lineRule="auto"/>
        <w:rPr>
          <w:ins w:id="265" w:author="Veekija" w:date="2013-04-27T09:24:00Z"/>
        </w:rPr>
        <w:pPrChange w:id="266" w:author="Veekija" w:date="2013-04-27T09:23:00Z">
          <w:pPr>
            <w:numPr>
              <w:ilvl w:val="1"/>
              <w:numId w:val="13"/>
            </w:numPr>
            <w:spacing w:after="0" w:line="360" w:lineRule="auto"/>
            <w:ind w:left="1080" w:hanging="360"/>
          </w:pPr>
        </w:pPrChange>
      </w:pPr>
      <w:ins w:id="267" w:author="Veekija" w:date="2013-04-27T09:23:00Z">
        <w:r>
          <w:t xml:space="preserve">Once users click Track Application Status link, system will </w:t>
        </w:r>
      </w:ins>
      <w:ins w:id="268" w:author="Veekija" w:date="2013-04-27T09:24:00Z">
        <w:r>
          <w:t xml:space="preserve">display track </w:t>
        </w:r>
      </w:ins>
      <w:ins w:id="269" w:author="Veekija" w:date="2013-04-27T09:25:00Z">
        <w:r>
          <w:t>application</w:t>
        </w:r>
      </w:ins>
      <w:ins w:id="270" w:author="Veekija" w:date="2013-04-27T09:24:00Z">
        <w:r>
          <w:t xml:space="preserve"> </w:t>
        </w:r>
      </w:ins>
      <w:ins w:id="271" w:author="Veekija" w:date="2013-04-27T09:25:00Z">
        <w:r>
          <w:t>status page. Once user enters tracking number and clicks Check Status button, the screen will display the status of the application based on the tracking numb</w:t>
        </w:r>
        <w:r w:rsidR="007B586D">
          <w:t>ers. The possible statuses</w:t>
        </w:r>
        <w:r>
          <w:t xml:space="preserve"> expected are: </w:t>
        </w:r>
      </w:ins>
      <w:ins w:id="272" w:author="Veekija" w:date="2013-04-27T09:26:00Z">
        <w:r>
          <w:t>In-progress, Granted and Rejected.</w:t>
        </w:r>
      </w:ins>
    </w:p>
    <w:p w:rsidR="00A90490" w:rsidRPr="00A90490" w:rsidRDefault="008D102B">
      <w:pPr>
        <w:spacing w:after="0" w:line="360" w:lineRule="auto"/>
        <w:rPr>
          <w:ins w:id="273" w:author="Veekija" w:date="2013-04-23T19:28:00Z"/>
        </w:rPr>
        <w:pPrChange w:id="274" w:author="Veekija" w:date="2013-04-27T09:23:00Z">
          <w:pPr>
            <w:numPr>
              <w:ilvl w:val="1"/>
              <w:numId w:val="13"/>
            </w:numPr>
            <w:spacing w:after="0" w:line="360" w:lineRule="auto"/>
            <w:ind w:left="1080" w:hanging="360"/>
          </w:pPr>
        </w:pPrChange>
      </w:pPr>
      <w:ins w:id="275" w:author="Veekija" w:date="2013-04-27T09:24:00Z">
        <w:r>
          <w:rPr>
            <w:noProof/>
          </w:rPr>
          <w:pict>
            <v:shape id="_x0000_i1036" type="#_x0000_t75" style="width:468pt;height:290.25pt;visibility:visible;mso-wrap-style:square">
              <v:imagedata r:id="rId22" o:title=""/>
            </v:shape>
          </w:pict>
        </w:r>
      </w:ins>
    </w:p>
    <w:p w:rsidR="008533A2" w:rsidRDefault="00CD0CF6" w:rsidP="00CD0CF6">
      <w:pPr>
        <w:pStyle w:val="Heading2"/>
        <w:spacing w:line="360" w:lineRule="auto"/>
        <w:rPr>
          <w:ins w:id="276" w:author="Veekija" w:date="2013-04-22T17:44:00Z"/>
        </w:rPr>
      </w:pPr>
      <w:bookmarkStart w:id="277" w:name="_Toc354511574"/>
      <w:ins w:id="278" w:author="Veekija" w:date="2013-04-22T17:41:00Z">
        <w:r>
          <w:t>Administrator</w:t>
        </w:r>
      </w:ins>
      <w:ins w:id="279" w:author="Veekija" w:date="2013-04-22T18:17:00Z">
        <w:r w:rsidR="005E08AC">
          <w:t xml:space="preserve"> Portal</w:t>
        </w:r>
      </w:ins>
      <w:bookmarkEnd w:id="277"/>
    </w:p>
    <w:p w:rsidR="001D7166" w:rsidRDefault="001D7166" w:rsidP="00FB716F">
      <w:pPr>
        <w:pStyle w:val="Heading4"/>
        <w:spacing w:line="360" w:lineRule="auto"/>
        <w:rPr>
          <w:ins w:id="280" w:author="Veekija" w:date="2013-04-23T19:42:00Z"/>
        </w:rPr>
      </w:pPr>
      <w:bookmarkStart w:id="281" w:name="_Toc354252434"/>
      <w:bookmarkStart w:id="282" w:name="_Toc354511575"/>
      <w:ins w:id="283" w:author="Veekija" w:date="2013-04-22T17:44:00Z">
        <w:r>
          <w:t>Administrator Home page</w:t>
        </w:r>
      </w:ins>
      <w:bookmarkEnd w:id="281"/>
      <w:bookmarkEnd w:id="282"/>
    </w:p>
    <w:p w:rsidR="00FB716F" w:rsidRPr="00FB716F" w:rsidRDefault="006F3702" w:rsidP="006F3702">
      <w:pPr>
        <w:spacing w:after="0" w:line="360" w:lineRule="auto"/>
        <w:ind w:firstLine="720"/>
        <w:rPr>
          <w:ins w:id="284" w:author="Veekija" w:date="2013-04-23T19:42:00Z"/>
        </w:rPr>
      </w:pPr>
      <w:ins w:id="285" w:author="Veekija" w:date="2013-04-23T19:42:00Z">
        <w:r>
          <w:t xml:space="preserve">Admin users will be redirected to </w:t>
        </w:r>
      </w:ins>
      <w:ins w:id="286" w:author="Veekija" w:date="2013-04-27T10:23:00Z">
        <w:r w:rsidR="006351D8">
          <w:t>Administrator home</w:t>
        </w:r>
      </w:ins>
      <w:ins w:id="287" w:author="Veekija" w:date="2013-04-23T19:42:00Z">
        <w:r>
          <w:t xml:space="preserve"> page </w:t>
        </w:r>
        <w:r w:rsidR="00D51CFE">
          <w:t xml:space="preserve">as soon as they login to </w:t>
        </w:r>
      </w:ins>
      <w:ins w:id="288" w:author="Veekija" w:date="2013-04-27T10:23:00Z">
        <w:r w:rsidR="006351D8">
          <w:t>the application</w:t>
        </w:r>
      </w:ins>
      <w:ins w:id="289" w:author="Veekija" w:date="2013-04-23T19:42:00Z">
        <w:r w:rsidR="00F37BF6">
          <w:t xml:space="preserve"> using their user </w:t>
        </w:r>
      </w:ins>
      <w:ins w:id="290" w:author="Veekija" w:date="2013-04-27T09:33:00Z">
        <w:r w:rsidR="00F37BF6">
          <w:t xml:space="preserve">name </w:t>
        </w:r>
      </w:ins>
      <w:ins w:id="291" w:author="Veekija" w:date="2013-04-23T19:42:00Z">
        <w:r>
          <w:t>and password. Administrator home page will provide the various option</w:t>
        </w:r>
      </w:ins>
      <w:ins w:id="292" w:author="Veekija" w:date="2013-04-23T19:51:00Z">
        <w:r>
          <w:t>s for administrators to perform various administrative related functions</w:t>
        </w:r>
      </w:ins>
      <w:ins w:id="293" w:author="Veekija" w:date="2013-04-23T19:52:00Z">
        <w:r>
          <w:t xml:space="preserve"> </w:t>
        </w:r>
      </w:ins>
      <w:ins w:id="294" w:author="Veekija" w:date="2013-04-27T09:33:00Z">
        <w:r w:rsidR="00F37BF6">
          <w:t xml:space="preserve">that </w:t>
        </w:r>
      </w:ins>
      <w:ins w:id="295" w:author="Veekija" w:date="2013-04-27T09:42:00Z">
        <w:r w:rsidR="00430E25">
          <w:t>support</w:t>
        </w:r>
      </w:ins>
      <w:ins w:id="296" w:author="Veekija" w:date="2013-04-27T09:33:00Z">
        <w:r w:rsidR="00F37BF6">
          <w:t xml:space="preserve"> school’s </w:t>
        </w:r>
        <w:r w:rsidR="00F37BF6">
          <w:lastRenderedPageBreak/>
          <w:t xml:space="preserve">academic process on a daily, </w:t>
        </w:r>
      </w:ins>
      <w:ins w:id="297" w:author="Veekija" w:date="2013-04-27T09:34:00Z">
        <w:r w:rsidR="00F37BF6">
          <w:t>monthly</w:t>
        </w:r>
      </w:ins>
      <w:ins w:id="298" w:author="Veekija" w:date="2013-04-27T09:33:00Z">
        <w:r w:rsidR="00F37BF6">
          <w:t xml:space="preserve"> and</w:t>
        </w:r>
      </w:ins>
      <w:ins w:id="299" w:author="Veekija" w:date="2013-04-27T10:24:00Z">
        <w:r w:rsidR="006351D8">
          <w:t>/or</w:t>
        </w:r>
      </w:ins>
      <w:ins w:id="300" w:author="Veekija" w:date="2013-04-27T09:33:00Z">
        <w:r w:rsidR="00F37BF6">
          <w:t xml:space="preserve"> yearly basis. </w:t>
        </w:r>
      </w:ins>
      <w:ins w:id="301" w:author="Veekija" w:date="2013-04-27T09:34:00Z">
        <w:r w:rsidR="00F37BF6">
          <w:t>In addition to that, Administrator will manage teacher</w:t>
        </w:r>
      </w:ins>
      <w:ins w:id="302" w:author="Veekija" w:date="2013-04-27T09:35:00Z">
        <w:r w:rsidR="00F37BF6">
          <w:t xml:space="preserve"> records</w:t>
        </w:r>
      </w:ins>
      <w:ins w:id="303" w:author="Veekija" w:date="2013-04-27T09:34:00Z">
        <w:r w:rsidR="00F37BF6">
          <w:t xml:space="preserve">, </w:t>
        </w:r>
      </w:ins>
      <w:ins w:id="304" w:author="Veekija" w:date="2013-04-27T09:35:00Z">
        <w:r w:rsidR="00070567">
          <w:t>student records</w:t>
        </w:r>
      </w:ins>
      <w:ins w:id="305" w:author="Veekija" w:date="2013-04-27T09:36:00Z">
        <w:r w:rsidR="00F37BF6">
          <w:t xml:space="preserve"> student</w:t>
        </w:r>
      </w:ins>
      <w:ins w:id="306" w:author="Veekija" w:date="2013-04-27T09:35:00Z">
        <w:r w:rsidR="00070567">
          <w:t xml:space="preserve"> admission</w:t>
        </w:r>
      </w:ins>
      <w:ins w:id="307" w:author="Veekija" w:date="2013-04-27T10:26:00Z">
        <w:r w:rsidR="00070567">
          <w:t xml:space="preserve">, </w:t>
        </w:r>
      </w:ins>
      <w:ins w:id="308" w:author="Veekija" w:date="2013-04-27T09:36:00Z">
        <w:r w:rsidR="00F37BF6">
          <w:t>student enrollment</w:t>
        </w:r>
      </w:ins>
      <w:ins w:id="309" w:author="Veekija" w:date="2013-04-27T09:35:00Z">
        <w:r w:rsidR="00070567">
          <w:t xml:space="preserve"> </w:t>
        </w:r>
      </w:ins>
      <w:ins w:id="310" w:author="Veekija" w:date="2013-04-27T10:26:00Z">
        <w:r w:rsidR="00070567">
          <w:t xml:space="preserve">and various reports </w:t>
        </w:r>
      </w:ins>
      <w:ins w:id="311" w:author="Veekija" w:date="2013-04-27T09:35:00Z">
        <w:r w:rsidR="00070567">
          <w:t xml:space="preserve">through the set of </w:t>
        </w:r>
      </w:ins>
      <w:ins w:id="312" w:author="Veekija" w:date="2013-04-27T10:25:00Z">
        <w:r w:rsidR="00070567">
          <w:t xml:space="preserve">links </w:t>
        </w:r>
      </w:ins>
      <w:ins w:id="313" w:author="Veekija" w:date="2013-04-27T09:35:00Z">
        <w:r w:rsidR="00F37BF6">
          <w:t>p</w:t>
        </w:r>
        <w:r w:rsidR="00070567">
          <w:t>rovided in Administrator</w:t>
        </w:r>
      </w:ins>
      <w:ins w:id="314" w:author="Veekija" w:date="2013-04-27T10:25:00Z">
        <w:r w:rsidR="00070567">
          <w:t xml:space="preserve"> home page</w:t>
        </w:r>
      </w:ins>
      <w:ins w:id="315" w:author="Veekija" w:date="2013-04-27T09:38:00Z">
        <w:r w:rsidR="00F37BF6">
          <w:t>.</w:t>
        </w:r>
      </w:ins>
    </w:p>
    <w:p w:rsidR="00792AD4" w:rsidRPr="00FB716F" w:rsidRDefault="008D102B" w:rsidP="001F075F">
      <w:pPr>
        <w:ind w:firstLine="720"/>
        <w:rPr>
          <w:ins w:id="316" w:author="Veekija" w:date="2013-04-22T17:44:00Z"/>
        </w:rPr>
      </w:pPr>
      <w:ins w:id="317" w:author="Veekija" w:date="2013-04-27T09:39:00Z">
        <w:r>
          <w:rPr>
            <w:noProof/>
          </w:rPr>
          <w:pict>
            <v:shape id="_x0000_i1037" type="#_x0000_t75" style="width:468pt;height:289.5pt;visibility:visible;mso-wrap-style:square">
              <v:imagedata r:id="rId23" o:title=""/>
            </v:shape>
          </w:pict>
        </w:r>
      </w:ins>
    </w:p>
    <w:p w:rsidR="001D7166" w:rsidRDefault="001D7166" w:rsidP="002C0829">
      <w:pPr>
        <w:pStyle w:val="Heading4"/>
        <w:spacing w:line="360" w:lineRule="auto"/>
        <w:rPr>
          <w:ins w:id="318" w:author="Veekija" w:date="2013-04-23T19:58:00Z"/>
        </w:rPr>
      </w:pPr>
      <w:bookmarkStart w:id="319" w:name="_Toc354252435"/>
      <w:bookmarkStart w:id="320" w:name="_Toc354511576"/>
      <w:ins w:id="321" w:author="Veekija" w:date="2013-04-22T17:44:00Z">
        <w:r>
          <w:t>SIS System Management</w:t>
        </w:r>
      </w:ins>
      <w:bookmarkEnd w:id="319"/>
      <w:bookmarkEnd w:id="320"/>
    </w:p>
    <w:p w:rsidR="001C521D" w:rsidRDefault="00430E25" w:rsidP="003415B6">
      <w:pPr>
        <w:spacing w:after="0" w:line="360" w:lineRule="auto"/>
        <w:ind w:firstLine="720"/>
        <w:rPr>
          <w:ins w:id="322" w:author="Veekija" w:date="2013-04-23T20:02:00Z"/>
        </w:rPr>
      </w:pPr>
      <w:ins w:id="323" w:author="Veekija" w:date="2013-04-27T09:43:00Z">
        <w:r>
          <w:t xml:space="preserve">Once user clicks, SIS System Management link in Administrator Home page, </w:t>
        </w:r>
      </w:ins>
      <w:ins w:id="324" w:author="Veekija" w:date="2013-04-27T09:44:00Z">
        <w:r>
          <w:t xml:space="preserve">SIS </w:t>
        </w:r>
      </w:ins>
      <w:ins w:id="325" w:author="Veekija" w:date="2013-04-23T19:58:00Z">
        <w:r w:rsidR="001C521D">
          <w:t xml:space="preserve">System Management </w:t>
        </w:r>
      </w:ins>
      <w:ins w:id="326" w:author="Veekija" w:date="2013-04-27T09:44:00Z">
        <w:r>
          <w:t xml:space="preserve">home page will be displayed. This page will contain the links to </w:t>
        </w:r>
      </w:ins>
      <w:ins w:id="327" w:author="Veekija" w:date="2013-04-27T09:45:00Z">
        <w:r>
          <w:t>various</w:t>
        </w:r>
      </w:ins>
      <w:ins w:id="328" w:author="Veekija" w:date="2013-04-23T19:58:00Z">
        <w:r w:rsidR="001C521D">
          <w:t xml:space="preserve"> </w:t>
        </w:r>
      </w:ins>
      <w:ins w:id="329" w:author="Veekija" w:date="2013-04-23T19:59:00Z">
        <w:r w:rsidR="002C0829">
          <w:t>academic</w:t>
        </w:r>
      </w:ins>
      <w:ins w:id="330" w:author="Veekija" w:date="2013-04-23T19:58:00Z">
        <w:r w:rsidR="002C0829">
          <w:t xml:space="preserve"> </w:t>
        </w:r>
      </w:ins>
      <w:ins w:id="331" w:author="Veekija" w:date="2013-04-23T19:59:00Z">
        <w:r w:rsidR="002C0829">
          <w:t xml:space="preserve">data </w:t>
        </w:r>
      </w:ins>
      <w:ins w:id="332" w:author="Veekija" w:date="2013-04-27T09:45:00Z">
        <w:r>
          <w:t>setup</w:t>
        </w:r>
      </w:ins>
      <w:ins w:id="333" w:author="Veekija" w:date="2013-04-27T09:47:00Z">
        <w:r>
          <w:t>/maintenance</w:t>
        </w:r>
      </w:ins>
      <w:ins w:id="334" w:author="Veekija" w:date="2013-04-27T09:45:00Z">
        <w:r>
          <w:t xml:space="preserve"> pages </w:t>
        </w:r>
      </w:ins>
      <w:ins w:id="335" w:author="Veekija" w:date="2013-04-23T19:59:00Z">
        <w:r w:rsidR="002C0829">
          <w:t xml:space="preserve">that </w:t>
        </w:r>
      </w:ins>
      <w:ins w:id="336" w:author="Veekija" w:date="2013-04-23T20:00:00Z">
        <w:r w:rsidR="00C926CF">
          <w:t>includes School year, Grade</w:t>
        </w:r>
      </w:ins>
      <w:ins w:id="337" w:author="Veekija" w:date="2013-04-27T09:47:00Z">
        <w:r>
          <w:t xml:space="preserve"> L</w:t>
        </w:r>
      </w:ins>
      <w:ins w:id="338" w:author="Veekija" w:date="2013-04-23T20:00:00Z">
        <w:r w:rsidR="002C0829">
          <w:t>evel,</w:t>
        </w:r>
      </w:ins>
      <w:ins w:id="339" w:author="Veekija" w:date="2013-04-27T09:40:00Z">
        <w:r w:rsidR="00EE0131">
          <w:t xml:space="preserve"> </w:t>
        </w:r>
      </w:ins>
      <w:ins w:id="340" w:author="Veekija" w:date="2013-04-23T20:00:00Z">
        <w:r w:rsidR="002C0829">
          <w:t>Subject, Period and Teacher/Subject schedules.</w:t>
        </w:r>
      </w:ins>
    </w:p>
    <w:p w:rsidR="002C0829" w:rsidRPr="001C521D" w:rsidRDefault="008D102B" w:rsidP="00DD1C9D">
      <w:pPr>
        <w:spacing w:after="0" w:line="360" w:lineRule="auto"/>
        <w:ind w:firstLine="720"/>
        <w:rPr>
          <w:ins w:id="341" w:author="Veekija" w:date="2013-04-22T17:44:00Z"/>
        </w:rPr>
      </w:pPr>
      <w:ins w:id="342" w:author="Veekija" w:date="2013-04-27T09:41:00Z">
        <w:r>
          <w:rPr>
            <w:noProof/>
          </w:rPr>
          <w:pict>
            <v:shape id="_x0000_i1038" type="#_x0000_t75" style="width:468pt;height:175.5pt;visibility:visible;mso-wrap-style:square">
              <v:imagedata r:id="rId24" o:title=""/>
            </v:shape>
          </w:pict>
        </w:r>
      </w:ins>
    </w:p>
    <w:p w:rsidR="001D7166" w:rsidRDefault="001D7166">
      <w:pPr>
        <w:pStyle w:val="Heading5"/>
        <w:spacing w:line="360" w:lineRule="auto"/>
        <w:rPr>
          <w:ins w:id="343" w:author="Veekija" w:date="2013-04-23T20:03:00Z"/>
        </w:rPr>
        <w:pPrChange w:id="344" w:author="Veekija" w:date="2013-04-27T09:49:00Z">
          <w:pPr>
            <w:pStyle w:val="Heading5"/>
          </w:pPr>
        </w:pPrChange>
      </w:pPr>
      <w:bookmarkStart w:id="345" w:name="_Toc354252436"/>
      <w:bookmarkStart w:id="346" w:name="_Toc354511577"/>
      <w:ins w:id="347" w:author="Veekija" w:date="2013-04-22T17:44:00Z">
        <w:r>
          <w:lastRenderedPageBreak/>
          <w:t>SIS Content Maintenance</w:t>
        </w:r>
      </w:ins>
      <w:bookmarkEnd w:id="345"/>
      <w:bookmarkEnd w:id="346"/>
    </w:p>
    <w:p w:rsidR="0035783B" w:rsidRDefault="00686EBB">
      <w:pPr>
        <w:spacing w:after="0" w:line="360" w:lineRule="auto"/>
        <w:rPr>
          <w:ins w:id="348" w:author="Veekija" w:date="2013-04-27T09:58:00Z"/>
        </w:rPr>
        <w:pPrChange w:id="349" w:author="Veekija" w:date="2013-04-27T09:56:00Z">
          <w:pPr>
            <w:numPr>
              <w:numId w:val="14"/>
            </w:numPr>
            <w:spacing w:after="0" w:line="360" w:lineRule="auto"/>
            <w:ind w:left="720" w:hanging="360"/>
          </w:pPr>
        </w:pPrChange>
      </w:pPr>
      <w:ins w:id="350" w:author="Veekija" w:date="2013-04-27T09:48:00Z">
        <w:r>
          <w:t>Once user clicks SIS Content Maintenance link</w:t>
        </w:r>
      </w:ins>
      <w:ins w:id="351" w:author="Veekija" w:date="2013-04-27T10:03:00Z">
        <w:r w:rsidR="0008634C">
          <w:t xml:space="preserve"> in SIS System/Data Management home page</w:t>
        </w:r>
      </w:ins>
      <w:ins w:id="352" w:author="Veekija" w:date="2013-04-27T09:49:00Z">
        <w:r>
          <w:t xml:space="preserve">, SIS content maintenance screen will be displayed. This screen will display the </w:t>
        </w:r>
      </w:ins>
      <w:ins w:id="353" w:author="Veekija" w:date="2013-04-27T09:51:00Z">
        <w:r>
          <w:t xml:space="preserve">data grid that contains the </w:t>
        </w:r>
      </w:ins>
      <w:ins w:id="354" w:author="Veekija" w:date="2013-04-27T09:49:00Z">
        <w:r>
          <w:t xml:space="preserve">list of </w:t>
        </w:r>
      </w:ins>
      <w:ins w:id="355" w:author="Veekija" w:date="2013-04-27T09:51:00Z">
        <w:r>
          <w:t xml:space="preserve">content </w:t>
        </w:r>
      </w:ins>
      <w:ins w:id="356" w:author="Veekija" w:date="2013-04-27T09:49:00Z">
        <w:r>
          <w:t>page</w:t>
        </w:r>
      </w:ins>
      <w:ins w:id="357" w:author="Veekija" w:date="2013-04-27T09:50:00Z">
        <w:r>
          <w:t>s that are configured with content text</w:t>
        </w:r>
      </w:ins>
      <w:ins w:id="358" w:author="Veekija" w:date="2013-04-27T09:51:00Z">
        <w:r>
          <w:t xml:space="preserve"> </w:t>
        </w:r>
      </w:ins>
      <w:ins w:id="359" w:author="Veekija" w:date="2013-04-27T09:52:00Z">
        <w:r>
          <w:t xml:space="preserve">and an Edit option for each page. Currently SIS application maintains the content text only for Prospective Students. </w:t>
        </w:r>
      </w:ins>
      <w:ins w:id="360" w:author="Veekija" w:date="2013-04-27T09:53:00Z">
        <w:r w:rsidR="009937F6">
          <w:t xml:space="preserve"> If there are no content text is configured for any pages then the data grid will not display any rows. </w:t>
        </w:r>
      </w:ins>
    </w:p>
    <w:p w:rsidR="0035783B" w:rsidRDefault="00F36211">
      <w:pPr>
        <w:spacing w:after="0" w:line="360" w:lineRule="auto"/>
        <w:rPr>
          <w:ins w:id="361" w:author="Veekija" w:date="2013-04-27T09:58:00Z"/>
        </w:rPr>
        <w:pPrChange w:id="362" w:author="Veekija" w:date="2013-04-27T09:56:00Z">
          <w:pPr>
            <w:numPr>
              <w:numId w:val="14"/>
            </w:numPr>
            <w:spacing w:after="0" w:line="360" w:lineRule="auto"/>
            <w:ind w:left="720" w:hanging="360"/>
          </w:pPr>
        </w:pPrChange>
      </w:pPr>
      <w:ins w:id="363" w:author="Veekija" w:date="2013-04-27T09:58:00Z">
        <w:r>
          <w:rPr>
            <w:noProof/>
          </w:rPr>
          <w:pict>
            <v:shape id="_x0000_i1039" type="#_x0000_t75" style="width:468pt;height:187.5pt;visibility:visible;mso-wrap-style:square">
              <v:imagedata r:id="rId25" o:title=""/>
            </v:shape>
          </w:pict>
        </w:r>
      </w:ins>
    </w:p>
    <w:p w:rsidR="00BB6B44" w:rsidRDefault="009937F6">
      <w:pPr>
        <w:spacing w:after="0" w:line="360" w:lineRule="auto"/>
        <w:rPr>
          <w:ins w:id="364" w:author="Veekija" w:date="2013-04-27T09:58:00Z"/>
        </w:rPr>
        <w:pPrChange w:id="365" w:author="Veekija" w:date="2013-04-27T09:56:00Z">
          <w:pPr>
            <w:numPr>
              <w:numId w:val="14"/>
            </w:numPr>
            <w:spacing w:after="0" w:line="360" w:lineRule="auto"/>
            <w:ind w:left="720" w:hanging="360"/>
          </w:pPr>
        </w:pPrChange>
      </w:pPr>
      <w:ins w:id="366" w:author="Veekija" w:date="2013-04-27T09:53:00Z">
        <w:r>
          <w:t xml:space="preserve">Using </w:t>
        </w:r>
      </w:ins>
      <w:ins w:id="367" w:author="Veekija" w:date="2013-04-27T09:54:00Z">
        <w:r>
          <w:t>“Add Contents” Button, Administrator will add the contents using the rich text bo</w:t>
        </w:r>
      </w:ins>
      <w:ins w:id="368" w:author="Veekija" w:date="2013-04-27T09:55:00Z">
        <w:r>
          <w:t xml:space="preserve">x provided in the Add Contents page. </w:t>
        </w:r>
      </w:ins>
      <w:ins w:id="369" w:author="Veekija" w:date="2013-04-27T09:50:00Z">
        <w:r w:rsidR="00686EBB">
          <w:t xml:space="preserve"> </w:t>
        </w:r>
      </w:ins>
      <w:ins w:id="370" w:author="Veekija" w:date="2013-04-27T09:55:00Z">
        <w:r>
          <w:t xml:space="preserve">Using “Edit” link, Administrator will update the </w:t>
        </w:r>
      </w:ins>
      <w:ins w:id="371" w:author="Veekija" w:date="2013-04-27T09:56:00Z">
        <w:r>
          <w:t xml:space="preserve">previously entered </w:t>
        </w:r>
      </w:ins>
      <w:ins w:id="372" w:author="Veekija" w:date="2013-04-27T09:55:00Z">
        <w:r>
          <w:t xml:space="preserve">contents using the rich text box provided in the </w:t>
        </w:r>
      </w:ins>
      <w:ins w:id="373" w:author="Veekija" w:date="2013-04-27T09:56:00Z">
        <w:r>
          <w:t>Update</w:t>
        </w:r>
      </w:ins>
      <w:ins w:id="374" w:author="Veekija" w:date="2013-04-27T09:55:00Z">
        <w:r>
          <w:t xml:space="preserve"> Contents page</w:t>
        </w:r>
      </w:ins>
      <w:ins w:id="375" w:author="Veekija" w:date="2013-04-27T09:56:00Z">
        <w:r>
          <w:t>. The u</w:t>
        </w:r>
      </w:ins>
      <w:ins w:id="376" w:author="Veekija" w:date="2013-04-23T20:06:00Z">
        <w:r>
          <w:t xml:space="preserve">pdated contents will </w:t>
        </w:r>
        <w:r w:rsidR="00BB6B44">
          <w:t xml:space="preserve">immediately available in </w:t>
        </w:r>
      </w:ins>
      <w:ins w:id="377" w:author="Veekija" w:date="2013-04-27T09:56:00Z">
        <w:r>
          <w:t>the p</w:t>
        </w:r>
      </w:ins>
      <w:ins w:id="378" w:author="Veekija" w:date="2013-04-23T20:06:00Z">
        <w:r w:rsidR="00BB6B44">
          <w:t xml:space="preserve">rospective </w:t>
        </w:r>
      </w:ins>
      <w:ins w:id="379" w:author="Veekija" w:date="2013-04-27T09:56:00Z">
        <w:r>
          <w:t>s</w:t>
        </w:r>
      </w:ins>
      <w:ins w:id="380" w:author="Veekija" w:date="2013-04-23T20:06:00Z">
        <w:r w:rsidR="00BB6B44">
          <w:t xml:space="preserve">tudent page without any code </w:t>
        </w:r>
      </w:ins>
      <w:ins w:id="381" w:author="Veekija" w:date="2013-04-23T20:07:00Z">
        <w:r w:rsidR="00BB6B44">
          <w:t xml:space="preserve">changes and </w:t>
        </w:r>
      </w:ins>
      <w:ins w:id="382" w:author="Veekija" w:date="2013-04-23T20:06:00Z">
        <w:r w:rsidR="00BB6B44">
          <w:t>deployment</w:t>
        </w:r>
      </w:ins>
      <w:ins w:id="383" w:author="Veekija" w:date="2013-04-23T20:07:00Z">
        <w:r w:rsidR="00BB6B44">
          <w:t>.</w:t>
        </w:r>
      </w:ins>
      <w:ins w:id="384" w:author="Veekija" w:date="2013-04-23T20:06:00Z">
        <w:r w:rsidR="00BB6B44">
          <w:t xml:space="preserve"> </w:t>
        </w:r>
      </w:ins>
    </w:p>
    <w:p w:rsidR="00AC4D9A" w:rsidRDefault="00F36211">
      <w:pPr>
        <w:spacing w:after="0" w:line="360" w:lineRule="auto"/>
        <w:rPr>
          <w:ins w:id="385" w:author="Veekija" w:date="2013-04-23T20:08:00Z"/>
        </w:rPr>
        <w:pPrChange w:id="386" w:author="Veekija" w:date="2013-04-27T09:56:00Z">
          <w:pPr>
            <w:numPr>
              <w:numId w:val="14"/>
            </w:numPr>
            <w:spacing w:after="0" w:line="360" w:lineRule="auto"/>
            <w:ind w:left="720" w:hanging="360"/>
          </w:pPr>
        </w:pPrChange>
      </w:pPr>
      <w:ins w:id="387" w:author="Veekija" w:date="2013-04-27T10:00:00Z">
        <w:r>
          <w:rPr>
            <w:noProof/>
          </w:rPr>
          <w:pict>
            <v:shape id="_x0000_i1040" type="#_x0000_t75" style="width:447.75pt;height:219.75pt;visibility:visible;mso-wrap-style:square">
              <v:imagedata r:id="rId26" o:title=""/>
            </v:shape>
          </w:pict>
        </w:r>
      </w:ins>
    </w:p>
    <w:p w:rsidR="001D7166" w:rsidRDefault="001D7166" w:rsidP="00E40C72">
      <w:pPr>
        <w:pStyle w:val="Heading5"/>
        <w:spacing w:line="360" w:lineRule="auto"/>
        <w:rPr>
          <w:ins w:id="388" w:author="Veekija" w:date="2013-04-23T20:07:00Z"/>
        </w:rPr>
      </w:pPr>
      <w:bookmarkStart w:id="389" w:name="_Toc354252437"/>
      <w:bookmarkStart w:id="390" w:name="_Toc354511578"/>
      <w:ins w:id="391" w:author="Veekija" w:date="2013-04-22T17:44:00Z">
        <w:r>
          <w:lastRenderedPageBreak/>
          <w:t>School year Maintenance</w:t>
        </w:r>
      </w:ins>
      <w:bookmarkEnd w:id="389"/>
      <w:bookmarkEnd w:id="390"/>
    </w:p>
    <w:p w:rsidR="003B65FE" w:rsidRDefault="0008634C">
      <w:pPr>
        <w:spacing w:after="0" w:line="360" w:lineRule="auto"/>
        <w:ind w:firstLine="720"/>
        <w:rPr>
          <w:ins w:id="392" w:author="Veekija" w:date="2013-04-23T20:07:00Z"/>
        </w:rPr>
        <w:pPrChange w:id="393" w:author="Veekija" w:date="2013-04-27T10:39:00Z">
          <w:pPr>
            <w:spacing w:after="0" w:line="360" w:lineRule="auto"/>
          </w:pPr>
        </w:pPrChange>
      </w:pPr>
      <w:ins w:id="394" w:author="Veekija" w:date="2013-04-27T10:04:00Z">
        <w:r>
          <w:t xml:space="preserve">Once user clicks School Year Maintenance link in SIS System/Data Management home page, School Year Maintenance </w:t>
        </w:r>
      </w:ins>
      <w:ins w:id="395" w:author="Veekija" w:date="2013-04-27T10:05:00Z">
        <w:r>
          <w:t>page</w:t>
        </w:r>
      </w:ins>
      <w:ins w:id="396" w:author="Veekija" w:date="2013-04-27T10:04:00Z">
        <w:r>
          <w:t xml:space="preserve"> will be displayed. This screen will display the data grid that contains the list of </w:t>
        </w:r>
      </w:ins>
      <w:ins w:id="397" w:author="Veekija" w:date="2013-04-27T10:05:00Z">
        <w:r>
          <w:t>schoo</w:t>
        </w:r>
        <w:r w:rsidR="00053B32">
          <w:t>l years</w:t>
        </w:r>
      </w:ins>
      <w:ins w:id="398" w:author="Veekija" w:date="2013-04-27T10:32:00Z">
        <w:r w:rsidR="00A23E04">
          <w:t xml:space="preserve">. In each </w:t>
        </w:r>
      </w:ins>
      <w:ins w:id="399" w:author="Veekija" w:date="2013-04-27T10:33:00Z">
        <w:r w:rsidR="00A23E04">
          <w:t>row</w:t>
        </w:r>
      </w:ins>
      <w:ins w:id="400" w:author="Veekija" w:date="2013-04-27T10:05:00Z">
        <w:r>
          <w:t xml:space="preserve"> Edi</w:t>
        </w:r>
        <w:r w:rsidR="00A23E04">
          <w:t xml:space="preserve">t and Delete option </w:t>
        </w:r>
      </w:ins>
      <w:ins w:id="401" w:author="Veekija" w:date="2013-04-27T10:33:00Z">
        <w:r w:rsidR="00A23E04">
          <w:t xml:space="preserve">will be </w:t>
        </w:r>
      </w:ins>
      <w:ins w:id="402" w:author="Veekija" w:date="2013-04-27T11:52:00Z">
        <w:r w:rsidR="00337AA7">
          <w:t xml:space="preserve">used </w:t>
        </w:r>
      </w:ins>
      <w:ins w:id="403" w:author="Veekija" w:date="2013-04-27T11:42:00Z">
        <w:r w:rsidR="00867DC0">
          <w:t>to update and delete school years</w:t>
        </w:r>
      </w:ins>
      <w:ins w:id="404" w:author="Veekija" w:date="2013-04-27T10:05:00Z">
        <w:r>
          <w:t xml:space="preserve">. </w:t>
        </w:r>
      </w:ins>
      <w:ins w:id="405" w:author="Veekija" w:date="2013-04-27T10:06:00Z">
        <w:r>
          <w:t xml:space="preserve">Add School Year button </w:t>
        </w:r>
      </w:ins>
      <w:ins w:id="406" w:author="Veekija" w:date="2013-04-27T10:34:00Z">
        <w:r w:rsidR="009058B0">
          <w:t xml:space="preserve">will be </w:t>
        </w:r>
      </w:ins>
      <w:ins w:id="407" w:author="Veekija" w:date="2013-04-27T11:52:00Z">
        <w:r w:rsidR="00337AA7">
          <w:t xml:space="preserve">used </w:t>
        </w:r>
      </w:ins>
      <w:ins w:id="408" w:author="Veekija" w:date="2013-04-27T10:06:00Z">
        <w:r>
          <w:t xml:space="preserve">to add </w:t>
        </w:r>
      </w:ins>
      <w:ins w:id="409" w:author="Veekija" w:date="2013-04-27T10:34:00Z">
        <w:r w:rsidR="009058B0">
          <w:t xml:space="preserve">the </w:t>
        </w:r>
      </w:ins>
      <w:ins w:id="410" w:author="Veekija" w:date="2013-04-27T10:06:00Z">
        <w:r>
          <w:t xml:space="preserve">new school years. </w:t>
        </w:r>
      </w:ins>
      <w:ins w:id="411" w:author="Veekija" w:date="2013-04-27T10:07:00Z">
        <w:r>
          <w:t>At any point in time</w:t>
        </w:r>
      </w:ins>
      <w:ins w:id="412" w:author="Veekija" w:date="2013-04-27T10:12:00Z">
        <w:r w:rsidR="005427F4">
          <w:t>,</w:t>
        </w:r>
      </w:ins>
      <w:ins w:id="413" w:author="Veekija" w:date="2013-04-27T10:07:00Z">
        <w:r>
          <w:t xml:space="preserve"> only one academic school year will be active. </w:t>
        </w:r>
      </w:ins>
      <w:ins w:id="414" w:author="Veekija" w:date="2013-04-27T10:37:00Z">
        <w:r w:rsidR="00ED35BC">
          <w:t>If</w:t>
        </w:r>
      </w:ins>
      <w:ins w:id="415" w:author="Veekija" w:date="2013-04-27T10:08:00Z">
        <w:r>
          <w:t xml:space="preserve"> </w:t>
        </w:r>
      </w:ins>
      <w:ins w:id="416" w:author="Veekija" w:date="2013-04-27T10:09:00Z">
        <w:r>
          <w:t xml:space="preserve">Administrator tried to create a new active school year if </w:t>
        </w:r>
      </w:ins>
      <w:ins w:id="417" w:author="Veekija" w:date="2013-04-27T10:38:00Z">
        <w:r w:rsidR="00ED35BC">
          <w:t xml:space="preserve">an </w:t>
        </w:r>
      </w:ins>
      <w:ins w:id="418" w:author="Veekija" w:date="2013-04-27T10:09:00Z">
        <w:r>
          <w:t>active school year already exists</w:t>
        </w:r>
      </w:ins>
      <w:ins w:id="419" w:author="Veekija" w:date="2013-04-27T10:38:00Z">
        <w:r w:rsidR="00ED35BC">
          <w:t xml:space="preserve"> then system will display an error message</w:t>
        </w:r>
      </w:ins>
      <w:ins w:id="420" w:author="Veekija" w:date="2013-04-27T10:09:00Z">
        <w:r>
          <w:t>.</w:t>
        </w:r>
      </w:ins>
      <w:ins w:id="421" w:author="Veekija" w:date="2013-04-23T20:07:00Z">
        <w:r w:rsidR="003B65FE">
          <w:t xml:space="preserve"> </w:t>
        </w:r>
      </w:ins>
    </w:p>
    <w:p w:rsidR="003B65FE" w:rsidRPr="003B65FE" w:rsidRDefault="00F36211" w:rsidP="00EA197F">
      <w:pPr>
        <w:ind w:firstLine="720"/>
        <w:rPr>
          <w:ins w:id="422" w:author="Veekija" w:date="2013-04-22T17:44:00Z"/>
        </w:rPr>
      </w:pPr>
      <w:ins w:id="423" w:author="Veekija" w:date="2013-04-27T10:11:00Z">
        <w:r>
          <w:rPr>
            <w:noProof/>
          </w:rPr>
          <w:pict>
            <v:shape id="_x0000_i1041" type="#_x0000_t75" style="width:468pt;height:290.25pt;visibility:visible;mso-wrap-style:square">
              <v:imagedata r:id="rId27" o:title=""/>
            </v:shape>
          </w:pict>
        </w:r>
      </w:ins>
    </w:p>
    <w:p w:rsidR="001D7166" w:rsidRDefault="001D7166" w:rsidP="0093553D">
      <w:pPr>
        <w:pStyle w:val="Heading5"/>
        <w:spacing w:line="360" w:lineRule="auto"/>
        <w:rPr>
          <w:ins w:id="424" w:author="Veekija" w:date="2013-04-23T20:15:00Z"/>
        </w:rPr>
      </w:pPr>
      <w:bookmarkStart w:id="425" w:name="_Toc354252438"/>
      <w:bookmarkStart w:id="426" w:name="_Toc354511579"/>
      <w:ins w:id="427" w:author="Veekija" w:date="2013-04-22T17:44:00Z">
        <w:r>
          <w:t>Grade Level Maintenance</w:t>
        </w:r>
      </w:ins>
      <w:bookmarkEnd w:id="425"/>
      <w:bookmarkEnd w:id="426"/>
    </w:p>
    <w:p w:rsidR="00B25092" w:rsidRDefault="005227A8">
      <w:pPr>
        <w:spacing w:after="0" w:line="360" w:lineRule="auto"/>
        <w:rPr>
          <w:ins w:id="428" w:author="Veekija" w:date="2013-04-23T20:15:00Z"/>
        </w:rPr>
        <w:pPrChange w:id="429" w:author="Veekija" w:date="2013-04-27T10:41:00Z">
          <w:pPr>
            <w:numPr>
              <w:numId w:val="14"/>
            </w:numPr>
            <w:spacing w:after="0" w:line="360" w:lineRule="auto"/>
            <w:ind w:left="720" w:hanging="360"/>
          </w:pPr>
        </w:pPrChange>
      </w:pPr>
      <w:ins w:id="430" w:author="Veekija" w:date="2013-04-27T10:39:00Z">
        <w:r>
          <w:t xml:space="preserve">Once user clicks Grade Level Maintenance link in SIS System/Data Management home page, </w:t>
        </w:r>
      </w:ins>
      <w:ins w:id="431" w:author="Veekija" w:date="2013-04-27T10:40:00Z">
        <w:r>
          <w:t>Grade Level</w:t>
        </w:r>
      </w:ins>
      <w:ins w:id="432" w:author="Veekija" w:date="2013-04-27T10:39:00Z">
        <w:r>
          <w:t xml:space="preserve"> Maintenance page will be displayed. This screen will display the data grid that contains the list of </w:t>
        </w:r>
      </w:ins>
      <w:ins w:id="433" w:author="Veekija" w:date="2013-04-27T10:40:00Z">
        <w:r>
          <w:t>grade levels</w:t>
        </w:r>
      </w:ins>
      <w:ins w:id="434" w:author="Veekija" w:date="2013-04-27T10:39:00Z">
        <w:r>
          <w:t xml:space="preserve">. In each row Edit and Delete option will be </w:t>
        </w:r>
      </w:ins>
      <w:ins w:id="435" w:author="Veekija" w:date="2013-04-27T11:51:00Z">
        <w:r w:rsidR="00337AA7">
          <w:t>used</w:t>
        </w:r>
      </w:ins>
      <w:ins w:id="436" w:author="Veekija" w:date="2013-04-27T11:42:00Z">
        <w:r w:rsidR="00867DC0">
          <w:t xml:space="preserve"> to update and delete grade levels</w:t>
        </w:r>
      </w:ins>
      <w:ins w:id="437" w:author="Veekija" w:date="2013-04-27T10:39:00Z">
        <w:r>
          <w:t xml:space="preserve">. Add </w:t>
        </w:r>
      </w:ins>
      <w:ins w:id="438" w:author="Veekija" w:date="2013-04-27T10:40:00Z">
        <w:r>
          <w:t>Grade Level</w:t>
        </w:r>
      </w:ins>
      <w:ins w:id="439" w:author="Veekija" w:date="2013-04-27T10:39:00Z">
        <w:r>
          <w:t xml:space="preserve"> button will be </w:t>
        </w:r>
      </w:ins>
      <w:ins w:id="440" w:author="Veekija" w:date="2013-04-27T11:51:00Z">
        <w:r w:rsidR="00337AA7">
          <w:t>used</w:t>
        </w:r>
      </w:ins>
      <w:ins w:id="441" w:author="Veekija" w:date="2013-04-27T10:39:00Z">
        <w:r>
          <w:t xml:space="preserve"> to add the new </w:t>
        </w:r>
      </w:ins>
      <w:ins w:id="442" w:author="Veekija" w:date="2013-04-27T10:40:00Z">
        <w:r>
          <w:t>grade levels</w:t>
        </w:r>
      </w:ins>
      <w:ins w:id="443" w:author="Veekija" w:date="2013-04-27T10:39:00Z">
        <w:r>
          <w:t xml:space="preserve">. </w:t>
        </w:r>
      </w:ins>
      <w:ins w:id="444" w:author="Veekija" w:date="2013-04-23T20:19:00Z">
        <w:r w:rsidR="00B25092">
          <w:t xml:space="preserve">Sort order attribute in </w:t>
        </w:r>
      </w:ins>
      <w:ins w:id="445" w:author="Veekija" w:date="2013-04-27T10:41:00Z">
        <w:r w:rsidR="00052742">
          <w:t xml:space="preserve">the </w:t>
        </w:r>
      </w:ins>
      <w:ins w:id="446" w:author="Veekija" w:date="2013-04-23T20:19:00Z">
        <w:r w:rsidR="00B25092">
          <w:t xml:space="preserve">grade level will </w:t>
        </w:r>
      </w:ins>
      <w:ins w:id="447" w:author="Veekija" w:date="2013-04-23T20:20:00Z">
        <w:r w:rsidR="00B25092">
          <w:t xml:space="preserve">define the </w:t>
        </w:r>
      </w:ins>
      <w:ins w:id="448" w:author="Veekija" w:date="2013-04-27T10:42:00Z">
        <w:r w:rsidR="00052742">
          <w:t>sequence</w:t>
        </w:r>
      </w:ins>
      <w:ins w:id="449" w:author="Veekija" w:date="2013-04-23T20:20:00Z">
        <w:r w:rsidR="00B25092">
          <w:t xml:space="preserve"> of grade level</w:t>
        </w:r>
      </w:ins>
      <w:ins w:id="450" w:author="Veekija" w:date="2013-04-23T20:21:00Z">
        <w:r w:rsidR="00B25092">
          <w:t xml:space="preserve"> (lower to higher)</w:t>
        </w:r>
      </w:ins>
      <w:ins w:id="451" w:author="Veekija" w:date="2013-04-23T20:20:00Z">
        <w:r w:rsidR="00B25092">
          <w:t xml:space="preserve"> </w:t>
        </w:r>
      </w:ins>
      <w:ins w:id="452" w:author="Veekija" w:date="2013-04-27T10:44:00Z">
        <w:r w:rsidR="0073506E">
          <w:t>that helps system to move the students to next grade level during the enrollment process</w:t>
        </w:r>
      </w:ins>
      <w:ins w:id="453" w:author="Veekija" w:date="2013-04-23T20:21:00Z">
        <w:r w:rsidR="00B25092">
          <w:t>.</w:t>
        </w:r>
      </w:ins>
      <w:ins w:id="454" w:author="Veekija" w:date="2013-04-27T10:45:00Z">
        <w:r w:rsidR="003203A4">
          <w:t xml:space="preserve"> Sort order will be unique at the grade level. If Administrator tried to create a new </w:t>
        </w:r>
      </w:ins>
      <w:ins w:id="455" w:author="Veekija" w:date="2013-04-27T10:46:00Z">
        <w:r w:rsidR="003203A4">
          <w:t xml:space="preserve">grade level with an existing sort order then </w:t>
        </w:r>
        <w:r w:rsidR="003B3D13">
          <w:t xml:space="preserve">the </w:t>
        </w:r>
      </w:ins>
      <w:ins w:id="456" w:author="Veekija" w:date="2013-04-27T10:45:00Z">
        <w:r w:rsidR="003203A4">
          <w:t>system will display an error message.</w:t>
        </w:r>
      </w:ins>
    </w:p>
    <w:p w:rsidR="00335383" w:rsidRPr="00335383" w:rsidRDefault="00801434" w:rsidP="002A00E9">
      <w:pPr>
        <w:spacing w:line="360" w:lineRule="auto"/>
        <w:rPr>
          <w:ins w:id="457" w:author="Veekija" w:date="2013-04-22T17:44:00Z"/>
        </w:rPr>
      </w:pPr>
      <w:ins w:id="458" w:author="Veekija" w:date="2013-04-27T10:54:00Z">
        <w:r>
          <w:lastRenderedPageBreak/>
          <w:tab/>
        </w:r>
        <w:r>
          <w:rPr>
            <w:noProof/>
          </w:rPr>
          <w:pict>
            <v:shape id="_x0000_i1045" type="#_x0000_t75" style="width:468pt;height:290.25pt;visibility:visible;mso-wrap-style:square">
              <v:imagedata r:id="rId28" o:title=""/>
            </v:shape>
          </w:pict>
        </w:r>
      </w:ins>
    </w:p>
    <w:p w:rsidR="001D7166" w:rsidRDefault="001D7166" w:rsidP="0093553D">
      <w:pPr>
        <w:pStyle w:val="Heading5"/>
        <w:spacing w:line="360" w:lineRule="auto"/>
        <w:rPr>
          <w:ins w:id="459" w:author="Veekija" w:date="2013-04-23T20:23:00Z"/>
        </w:rPr>
      </w:pPr>
      <w:bookmarkStart w:id="460" w:name="_Toc354252439"/>
      <w:bookmarkStart w:id="461" w:name="_Toc354511580"/>
      <w:ins w:id="462" w:author="Veekija" w:date="2013-04-22T17:44:00Z">
        <w:r>
          <w:t>Subject Maintenance</w:t>
        </w:r>
      </w:ins>
      <w:bookmarkEnd w:id="460"/>
      <w:bookmarkEnd w:id="461"/>
    </w:p>
    <w:p w:rsidR="00237031" w:rsidRDefault="00237031" w:rsidP="00284355">
      <w:pPr>
        <w:spacing w:after="0" w:line="360" w:lineRule="auto"/>
        <w:ind w:firstLine="720"/>
        <w:rPr>
          <w:ins w:id="463" w:author="Veekija" w:date="2013-04-27T10:55:00Z"/>
        </w:rPr>
      </w:pPr>
      <w:ins w:id="464" w:author="Veekija" w:date="2013-04-27T10:55:00Z">
        <w:r>
          <w:t xml:space="preserve">Once user clicks </w:t>
        </w:r>
      </w:ins>
      <w:ins w:id="465" w:author="Veekija" w:date="2013-04-27T10:56:00Z">
        <w:r>
          <w:t>Subject</w:t>
        </w:r>
      </w:ins>
      <w:ins w:id="466" w:author="Veekija" w:date="2013-04-27T10:55:00Z">
        <w:r>
          <w:t xml:space="preserve"> Maintenance link in SIS System/Data Management home page, </w:t>
        </w:r>
      </w:ins>
      <w:ins w:id="467" w:author="Veekija" w:date="2013-04-27T10:57:00Z">
        <w:r>
          <w:t>Subject</w:t>
        </w:r>
      </w:ins>
      <w:ins w:id="468" w:author="Veekija" w:date="2013-04-27T10:55:00Z">
        <w:r>
          <w:t xml:space="preserve"> Maintenance page will be displayed. This screen will display the data grid that contains the list of </w:t>
        </w:r>
      </w:ins>
      <w:ins w:id="469" w:author="Veekija" w:date="2013-04-27T10:57:00Z">
        <w:r>
          <w:t>subjects taught in the school</w:t>
        </w:r>
      </w:ins>
      <w:ins w:id="470" w:author="Veekija" w:date="2013-04-27T10:55:00Z">
        <w:r>
          <w:t xml:space="preserve">. In each row Edit and Delete option will be </w:t>
        </w:r>
      </w:ins>
      <w:ins w:id="471" w:author="Veekija" w:date="2013-04-27T11:51:00Z">
        <w:r w:rsidR="00337AA7">
          <w:t xml:space="preserve">used </w:t>
        </w:r>
      </w:ins>
      <w:ins w:id="472" w:author="Veekija" w:date="2013-04-27T11:43:00Z">
        <w:r w:rsidR="00867DC0">
          <w:t>to update and delete subject information</w:t>
        </w:r>
      </w:ins>
      <w:ins w:id="473" w:author="Veekija" w:date="2013-04-27T10:55:00Z">
        <w:r>
          <w:t xml:space="preserve">. Add </w:t>
        </w:r>
      </w:ins>
      <w:ins w:id="474" w:author="Veekija" w:date="2013-04-27T10:57:00Z">
        <w:r>
          <w:t xml:space="preserve">Subject </w:t>
        </w:r>
      </w:ins>
      <w:ins w:id="475" w:author="Veekija" w:date="2013-04-27T10:55:00Z">
        <w:r>
          <w:t xml:space="preserve">button will be </w:t>
        </w:r>
      </w:ins>
      <w:ins w:id="476" w:author="Veekija" w:date="2013-04-27T11:51:00Z">
        <w:r w:rsidR="00337AA7">
          <w:t>used</w:t>
        </w:r>
      </w:ins>
      <w:ins w:id="477" w:author="Veekija" w:date="2013-04-27T10:55:00Z">
        <w:r>
          <w:t xml:space="preserve"> to add the new </w:t>
        </w:r>
      </w:ins>
      <w:ins w:id="478" w:author="Veekija" w:date="2013-04-27T10:57:00Z">
        <w:r>
          <w:t>subject</w:t>
        </w:r>
      </w:ins>
      <w:ins w:id="479" w:author="Veekija" w:date="2013-04-27T10:55:00Z">
        <w:r>
          <w:t xml:space="preserve">s. </w:t>
        </w:r>
      </w:ins>
    </w:p>
    <w:p w:rsidR="00237031" w:rsidRDefault="00237031" w:rsidP="00284355">
      <w:pPr>
        <w:spacing w:after="0" w:line="360" w:lineRule="auto"/>
        <w:ind w:firstLine="720"/>
        <w:rPr>
          <w:ins w:id="480" w:author="Veekija" w:date="2013-04-27T10:56:00Z"/>
        </w:rPr>
      </w:pPr>
      <w:ins w:id="481" w:author="Veekija" w:date="2013-04-27T10:56:00Z">
        <w:r w:rsidRPr="009A418F">
          <w:rPr>
            <w:noProof/>
          </w:rPr>
          <w:lastRenderedPageBreak/>
          <w:pict>
            <v:shape id="_x0000_i1046" type="#_x0000_t75" style="width:468pt;height:290.25pt;visibility:visible;mso-wrap-style:square">
              <v:imagedata r:id="rId29" o:title=""/>
            </v:shape>
          </w:pict>
        </w:r>
      </w:ins>
    </w:p>
    <w:p w:rsidR="001D7166" w:rsidRDefault="001D7166" w:rsidP="0093553D">
      <w:pPr>
        <w:pStyle w:val="Heading5"/>
        <w:spacing w:line="360" w:lineRule="auto"/>
        <w:rPr>
          <w:ins w:id="482" w:author="Veekija" w:date="2013-04-23T20:24:00Z"/>
        </w:rPr>
      </w:pPr>
      <w:bookmarkStart w:id="483" w:name="_Toc354252440"/>
      <w:bookmarkStart w:id="484" w:name="_Toc354511581"/>
      <w:ins w:id="485" w:author="Veekija" w:date="2013-04-22T17:44:00Z">
        <w:r>
          <w:t>Period Maintenance</w:t>
        </w:r>
      </w:ins>
      <w:bookmarkEnd w:id="483"/>
      <w:bookmarkEnd w:id="484"/>
    </w:p>
    <w:p w:rsidR="00DF5D73" w:rsidRDefault="00DF5D73" w:rsidP="00DF5D73">
      <w:pPr>
        <w:spacing w:after="0" w:line="360" w:lineRule="auto"/>
        <w:ind w:firstLine="720"/>
        <w:rPr>
          <w:ins w:id="486" w:author="Veekija" w:date="2013-04-27T10:59:00Z"/>
        </w:rPr>
      </w:pPr>
      <w:ins w:id="487" w:author="Veekija" w:date="2013-04-27T10:59:00Z">
        <w:r>
          <w:t xml:space="preserve">Once user clicks Period Maintenance link in SIS System/Data Management home page, Period Maintenance page will be displayed. This screen will display the data grid that contains the list of </w:t>
        </w:r>
      </w:ins>
      <w:ins w:id="488" w:author="Veekija" w:date="2013-04-27T11:00:00Z">
        <w:r>
          <w:t>periods</w:t>
        </w:r>
      </w:ins>
      <w:ins w:id="489" w:author="Veekija" w:date="2013-04-27T10:59:00Z">
        <w:r>
          <w:t xml:space="preserve"> </w:t>
        </w:r>
      </w:ins>
      <w:ins w:id="490" w:author="Veekija" w:date="2013-04-27T11:00:00Z">
        <w:r w:rsidR="00224B70">
          <w:t xml:space="preserve">that are configured for the </w:t>
        </w:r>
      </w:ins>
      <w:ins w:id="491" w:author="Veekija" w:date="2013-04-27T10:59:00Z">
        <w:r>
          <w:t>school</w:t>
        </w:r>
      </w:ins>
      <w:ins w:id="492" w:author="Veekija" w:date="2013-04-27T11:01:00Z">
        <w:r w:rsidR="00224B70">
          <w:t xml:space="preserve"> year</w:t>
        </w:r>
      </w:ins>
      <w:ins w:id="493" w:author="Veekija" w:date="2013-04-27T10:59:00Z">
        <w:r>
          <w:t xml:space="preserve">. In each row Edit and </w:t>
        </w:r>
        <w:r w:rsidR="00867DC0">
          <w:t>Delete option will be displayed</w:t>
        </w:r>
      </w:ins>
      <w:ins w:id="494" w:author="Veekija" w:date="2013-04-27T11:41:00Z">
        <w:r w:rsidR="00867DC0">
          <w:t xml:space="preserve"> to update and delete periods respectively. </w:t>
        </w:r>
      </w:ins>
      <w:ins w:id="495" w:author="Veekija" w:date="2013-04-27T10:59:00Z">
        <w:r>
          <w:t xml:space="preserve"> Add </w:t>
        </w:r>
      </w:ins>
      <w:ins w:id="496" w:author="Veekija" w:date="2013-04-27T11:01:00Z">
        <w:r w:rsidR="00224B70">
          <w:t>Period</w:t>
        </w:r>
      </w:ins>
      <w:ins w:id="497" w:author="Veekija" w:date="2013-04-27T10:59:00Z">
        <w:r>
          <w:t xml:space="preserve"> button will be </w:t>
        </w:r>
      </w:ins>
      <w:ins w:id="498" w:author="Veekija" w:date="2013-04-27T11:51:00Z">
        <w:r w:rsidR="00337AA7">
          <w:t>used</w:t>
        </w:r>
      </w:ins>
      <w:ins w:id="499" w:author="Veekija" w:date="2013-04-27T10:59:00Z">
        <w:r>
          <w:t xml:space="preserve"> to add the new </w:t>
        </w:r>
      </w:ins>
      <w:ins w:id="500" w:author="Veekija" w:date="2013-04-27T11:01:00Z">
        <w:r w:rsidR="00224B70">
          <w:t>per</w:t>
        </w:r>
      </w:ins>
      <w:ins w:id="501" w:author="Veekija" w:date="2013-04-27T11:02:00Z">
        <w:r w:rsidR="0057779F">
          <w:t>i</w:t>
        </w:r>
      </w:ins>
      <w:ins w:id="502" w:author="Veekija" w:date="2013-04-27T11:01:00Z">
        <w:r w:rsidR="00224B70">
          <w:t>ods</w:t>
        </w:r>
      </w:ins>
      <w:ins w:id="503" w:author="Veekija" w:date="2013-04-27T10:59:00Z">
        <w:r>
          <w:t xml:space="preserve">. </w:t>
        </w:r>
      </w:ins>
      <w:ins w:id="504" w:author="Veekija" w:date="2013-04-27T11:02:00Z">
        <w:r w:rsidR="0057779F">
          <w:t xml:space="preserve">Sort order attribute in the period will define the sequence of </w:t>
        </w:r>
      </w:ins>
      <w:ins w:id="505" w:author="Veekija" w:date="2013-04-27T11:03:00Z">
        <w:r w:rsidR="0057779F">
          <w:t>period</w:t>
        </w:r>
      </w:ins>
      <w:ins w:id="506" w:author="Veekija" w:date="2013-04-27T11:02:00Z">
        <w:r w:rsidR="0057779F">
          <w:t xml:space="preserve">. Sort order will be unique </w:t>
        </w:r>
      </w:ins>
      <w:ins w:id="507" w:author="Veekija" w:date="2013-04-27T11:04:00Z">
        <w:r w:rsidR="0057779F">
          <w:t>for a period and school year</w:t>
        </w:r>
      </w:ins>
      <w:ins w:id="508" w:author="Veekija" w:date="2013-04-27T11:02:00Z">
        <w:r w:rsidR="0057779F">
          <w:t xml:space="preserve">. If Administrator tried to create a new </w:t>
        </w:r>
      </w:ins>
      <w:ins w:id="509" w:author="Veekija" w:date="2013-04-27T11:04:00Z">
        <w:r w:rsidR="0057779F">
          <w:t>period</w:t>
        </w:r>
      </w:ins>
      <w:ins w:id="510" w:author="Veekija" w:date="2013-04-27T11:02:00Z">
        <w:r w:rsidR="0057779F">
          <w:t xml:space="preserve"> with an existing sort order then the system will display an error message.</w:t>
        </w:r>
      </w:ins>
    </w:p>
    <w:p w:rsidR="00E27C28" w:rsidRDefault="002224AF" w:rsidP="00F956A6">
      <w:pPr>
        <w:spacing w:after="0" w:line="360" w:lineRule="auto"/>
        <w:ind w:firstLine="720"/>
        <w:rPr>
          <w:ins w:id="511" w:author="Veekija" w:date="2013-04-23T20:25:00Z"/>
        </w:rPr>
      </w:pPr>
      <w:ins w:id="512" w:author="Veekija" w:date="2013-04-27T11:05:00Z">
        <w:r w:rsidRPr="009A418F">
          <w:rPr>
            <w:noProof/>
          </w:rPr>
          <w:lastRenderedPageBreak/>
          <w:pict>
            <v:shape id="_x0000_i1047" type="#_x0000_t75" style="width:468pt;height:290.25pt;visibility:visible;mso-wrap-style:square">
              <v:imagedata r:id="rId30" o:title=""/>
            </v:shape>
          </w:pict>
        </w:r>
      </w:ins>
    </w:p>
    <w:p w:rsidR="001D7166" w:rsidRDefault="001D7166" w:rsidP="0093553D">
      <w:pPr>
        <w:pStyle w:val="Heading5"/>
        <w:spacing w:line="360" w:lineRule="auto"/>
        <w:rPr>
          <w:ins w:id="513" w:author="Veekija" w:date="2013-04-23T20:28:00Z"/>
        </w:rPr>
      </w:pPr>
      <w:bookmarkStart w:id="514" w:name="_Toc354252441"/>
      <w:bookmarkStart w:id="515" w:name="_Toc354511582"/>
      <w:ins w:id="516" w:author="Veekija" w:date="2013-04-22T17:44:00Z">
        <w:r>
          <w:t>Teacher/Subject Schedule Maintenance</w:t>
        </w:r>
      </w:ins>
      <w:bookmarkEnd w:id="514"/>
      <w:bookmarkEnd w:id="515"/>
    </w:p>
    <w:p w:rsidR="00E26A07" w:rsidRDefault="00B45D7F" w:rsidP="00641E41">
      <w:pPr>
        <w:spacing w:after="0" w:line="360" w:lineRule="auto"/>
        <w:ind w:firstLine="720"/>
        <w:rPr>
          <w:ins w:id="517" w:author="Veekija" w:date="2013-04-27T11:16:00Z"/>
        </w:rPr>
      </w:pPr>
      <w:ins w:id="518" w:author="Veekija" w:date="2013-04-27T11:10:00Z">
        <w:r>
          <w:t xml:space="preserve">Once user clicks Teacher/Subject schedule Maintenance link in SIS System/Data Management home page, </w:t>
        </w:r>
      </w:ins>
      <w:ins w:id="519" w:author="Veekija" w:date="2013-04-27T11:11:00Z">
        <w:r>
          <w:t>Teacher/Subject schedule</w:t>
        </w:r>
      </w:ins>
      <w:ins w:id="520" w:author="Veekija" w:date="2013-04-27T11:10:00Z">
        <w:r>
          <w:t xml:space="preserve"> </w:t>
        </w:r>
      </w:ins>
      <w:ins w:id="521" w:author="Veekija" w:date="2013-04-27T11:11:00Z">
        <w:r>
          <w:t>m</w:t>
        </w:r>
      </w:ins>
      <w:ins w:id="522" w:author="Veekija" w:date="2013-04-27T11:10:00Z">
        <w:r>
          <w:t xml:space="preserve">aintenance page will be displayed. This screen will display the data grid that contains the list of </w:t>
        </w:r>
      </w:ins>
      <w:ins w:id="523" w:author="Veekija" w:date="2013-04-27T11:11:00Z">
        <w:r>
          <w:t>teacher/subject schedules</w:t>
        </w:r>
      </w:ins>
      <w:ins w:id="524" w:author="Veekija" w:date="2013-04-27T11:10:00Z">
        <w:r>
          <w:t xml:space="preserve"> that are configured for the school year. In each row Edit option will be displayed</w:t>
        </w:r>
      </w:ins>
      <w:ins w:id="525" w:author="Veekija" w:date="2013-04-27T11:11:00Z">
        <w:r>
          <w:t xml:space="preserve"> to </w:t>
        </w:r>
      </w:ins>
      <w:ins w:id="526" w:author="Veekija" w:date="2013-04-27T11:12:00Z">
        <w:r>
          <w:t>update</w:t>
        </w:r>
      </w:ins>
      <w:ins w:id="527" w:author="Veekija" w:date="2013-04-27T11:11:00Z">
        <w:r>
          <w:t xml:space="preserve"> the teacher</w:t>
        </w:r>
      </w:ins>
      <w:ins w:id="528" w:author="Veekija" w:date="2013-04-27T11:12:00Z">
        <w:r>
          <w:t xml:space="preserve"> and subject schedules</w:t>
        </w:r>
      </w:ins>
      <w:ins w:id="529" w:author="Veekija" w:date="2013-04-27T11:10:00Z">
        <w:r>
          <w:t xml:space="preserve">. Add </w:t>
        </w:r>
      </w:ins>
      <w:ins w:id="530" w:author="Veekija" w:date="2013-04-27T11:12:00Z">
        <w:r>
          <w:t>Teacher/subject schedule</w:t>
        </w:r>
      </w:ins>
      <w:ins w:id="531" w:author="Veekija" w:date="2013-04-27T11:10:00Z">
        <w:r>
          <w:t xml:space="preserve"> button will be </w:t>
        </w:r>
      </w:ins>
      <w:ins w:id="532" w:author="Veekija" w:date="2013-04-27T11:51:00Z">
        <w:r w:rsidR="00337AA7">
          <w:t>used</w:t>
        </w:r>
      </w:ins>
      <w:ins w:id="533" w:author="Veekija" w:date="2013-04-27T11:10:00Z">
        <w:r>
          <w:t xml:space="preserve"> to add the </w:t>
        </w:r>
      </w:ins>
      <w:ins w:id="534" w:author="Veekija" w:date="2013-04-27T11:12:00Z">
        <w:r>
          <w:t>assign teachers to the specific subjects and</w:t>
        </w:r>
      </w:ins>
      <w:ins w:id="535" w:author="Veekija" w:date="2013-04-27T11:10:00Z">
        <w:r>
          <w:t xml:space="preserve"> periods. </w:t>
        </w:r>
      </w:ins>
      <w:ins w:id="536" w:author="Veekija" w:date="2013-04-23T21:03:00Z">
        <w:r w:rsidR="00E26A07">
          <w:t xml:space="preserve">During the primary and secondary teacher assignment, </w:t>
        </w:r>
      </w:ins>
      <w:ins w:id="537" w:author="Veekija" w:date="2013-04-27T11:19:00Z">
        <w:r w:rsidR="00AC4CAF">
          <w:t>if</w:t>
        </w:r>
      </w:ins>
      <w:ins w:id="538" w:author="Veekija" w:date="2013-04-27T11:18:00Z">
        <w:r w:rsidR="00641E41">
          <w:t xml:space="preserve"> the user selects the same primary teacher and secondary teacher for the schedules </w:t>
        </w:r>
      </w:ins>
      <w:ins w:id="539" w:author="Veekija" w:date="2013-04-27T11:20:00Z">
        <w:r w:rsidR="00AC4CAF">
          <w:t xml:space="preserve">then system will display an error message and prompts the </w:t>
        </w:r>
      </w:ins>
      <w:ins w:id="540" w:author="Veekija" w:date="2013-04-27T11:21:00Z">
        <w:r w:rsidR="00AC4CAF">
          <w:t>administrator</w:t>
        </w:r>
      </w:ins>
      <w:ins w:id="541" w:author="Veekija" w:date="2013-04-27T11:20:00Z">
        <w:r w:rsidR="00AC4CAF">
          <w:t xml:space="preserve"> to select </w:t>
        </w:r>
      </w:ins>
      <w:ins w:id="542" w:author="Veekija" w:date="2013-04-27T11:21:00Z">
        <w:r w:rsidR="00AC4CAF">
          <w:t xml:space="preserve">the </w:t>
        </w:r>
      </w:ins>
      <w:ins w:id="543" w:author="Veekija" w:date="2013-04-27T11:20:00Z">
        <w:r w:rsidR="00AC4CAF">
          <w:t xml:space="preserve">different </w:t>
        </w:r>
      </w:ins>
      <w:ins w:id="544" w:author="Veekija" w:date="2013-04-27T11:21:00Z">
        <w:r w:rsidR="00AC4CAF">
          <w:t>primary or secondary teacher. Also,</w:t>
        </w:r>
      </w:ins>
      <w:ins w:id="545" w:author="Veekija" w:date="2013-04-27T11:22:00Z">
        <w:r w:rsidR="00AC4CAF">
          <w:t xml:space="preserve"> if the selected primary or secondary </w:t>
        </w:r>
      </w:ins>
      <w:ins w:id="546" w:author="Veekija" w:date="2013-04-27T11:19:00Z">
        <w:r w:rsidR="00AC4CAF">
          <w:t>teachers are already assigned to the same period</w:t>
        </w:r>
      </w:ins>
      <w:ins w:id="547" w:author="Veekija" w:date="2013-04-27T11:22:00Z">
        <w:r w:rsidR="00AC4CAF">
          <w:t xml:space="preserve"> then system will display</w:t>
        </w:r>
      </w:ins>
      <w:ins w:id="548" w:author="Veekija" w:date="2013-04-27T11:23:00Z">
        <w:r w:rsidR="00AC4CAF">
          <w:t xml:space="preserve"> an error message and prompts the administrator either to select the different primary/secondary teacher or different period.</w:t>
        </w:r>
      </w:ins>
      <w:ins w:id="549" w:author="Veekija" w:date="2013-04-27T11:22:00Z">
        <w:r w:rsidR="00AC4CAF">
          <w:t xml:space="preserve"> </w:t>
        </w:r>
      </w:ins>
    </w:p>
    <w:p w:rsidR="00A44D44" w:rsidRDefault="00A44D44" w:rsidP="00A23890">
      <w:pPr>
        <w:rPr>
          <w:ins w:id="550" w:author="Veekija" w:date="2013-04-27T11:09:00Z"/>
        </w:rPr>
      </w:pPr>
    </w:p>
    <w:p w:rsidR="000163EA" w:rsidRDefault="000163EA" w:rsidP="000163EA">
      <w:pPr>
        <w:ind w:left="720"/>
        <w:rPr>
          <w:ins w:id="551" w:author="Veekija" w:date="2013-04-27T11:26:00Z"/>
          <w:noProof/>
        </w:rPr>
      </w:pPr>
      <w:ins w:id="552" w:author="Veekija" w:date="2013-04-27T11:09:00Z">
        <w:r w:rsidRPr="009A418F">
          <w:rPr>
            <w:noProof/>
          </w:rPr>
          <w:lastRenderedPageBreak/>
          <w:pict>
            <v:shape id="_x0000_i1048" type="#_x0000_t75" style="width:468pt;height:290.25pt;visibility:visible;mso-wrap-style:square">
              <v:imagedata r:id="rId31" o:title=""/>
            </v:shape>
          </w:pict>
        </w:r>
      </w:ins>
    </w:p>
    <w:p w:rsidR="0012536A" w:rsidRPr="0012536A" w:rsidRDefault="0012536A" w:rsidP="000163EA">
      <w:pPr>
        <w:ind w:left="720"/>
        <w:rPr>
          <w:ins w:id="553" w:author="Veekija" w:date="2013-04-23T20:28:00Z"/>
          <w:b/>
        </w:rPr>
      </w:pPr>
      <w:ins w:id="554" w:author="Veekija" w:date="2013-04-27T11:26:00Z">
        <w:r w:rsidRPr="0012536A">
          <w:rPr>
            <w:b/>
            <w:noProof/>
          </w:rPr>
          <w:t>Update Teacher/Subject Schedule Screen:</w:t>
        </w:r>
      </w:ins>
    </w:p>
    <w:p w:rsidR="0012536A" w:rsidRPr="0012536A" w:rsidRDefault="0012536A" w:rsidP="0012536A">
      <w:pPr>
        <w:ind w:firstLine="720"/>
        <w:rPr>
          <w:ins w:id="555" w:author="Veekija" w:date="2013-04-27T11:25:00Z"/>
        </w:rPr>
      </w:pPr>
      <w:ins w:id="556" w:author="Veekija" w:date="2013-04-27T11:26:00Z">
        <w:r w:rsidRPr="009A418F">
          <w:rPr>
            <w:noProof/>
          </w:rPr>
          <w:pict>
            <v:shape id="_x0000_i1049" type="#_x0000_t75" style="width:468pt;height:289.5pt;visibility:visible;mso-wrap-style:square">
              <v:imagedata r:id="rId32" o:title=""/>
            </v:shape>
          </w:pict>
        </w:r>
      </w:ins>
    </w:p>
    <w:p w:rsidR="0012536A" w:rsidRDefault="0012536A" w:rsidP="00A23890">
      <w:pPr>
        <w:rPr>
          <w:ins w:id="557" w:author="Veekija" w:date="2013-04-27T11:25:00Z"/>
        </w:rPr>
      </w:pPr>
    </w:p>
    <w:p w:rsidR="001D7166" w:rsidRDefault="001D7166" w:rsidP="000B298B">
      <w:pPr>
        <w:pStyle w:val="Heading4"/>
        <w:spacing w:line="360" w:lineRule="auto"/>
        <w:rPr>
          <w:ins w:id="558" w:author="Veekija" w:date="2013-04-24T10:22:00Z"/>
        </w:rPr>
      </w:pPr>
      <w:bookmarkStart w:id="559" w:name="_Toc354252442"/>
      <w:bookmarkStart w:id="560" w:name="_Toc354511583"/>
      <w:ins w:id="561" w:author="Veekija" w:date="2013-04-22T17:44:00Z">
        <w:r>
          <w:t>Admission Management</w:t>
        </w:r>
      </w:ins>
      <w:bookmarkEnd w:id="559"/>
      <w:bookmarkEnd w:id="560"/>
    </w:p>
    <w:p w:rsidR="00B653F0" w:rsidRDefault="008D102B" w:rsidP="00867DC0">
      <w:pPr>
        <w:spacing w:after="0" w:line="360" w:lineRule="auto"/>
        <w:rPr>
          <w:ins w:id="562" w:author="Veekija" w:date="2013-04-27T11:46:00Z"/>
        </w:rPr>
        <w:pPrChange w:id="563" w:author="Veekija" w:date="2013-04-27T11:41:00Z">
          <w:pPr>
            <w:numPr>
              <w:numId w:val="14"/>
            </w:numPr>
            <w:spacing w:after="0" w:line="360" w:lineRule="auto"/>
            <w:ind w:left="720" w:hanging="360"/>
          </w:pPr>
        </w:pPrChange>
      </w:pPr>
      <w:ins w:id="564" w:author="Veekija" w:date="2013-04-27T11:29:00Z">
        <w:r>
          <w:t xml:space="preserve">Once user clicks Admission Management link in Administrator Home page, </w:t>
        </w:r>
      </w:ins>
      <w:ins w:id="565" w:author="Veekija" w:date="2013-04-27T11:30:00Z">
        <w:r>
          <w:t xml:space="preserve">Admission </w:t>
        </w:r>
      </w:ins>
      <w:ins w:id="566" w:author="Veekija" w:date="2013-04-27T11:29:00Z">
        <w:r>
          <w:t>maintenance page will be displayed. This screen will display the data gri</w:t>
        </w:r>
      </w:ins>
      <w:ins w:id="567" w:author="Veekija" w:date="2013-04-27T11:30:00Z">
        <w:r>
          <w:t>d with the list of applications</w:t>
        </w:r>
      </w:ins>
      <w:ins w:id="568" w:author="Veekija" w:date="2013-04-27T11:32:00Z">
        <w:r>
          <w:t xml:space="preserve">. </w:t>
        </w:r>
      </w:ins>
      <w:ins w:id="569" w:author="Veekija" w:date="2013-04-27T11:46:00Z">
        <w:r w:rsidR="00450F4F">
          <w:t xml:space="preserve">The data grid contains the application description, application created date, status of the application in the admission </w:t>
        </w:r>
      </w:ins>
      <w:ins w:id="570" w:author="Veekija" w:date="2013-04-27T11:47:00Z">
        <w:r w:rsidR="00450F4F">
          <w:t>workflow</w:t>
        </w:r>
      </w:ins>
      <w:ins w:id="571" w:author="Veekija" w:date="2013-04-27T11:46:00Z">
        <w:r w:rsidR="00450F4F">
          <w:t>,</w:t>
        </w:r>
      </w:ins>
      <w:ins w:id="572" w:author="Veekija" w:date="2013-04-27T11:47:00Z">
        <w:r w:rsidR="00450F4F">
          <w:t xml:space="preserve"> application type and tracking number. </w:t>
        </w:r>
      </w:ins>
      <w:ins w:id="573" w:author="Veekija" w:date="2013-04-27T11:49:00Z">
        <w:r w:rsidR="00F13DF0">
          <w:t>Screen displays b</w:t>
        </w:r>
      </w:ins>
      <w:ins w:id="574" w:author="Veekija" w:date="2013-04-27T11:48:00Z">
        <w:r w:rsidR="00DB6EE3">
          <w:t>oth application types</w:t>
        </w:r>
      </w:ins>
      <w:ins w:id="575" w:author="Veekija" w:date="2013-04-27T11:32:00Z">
        <w:r>
          <w:t xml:space="preserve"> </w:t>
        </w:r>
      </w:ins>
      <w:ins w:id="576" w:author="Veekija" w:date="2013-04-27T11:49:00Z">
        <w:r w:rsidR="00F13DF0">
          <w:t xml:space="preserve">such as </w:t>
        </w:r>
      </w:ins>
      <w:ins w:id="577" w:author="Veekija" w:date="2013-04-27T11:34:00Z">
        <w:r>
          <w:t>“</w:t>
        </w:r>
      </w:ins>
      <w:ins w:id="578" w:author="Veekija" w:date="2013-04-27T11:32:00Z">
        <w:r>
          <w:t>O</w:t>
        </w:r>
      </w:ins>
      <w:ins w:id="579" w:author="Veekija" w:date="2013-04-27T11:30:00Z">
        <w:r>
          <w:t>nline</w:t>
        </w:r>
      </w:ins>
      <w:ins w:id="580" w:author="Veekija" w:date="2013-04-27T11:34:00Z">
        <w:r>
          <w:t>”</w:t>
        </w:r>
      </w:ins>
      <w:ins w:id="581" w:author="Veekija" w:date="2013-04-27T11:30:00Z">
        <w:r>
          <w:t xml:space="preserve"> </w:t>
        </w:r>
      </w:ins>
      <w:ins w:id="582" w:author="Veekija" w:date="2013-04-27T11:35:00Z">
        <w:r>
          <w:t>(</w:t>
        </w:r>
      </w:ins>
      <w:ins w:id="583" w:author="Veekija" w:date="2013-04-27T11:32:00Z">
        <w:r>
          <w:t xml:space="preserve">submitted </w:t>
        </w:r>
      </w:ins>
      <w:ins w:id="584" w:author="Veekija" w:date="2013-04-27T11:30:00Z">
        <w:r>
          <w:t xml:space="preserve">by </w:t>
        </w:r>
      </w:ins>
      <w:ins w:id="585" w:author="Veekija" w:date="2013-04-27T11:31:00Z">
        <w:r>
          <w:t>public users</w:t>
        </w:r>
      </w:ins>
      <w:ins w:id="586" w:author="Veekija" w:date="2013-04-27T11:35:00Z">
        <w:r>
          <w:t>)</w:t>
        </w:r>
      </w:ins>
      <w:ins w:id="587" w:author="Veekija" w:date="2013-04-27T11:31:00Z">
        <w:r>
          <w:t xml:space="preserve"> and</w:t>
        </w:r>
      </w:ins>
      <w:ins w:id="588" w:author="Veekija" w:date="2013-04-27T11:32:00Z">
        <w:r>
          <w:t xml:space="preserve"> </w:t>
        </w:r>
      </w:ins>
      <w:ins w:id="589" w:author="Veekija" w:date="2013-04-27T11:34:00Z">
        <w:r>
          <w:t>“</w:t>
        </w:r>
      </w:ins>
      <w:ins w:id="590" w:author="Veekija" w:date="2013-04-27T11:32:00Z">
        <w:r>
          <w:t>Paper</w:t>
        </w:r>
      </w:ins>
      <w:ins w:id="591" w:author="Veekija" w:date="2013-04-27T11:34:00Z">
        <w:r>
          <w:t>”</w:t>
        </w:r>
      </w:ins>
      <w:ins w:id="592" w:author="Veekija" w:date="2013-04-27T11:32:00Z">
        <w:r>
          <w:t xml:space="preserve"> </w:t>
        </w:r>
      </w:ins>
      <w:ins w:id="593" w:author="Veekija" w:date="2013-04-27T11:35:00Z">
        <w:r>
          <w:t>(</w:t>
        </w:r>
      </w:ins>
      <w:ins w:id="594" w:author="Veekija" w:date="2013-04-27T11:31:00Z">
        <w:r>
          <w:t>created by administrator</w:t>
        </w:r>
      </w:ins>
      <w:ins w:id="595" w:author="Veekija" w:date="2013-04-27T11:33:00Z">
        <w:r>
          <w:t xml:space="preserve"> based on the manually submitted paper application by the st</w:t>
        </w:r>
      </w:ins>
      <w:ins w:id="596" w:author="Veekija" w:date="2013-04-27T11:34:00Z">
        <w:r>
          <w:t>u</w:t>
        </w:r>
      </w:ins>
      <w:ins w:id="597" w:author="Veekija" w:date="2013-04-27T11:33:00Z">
        <w:r>
          <w:t>dents or parents</w:t>
        </w:r>
      </w:ins>
      <w:ins w:id="598" w:author="Veekija" w:date="2013-04-27T11:35:00Z">
        <w:r>
          <w:t>)</w:t>
        </w:r>
      </w:ins>
      <w:ins w:id="599" w:author="Veekija" w:date="2013-04-27T11:34:00Z">
        <w:r>
          <w:t>.</w:t>
        </w:r>
      </w:ins>
      <w:ins w:id="600" w:author="Veekija" w:date="2013-04-27T11:36:00Z">
        <w:r>
          <w:t xml:space="preserve"> Each row has Edit and Steps link that are used to update the application information and track/process the admission process respectively.</w:t>
        </w:r>
      </w:ins>
      <w:ins w:id="601" w:author="Veekija" w:date="2013-04-27T11:37:00Z">
        <w:r>
          <w:t xml:space="preserve"> </w:t>
        </w:r>
      </w:ins>
      <w:ins w:id="602" w:author="Veekija" w:date="2013-04-27T11:39:00Z">
        <w:r w:rsidR="00867DC0">
          <w:t xml:space="preserve">Submit New Application </w:t>
        </w:r>
      </w:ins>
      <w:ins w:id="603" w:author="Veekija" w:date="2013-04-27T11:50:00Z">
        <w:r w:rsidR="00F27467">
          <w:t xml:space="preserve">button </w:t>
        </w:r>
      </w:ins>
      <w:ins w:id="604" w:author="Veekija" w:date="2013-04-27T11:39:00Z">
        <w:r w:rsidR="00867DC0">
          <w:t xml:space="preserve">will be </w:t>
        </w:r>
      </w:ins>
      <w:ins w:id="605" w:author="Veekija" w:date="2013-04-27T11:50:00Z">
        <w:r w:rsidR="00337AA7">
          <w:t>used</w:t>
        </w:r>
      </w:ins>
      <w:ins w:id="606" w:author="Veekija" w:date="2013-04-27T11:40:00Z">
        <w:r w:rsidR="00867DC0">
          <w:t xml:space="preserve"> </w:t>
        </w:r>
      </w:ins>
      <w:ins w:id="607" w:author="Veekija" w:date="2013-04-27T11:50:00Z">
        <w:r w:rsidR="00337AA7">
          <w:t>t</w:t>
        </w:r>
      </w:ins>
      <w:ins w:id="608" w:author="Veekija" w:date="2013-04-27T11:40:00Z">
        <w:r w:rsidR="00867DC0">
          <w:t xml:space="preserve">o create </w:t>
        </w:r>
      </w:ins>
      <w:ins w:id="609" w:author="Veekija" w:date="2013-04-27T11:50:00Z">
        <w:r w:rsidR="00337AA7">
          <w:t>a</w:t>
        </w:r>
        <w:r w:rsidR="00F27467">
          <w:t xml:space="preserve"> </w:t>
        </w:r>
      </w:ins>
      <w:ins w:id="610" w:author="Veekija" w:date="2013-04-27T11:40:00Z">
        <w:r w:rsidR="00867DC0">
          <w:t xml:space="preserve">new application. </w:t>
        </w:r>
      </w:ins>
    </w:p>
    <w:p w:rsidR="00450F4F" w:rsidRDefault="00450F4F" w:rsidP="00867DC0">
      <w:pPr>
        <w:spacing w:after="0" w:line="360" w:lineRule="auto"/>
        <w:rPr>
          <w:ins w:id="611" w:author="Veekija" w:date="2013-04-27T11:46:00Z"/>
        </w:rPr>
        <w:pPrChange w:id="612" w:author="Veekija" w:date="2013-04-27T11:41:00Z">
          <w:pPr>
            <w:numPr>
              <w:numId w:val="14"/>
            </w:numPr>
            <w:spacing w:after="0" w:line="360" w:lineRule="auto"/>
            <w:ind w:left="720" w:hanging="360"/>
          </w:pPr>
        </w:pPrChange>
      </w:pPr>
      <w:ins w:id="613" w:author="Veekija" w:date="2013-04-27T11:46:00Z">
        <w:r w:rsidRPr="009A418F">
          <w:rPr>
            <w:noProof/>
          </w:rPr>
          <w:pict>
            <v:shape id="_x0000_i1050" type="#_x0000_t75" style="width:468pt;height:289.5pt;visibility:visible;mso-wrap-style:square">
              <v:imagedata r:id="rId33" o:title=""/>
            </v:shape>
          </w:pict>
        </w:r>
      </w:ins>
    </w:p>
    <w:p w:rsidR="00450F4F" w:rsidRDefault="00450F4F" w:rsidP="00867DC0">
      <w:pPr>
        <w:spacing w:after="0" w:line="360" w:lineRule="auto"/>
        <w:rPr>
          <w:ins w:id="614" w:author="Veekija" w:date="2013-04-27T11:44:00Z"/>
        </w:rPr>
        <w:pPrChange w:id="615" w:author="Veekija" w:date="2013-04-27T11:41:00Z">
          <w:pPr>
            <w:numPr>
              <w:numId w:val="14"/>
            </w:numPr>
            <w:spacing w:after="0" w:line="360" w:lineRule="auto"/>
            <w:ind w:left="720" w:hanging="360"/>
          </w:pPr>
        </w:pPrChange>
      </w:pPr>
    </w:p>
    <w:p w:rsidR="007A5F2F" w:rsidRDefault="00450F4F" w:rsidP="007A5F2F">
      <w:pPr>
        <w:spacing w:after="0" w:line="360" w:lineRule="auto"/>
        <w:ind w:firstLine="720"/>
        <w:rPr>
          <w:ins w:id="616" w:author="Veekija" w:date="2013-04-27T12:22:00Z"/>
        </w:rPr>
        <w:pPrChange w:id="617" w:author="Veekija" w:date="2013-04-27T12:22:00Z">
          <w:pPr>
            <w:spacing w:after="0" w:line="360" w:lineRule="auto"/>
          </w:pPr>
        </w:pPrChange>
      </w:pPr>
      <w:ins w:id="618" w:author="Veekija" w:date="2013-04-27T11:44:00Z">
        <w:r>
          <w:t xml:space="preserve">Once user clicks Steps link for any specific admission record in the data grid, system will display </w:t>
        </w:r>
      </w:ins>
      <w:ins w:id="619" w:author="Veekija" w:date="2013-04-27T11:53:00Z">
        <w:r w:rsidR="000B298B">
          <w:t>Admission Process Step screen.</w:t>
        </w:r>
      </w:ins>
      <w:ins w:id="620" w:author="Veekija" w:date="2013-04-27T11:54:00Z">
        <w:r w:rsidR="00260B74">
          <w:t xml:space="preserve"> </w:t>
        </w:r>
      </w:ins>
      <w:ins w:id="621" w:author="Veekija" w:date="2013-04-27T12:07:00Z">
        <w:r w:rsidR="006C4C26">
          <w:t xml:space="preserve">If the selected Application is in Granted or Rejected status then this screen will be displayed in read-only mode, otherwise this screen will be displayed in editable mode. </w:t>
        </w:r>
      </w:ins>
      <w:ins w:id="622" w:author="Veekija" w:date="2013-04-27T11:54:00Z">
        <w:r w:rsidR="00260B74">
          <w:t xml:space="preserve">In this screen, administrator will take various actions in admission workflow process. Administrator will </w:t>
        </w:r>
      </w:ins>
      <w:ins w:id="623" w:author="Veekija" w:date="2013-04-27T11:55:00Z">
        <w:r w:rsidR="00260B74">
          <w:t xml:space="preserve">either update </w:t>
        </w:r>
      </w:ins>
      <w:ins w:id="624" w:author="Veekija" w:date="2013-04-27T11:56:00Z">
        <w:r w:rsidR="00260B74">
          <w:t xml:space="preserve">any additional </w:t>
        </w:r>
      </w:ins>
      <w:ins w:id="625" w:author="Veekija" w:date="2013-04-27T11:55:00Z">
        <w:r w:rsidR="00260B74">
          <w:t>comments</w:t>
        </w:r>
      </w:ins>
      <w:ins w:id="626" w:author="Veekija" w:date="2013-04-27T11:56:00Z">
        <w:r w:rsidR="00260B74">
          <w:t xml:space="preserve">/notes or request </w:t>
        </w:r>
      </w:ins>
      <w:ins w:id="627" w:author="Veekija" w:date="2013-04-27T11:57:00Z">
        <w:r w:rsidR="00260B74">
          <w:t xml:space="preserve">and schedule </w:t>
        </w:r>
      </w:ins>
      <w:ins w:id="628" w:author="Veekija" w:date="2013-04-27T11:56:00Z">
        <w:r w:rsidR="00260B74">
          <w:t>Interview</w:t>
        </w:r>
      </w:ins>
      <w:ins w:id="629" w:author="Veekija" w:date="2013-04-27T11:57:00Z">
        <w:r w:rsidR="00260B74">
          <w:t xml:space="preserve"> or approve the application if all admission </w:t>
        </w:r>
      </w:ins>
      <w:ins w:id="630" w:author="Veekija" w:date="2013-04-27T11:58:00Z">
        <w:r w:rsidR="00260B74">
          <w:t xml:space="preserve">criteria are met or reject the application if </w:t>
        </w:r>
      </w:ins>
      <w:ins w:id="631" w:author="Veekija" w:date="2013-04-27T11:59:00Z">
        <w:r w:rsidR="00260B74">
          <w:t>admission criteria are</w:t>
        </w:r>
      </w:ins>
      <w:ins w:id="632" w:author="Veekija" w:date="2013-04-27T11:58:00Z">
        <w:r w:rsidR="00260B74">
          <w:t xml:space="preserve"> not met.</w:t>
        </w:r>
      </w:ins>
      <w:ins w:id="633" w:author="Veekija" w:date="2013-04-27T11:57:00Z">
        <w:r w:rsidR="00260B74">
          <w:t xml:space="preserve"> </w:t>
        </w:r>
      </w:ins>
    </w:p>
    <w:p w:rsidR="007A5F2F" w:rsidRDefault="00260B74" w:rsidP="002E3555">
      <w:pPr>
        <w:spacing w:after="0" w:line="360" w:lineRule="auto"/>
        <w:rPr>
          <w:ins w:id="634" w:author="Veekija" w:date="2013-04-27T12:25:00Z"/>
        </w:rPr>
        <w:pPrChange w:id="635" w:author="Veekija" w:date="2013-04-27T12:25:00Z">
          <w:pPr>
            <w:numPr>
              <w:numId w:val="14"/>
            </w:numPr>
            <w:spacing w:after="0" w:line="360" w:lineRule="auto"/>
            <w:ind w:left="720" w:hanging="360"/>
          </w:pPr>
        </w:pPrChange>
      </w:pPr>
      <w:bookmarkStart w:id="636" w:name="_GoBack"/>
      <w:bookmarkEnd w:id="636"/>
      <w:ins w:id="637" w:author="Veekija" w:date="2013-04-27T11:59:00Z">
        <w:r>
          <w:lastRenderedPageBreak/>
          <w:t xml:space="preserve">If administrator clicks on Approve button then </w:t>
        </w:r>
      </w:ins>
      <w:ins w:id="638" w:author="Veekija" w:date="2013-04-27T12:00:00Z">
        <w:r>
          <w:t xml:space="preserve">admission workflow process will be </w:t>
        </w:r>
      </w:ins>
      <w:ins w:id="639" w:author="Veekija" w:date="2013-04-27T12:03:00Z">
        <w:r w:rsidR="00A754DF">
          <w:t>completed</w:t>
        </w:r>
      </w:ins>
      <w:ins w:id="640" w:author="Veekija" w:date="2013-04-27T12:06:00Z">
        <w:r w:rsidR="00A754DF">
          <w:t xml:space="preserve"> and t</w:t>
        </w:r>
      </w:ins>
      <w:ins w:id="641" w:author="Veekija" w:date="2013-04-27T12:03:00Z">
        <w:r w:rsidR="00A754DF">
          <w:t>he status of the admission workflow will be moved</w:t>
        </w:r>
      </w:ins>
      <w:ins w:id="642" w:author="Veekija" w:date="2013-04-27T12:00:00Z">
        <w:r>
          <w:t xml:space="preserve"> to</w:t>
        </w:r>
        <w:r w:rsidR="00A754DF">
          <w:t xml:space="preserve"> Granted status</w:t>
        </w:r>
      </w:ins>
      <w:ins w:id="643" w:author="Veekija" w:date="2013-04-27T12:06:00Z">
        <w:r w:rsidR="00A754DF">
          <w:t>.</w:t>
        </w:r>
      </w:ins>
      <w:ins w:id="644" w:author="Veekija" w:date="2013-04-27T12:00:00Z">
        <w:r w:rsidR="00A754DF">
          <w:t xml:space="preserve"> </w:t>
        </w:r>
      </w:ins>
      <w:ins w:id="645" w:author="Veekija" w:date="2013-04-27T12:22:00Z">
        <w:r w:rsidR="007A5F2F">
          <w:t>Student associated to the Granted application will be eligible for grade level enrollment and they will be shown in Student Grade Level enrollment page. Also, system automatically creates unique user name and default password as “password” for the eligible students once their admission is granted which can be used by student to login to SIS application. The system generated user name will</w:t>
        </w:r>
      </w:ins>
      <w:ins w:id="646" w:author="Veekija" w:date="2013-04-27T12:23:00Z">
        <w:r w:rsidR="007A5F2F">
          <w:t xml:space="preserve"> be displayed in the student maintenance screen</w:t>
        </w:r>
      </w:ins>
      <w:ins w:id="647" w:author="Veekija" w:date="2013-04-27T12:24:00Z">
        <w:r w:rsidR="007A5F2F">
          <w:t xml:space="preserve">s. </w:t>
        </w:r>
      </w:ins>
    </w:p>
    <w:p w:rsidR="007A5F2F" w:rsidRDefault="00A754DF" w:rsidP="007A5F2F">
      <w:pPr>
        <w:spacing w:after="0" w:line="360" w:lineRule="auto"/>
        <w:rPr>
          <w:ins w:id="648" w:author="Veekija" w:date="2013-04-27T12:20:00Z"/>
        </w:rPr>
        <w:pPrChange w:id="649" w:author="Veekija" w:date="2013-04-27T12:25:00Z">
          <w:pPr>
            <w:numPr>
              <w:numId w:val="14"/>
            </w:numPr>
            <w:spacing w:after="0" w:line="360" w:lineRule="auto"/>
            <w:ind w:left="720" w:hanging="360"/>
          </w:pPr>
        </w:pPrChange>
      </w:pPr>
      <w:ins w:id="650" w:author="Veekija" w:date="2013-04-27T12:02:00Z">
        <w:r>
          <w:t xml:space="preserve">If administrator clicks on Reject button then </w:t>
        </w:r>
      </w:ins>
      <w:ins w:id="651" w:author="Veekija" w:date="2013-04-27T12:05:00Z">
        <w:r>
          <w:t>admission workflow process will be completed</w:t>
        </w:r>
      </w:ins>
      <w:ins w:id="652" w:author="Veekija" w:date="2013-04-27T12:07:00Z">
        <w:r>
          <w:t xml:space="preserve"> </w:t>
        </w:r>
        <w:r>
          <w:t xml:space="preserve">and the status of the admission workflow will be moved to </w:t>
        </w:r>
        <w:r>
          <w:t>Rejected</w:t>
        </w:r>
        <w:r>
          <w:t xml:space="preserve"> status</w:t>
        </w:r>
      </w:ins>
      <w:ins w:id="653" w:author="Veekija" w:date="2013-04-27T12:05:00Z">
        <w:r>
          <w:t>.</w:t>
        </w:r>
      </w:ins>
      <w:ins w:id="654" w:author="Veekija" w:date="2013-04-27T12:20:00Z">
        <w:r w:rsidR="007A5F2F">
          <w:t xml:space="preserve"> </w:t>
        </w:r>
      </w:ins>
    </w:p>
    <w:p w:rsidR="006C4C26" w:rsidRDefault="006C4C26" w:rsidP="00867DC0">
      <w:pPr>
        <w:spacing w:after="0" w:line="360" w:lineRule="auto"/>
        <w:rPr>
          <w:ins w:id="655" w:author="Veekija" w:date="2013-04-27T12:09:00Z"/>
        </w:rPr>
        <w:pPrChange w:id="656" w:author="Veekija" w:date="2013-04-27T11:41:00Z">
          <w:pPr>
            <w:numPr>
              <w:numId w:val="14"/>
            </w:numPr>
            <w:spacing w:after="0" w:line="360" w:lineRule="auto"/>
            <w:ind w:left="720" w:hanging="360"/>
          </w:pPr>
        </w:pPrChange>
      </w:pPr>
    </w:p>
    <w:p w:rsidR="006C4C26" w:rsidRDefault="00DB554F" w:rsidP="00867DC0">
      <w:pPr>
        <w:spacing w:after="0" w:line="360" w:lineRule="auto"/>
        <w:rPr>
          <w:ins w:id="657" w:author="Veekija" w:date="2013-04-27T12:12:00Z"/>
          <w:noProof/>
        </w:rPr>
        <w:pPrChange w:id="658" w:author="Veekija" w:date="2013-04-27T11:41:00Z">
          <w:pPr>
            <w:numPr>
              <w:numId w:val="14"/>
            </w:numPr>
            <w:spacing w:after="0" w:line="360" w:lineRule="auto"/>
            <w:ind w:left="720" w:hanging="360"/>
          </w:pPr>
        </w:pPrChange>
      </w:pPr>
      <w:ins w:id="659" w:author="Veekija" w:date="2013-04-27T12:12:00Z">
        <w:r w:rsidRPr="009A418F">
          <w:rPr>
            <w:noProof/>
          </w:rPr>
          <w:pict>
            <v:shape id="_x0000_i1051" type="#_x0000_t75" style="width:468pt;height:289.5pt;visibility:visible;mso-wrap-style:square">
              <v:imagedata r:id="rId34" o:title=""/>
            </v:shape>
          </w:pict>
        </w:r>
      </w:ins>
    </w:p>
    <w:p w:rsidR="00DB554F" w:rsidRDefault="00DB554F" w:rsidP="00867DC0">
      <w:pPr>
        <w:spacing w:after="0" w:line="360" w:lineRule="auto"/>
        <w:rPr>
          <w:ins w:id="660" w:author="Veekija" w:date="2013-04-27T12:12:00Z"/>
          <w:noProof/>
        </w:rPr>
        <w:pPrChange w:id="661" w:author="Veekija" w:date="2013-04-27T11:41:00Z">
          <w:pPr>
            <w:numPr>
              <w:numId w:val="14"/>
            </w:numPr>
            <w:spacing w:after="0" w:line="360" w:lineRule="auto"/>
            <w:ind w:left="720" w:hanging="360"/>
          </w:pPr>
        </w:pPrChange>
      </w:pPr>
    </w:p>
    <w:p w:rsidR="00DB554F" w:rsidRPr="00B653F0" w:rsidRDefault="005D512A" w:rsidP="00867DC0">
      <w:pPr>
        <w:spacing w:after="0" w:line="360" w:lineRule="auto"/>
        <w:rPr>
          <w:ins w:id="662" w:author="Veekija" w:date="2013-04-22T17:44:00Z"/>
        </w:rPr>
        <w:pPrChange w:id="663" w:author="Veekija" w:date="2013-04-27T11:41:00Z">
          <w:pPr>
            <w:numPr>
              <w:numId w:val="14"/>
            </w:numPr>
            <w:spacing w:after="0" w:line="360" w:lineRule="auto"/>
            <w:ind w:left="720" w:hanging="360"/>
          </w:pPr>
        </w:pPrChange>
      </w:pPr>
      <w:ins w:id="664" w:author="Veekija" w:date="2013-04-27T12:13:00Z">
        <w:r w:rsidRPr="009A418F">
          <w:rPr>
            <w:noProof/>
          </w:rPr>
          <w:lastRenderedPageBreak/>
          <w:pict>
            <v:shape id="_x0000_i1052" type="#_x0000_t75" style="width:468pt;height:291pt;visibility:visible;mso-wrap-style:square">
              <v:imagedata r:id="rId35" o:title=""/>
            </v:shape>
          </w:pict>
        </w:r>
      </w:ins>
    </w:p>
    <w:p w:rsidR="001D7166" w:rsidRDefault="001D7166" w:rsidP="000E58FF">
      <w:pPr>
        <w:pStyle w:val="Heading4"/>
        <w:spacing w:line="360" w:lineRule="auto"/>
        <w:rPr>
          <w:ins w:id="665" w:author="Veekija" w:date="2013-04-23T21:09:00Z"/>
        </w:rPr>
        <w:pPrChange w:id="666" w:author="Veekija" w:date="2013-04-27T12:15:00Z">
          <w:pPr>
            <w:pStyle w:val="Heading4"/>
          </w:pPr>
        </w:pPrChange>
      </w:pPr>
      <w:bookmarkStart w:id="667" w:name="_Toc354252443"/>
      <w:bookmarkStart w:id="668" w:name="_Toc354511584"/>
      <w:ins w:id="669" w:author="Veekija" w:date="2013-04-22T17:44:00Z">
        <w:r>
          <w:t>Teacher Management</w:t>
        </w:r>
      </w:ins>
      <w:bookmarkEnd w:id="667"/>
      <w:bookmarkEnd w:id="668"/>
    </w:p>
    <w:p w:rsidR="00E73A4D" w:rsidRDefault="00E73A4D" w:rsidP="000E58FF">
      <w:pPr>
        <w:numPr>
          <w:ilvl w:val="0"/>
          <w:numId w:val="14"/>
        </w:numPr>
        <w:spacing w:after="0" w:line="360" w:lineRule="auto"/>
        <w:rPr>
          <w:ins w:id="670" w:author="Veekija" w:date="2013-04-23T21:11:00Z"/>
        </w:rPr>
      </w:pPr>
      <w:ins w:id="671" w:author="Veekija" w:date="2013-04-23T21:11:00Z">
        <w:r>
          <w:t>This screen will provide an option for Administrators to create and edit new teachers.</w:t>
        </w:r>
      </w:ins>
    </w:p>
    <w:p w:rsidR="00E73A4D" w:rsidRDefault="00E73A4D" w:rsidP="007A5F2F">
      <w:pPr>
        <w:numPr>
          <w:ilvl w:val="0"/>
          <w:numId w:val="14"/>
        </w:numPr>
        <w:spacing w:after="0" w:line="360" w:lineRule="auto"/>
        <w:rPr>
          <w:ins w:id="672" w:author="Veekija" w:date="2013-04-23T21:12:00Z"/>
        </w:rPr>
      </w:pPr>
      <w:ins w:id="673" w:author="Veekija" w:date="2013-04-23T21:11:00Z">
        <w:r>
          <w:t xml:space="preserve">Once teachers are created successfully, system automatically creates a user login name and </w:t>
        </w:r>
      </w:ins>
      <w:ins w:id="674" w:author="Veekija" w:date="2013-04-23T21:12:00Z">
        <w:r>
          <w:t>default password.</w:t>
        </w:r>
      </w:ins>
      <w:ins w:id="675" w:author="Veekija" w:date="2013-04-23T21:11:00Z">
        <w:r>
          <w:t xml:space="preserve"> </w:t>
        </w:r>
      </w:ins>
    </w:p>
    <w:p w:rsidR="00E73A4D" w:rsidRDefault="00E73A4D" w:rsidP="002E3555">
      <w:pPr>
        <w:numPr>
          <w:ilvl w:val="0"/>
          <w:numId w:val="14"/>
        </w:numPr>
        <w:spacing w:after="0" w:line="360" w:lineRule="auto"/>
        <w:rPr>
          <w:ins w:id="676" w:author="Veekija" w:date="2013-04-23T21:11:00Z"/>
        </w:rPr>
      </w:pPr>
      <w:ins w:id="677" w:author="Veekija" w:date="2013-04-23T21:12:00Z">
        <w:r>
          <w:t>Administrator will pro</w:t>
        </w:r>
      </w:ins>
      <w:ins w:id="678" w:author="Veekija" w:date="2013-04-23T21:13:00Z">
        <w:r w:rsidR="009175F2">
          <w:t xml:space="preserve">vide user login name and password to the teachers. So that teachers can be able to login to SIS application to perform </w:t>
        </w:r>
      </w:ins>
      <w:ins w:id="679" w:author="Veekija" w:date="2013-04-23T21:14:00Z">
        <w:r w:rsidR="009175F2">
          <w:t>their</w:t>
        </w:r>
      </w:ins>
      <w:ins w:id="680" w:author="Veekija" w:date="2013-04-23T21:13:00Z">
        <w:r w:rsidR="009175F2">
          <w:t xml:space="preserve"> </w:t>
        </w:r>
      </w:ins>
      <w:ins w:id="681" w:author="Veekija" w:date="2013-04-23T21:14:00Z">
        <w:r w:rsidR="009175F2">
          <w:t>academic functions such as Take Attendance, Update scores and grade letter.</w:t>
        </w:r>
      </w:ins>
    </w:p>
    <w:p w:rsidR="00E73A4D" w:rsidRDefault="00E73A4D" w:rsidP="00E73A4D">
      <w:pPr>
        <w:ind w:left="864"/>
        <w:rPr>
          <w:ins w:id="682" w:author="Veekija" w:date="2013-04-23T21:09:00Z"/>
        </w:rPr>
      </w:pPr>
    </w:p>
    <w:p w:rsidR="00E73A4D" w:rsidRPr="00E73A4D" w:rsidRDefault="00F36211" w:rsidP="00E73A4D">
      <w:pPr>
        <w:rPr>
          <w:ins w:id="683" w:author="Veekija" w:date="2013-04-22T17:44:00Z"/>
        </w:rPr>
      </w:pPr>
      <w:ins w:id="684" w:author="Veekija" w:date="2013-04-23T21:10:00Z">
        <w:r>
          <w:lastRenderedPageBreak/>
          <w:pict>
            <v:shape id="_x0000_i1042" type="#_x0000_t75" style="width:468pt;height:181.5pt">
              <v:imagedata r:id="rId36" o:title=""/>
            </v:shape>
          </w:pict>
        </w:r>
      </w:ins>
    </w:p>
    <w:p w:rsidR="001D7166" w:rsidRDefault="001D7166">
      <w:pPr>
        <w:pStyle w:val="Heading4"/>
        <w:spacing w:line="360" w:lineRule="auto"/>
        <w:rPr>
          <w:ins w:id="685" w:author="Veekija" w:date="2013-04-24T19:05:00Z"/>
        </w:rPr>
        <w:pPrChange w:id="686" w:author="Veekija" w:date="2013-04-24T19:07:00Z">
          <w:pPr>
            <w:pStyle w:val="Heading4"/>
          </w:pPr>
        </w:pPrChange>
      </w:pPr>
      <w:bookmarkStart w:id="687" w:name="_Toc354252444"/>
      <w:bookmarkStart w:id="688" w:name="_Toc354511585"/>
      <w:ins w:id="689" w:author="Veekija" w:date="2013-04-22T17:44:00Z">
        <w:r>
          <w:t>Student Management</w:t>
        </w:r>
      </w:ins>
      <w:bookmarkEnd w:id="687"/>
      <w:bookmarkEnd w:id="688"/>
    </w:p>
    <w:p w:rsidR="00404B79" w:rsidRDefault="00404B79" w:rsidP="00404B79">
      <w:pPr>
        <w:spacing w:after="0" w:line="360" w:lineRule="auto"/>
        <w:ind w:firstLine="720"/>
        <w:rPr>
          <w:ins w:id="690" w:author="Veekija" w:date="2013-04-24T19:08:00Z"/>
        </w:rPr>
      </w:pPr>
      <w:ins w:id="691" w:author="Veekija" w:date="2013-04-24T19:05:00Z">
        <w:r>
          <w:t xml:space="preserve">Using Student Management option, administrator will perform student </w:t>
        </w:r>
      </w:ins>
      <w:ins w:id="692" w:author="Veekija" w:date="2013-04-24T19:06:00Z">
        <w:r>
          <w:t xml:space="preserve">records </w:t>
        </w:r>
      </w:ins>
      <w:ins w:id="693" w:author="Veekija" w:date="2013-04-24T19:05:00Z">
        <w:r>
          <w:t xml:space="preserve">related activities such as </w:t>
        </w:r>
      </w:ins>
      <w:ins w:id="694" w:author="Veekija" w:date="2013-04-24T19:06:00Z">
        <w:r>
          <w:t xml:space="preserve">maintaining and updating </w:t>
        </w:r>
      </w:ins>
      <w:ins w:id="695" w:author="Veekija" w:date="2013-04-24T19:05:00Z">
        <w:r>
          <w:t>student records</w:t>
        </w:r>
      </w:ins>
      <w:ins w:id="696" w:author="Veekija" w:date="2013-04-24T19:06:00Z">
        <w:r>
          <w:t xml:space="preserve">, enrolling students to grade level, subjects and processing </w:t>
        </w:r>
      </w:ins>
      <w:ins w:id="697" w:author="Veekija" w:date="2013-04-24T19:08:00Z">
        <w:r w:rsidR="008B6715">
          <w:t>student’s</w:t>
        </w:r>
      </w:ins>
      <w:ins w:id="698" w:author="Veekija" w:date="2013-04-24T19:06:00Z">
        <w:r>
          <w:t xml:space="preserve"> final results at the end of the school year. </w:t>
        </w:r>
      </w:ins>
    </w:p>
    <w:p w:rsidR="008B6715" w:rsidRDefault="00F36211" w:rsidP="00404B79">
      <w:pPr>
        <w:spacing w:after="0" w:line="360" w:lineRule="auto"/>
        <w:ind w:firstLine="720"/>
        <w:rPr>
          <w:ins w:id="699" w:author="Veekija" w:date="2013-04-24T19:05:00Z"/>
        </w:rPr>
      </w:pPr>
      <w:ins w:id="700" w:author="Veekija" w:date="2013-04-24T19:08:00Z">
        <w:r>
          <w:pict>
            <v:shape id="_x0000_i1043" type="#_x0000_t75" style="width:467.25pt;height:174pt">
              <v:imagedata r:id="rId37" o:title=""/>
            </v:shape>
          </w:pict>
        </w:r>
      </w:ins>
    </w:p>
    <w:p w:rsidR="00E704B7" w:rsidRDefault="00E704B7" w:rsidP="00E704B7">
      <w:pPr>
        <w:pStyle w:val="Heading5"/>
        <w:spacing w:line="360" w:lineRule="auto"/>
        <w:rPr>
          <w:ins w:id="701" w:author="Veekija" w:date="2013-04-24T19:07:00Z"/>
        </w:rPr>
      </w:pPr>
      <w:ins w:id="702" w:author="Veekija" w:date="2013-04-24T19:01:00Z">
        <w:r>
          <w:t>Student Maintenance</w:t>
        </w:r>
      </w:ins>
    </w:p>
    <w:p w:rsidR="00404B79" w:rsidRDefault="00404B79" w:rsidP="008B6715">
      <w:pPr>
        <w:numPr>
          <w:ilvl w:val="0"/>
          <w:numId w:val="15"/>
        </w:numPr>
        <w:rPr>
          <w:ins w:id="703" w:author="Veekija" w:date="2013-04-24T19:10:00Z"/>
        </w:rPr>
      </w:pPr>
      <w:ins w:id="704" w:author="Veekija" w:date="2013-04-24T19:07:00Z">
        <w:r>
          <w:t>T</w:t>
        </w:r>
      </w:ins>
      <w:ins w:id="705" w:author="Veekija" w:date="2013-04-24T19:08:00Z">
        <w:r w:rsidR="008B6715">
          <w:t xml:space="preserve">his screen will provide an option for Administrators to update various student records such as Race, </w:t>
        </w:r>
      </w:ins>
      <w:ins w:id="706" w:author="Veekija" w:date="2013-04-24T19:09:00Z">
        <w:r w:rsidR="008B6715">
          <w:t>Ethnicity</w:t>
        </w:r>
      </w:ins>
      <w:ins w:id="707" w:author="Veekija" w:date="2013-04-24T19:08:00Z">
        <w:r w:rsidR="008B6715">
          <w:t>, C</w:t>
        </w:r>
      </w:ins>
      <w:ins w:id="708" w:author="Veekija" w:date="2013-04-24T19:09:00Z">
        <w:r w:rsidR="008B6715">
          <w:t xml:space="preserve">ontact Address, phone # , health records </w:t>
        </w:r>
      </w:ins>
      <w:ins w:id="709" w:author="Veekija" w:date="2013-04-24T19:10:00Z">
        <w:r w:rsidR="008B6715">
          <w:t>and IEP needed etc…</w:t>
        </w:r>
      </w:ins>
    </w:p>
    <w:p w:rsidR="008B6715" w:rsidRPr="00404B79" w:rsidRDefault="00F36211" w:rsidP="00784983">
      <w:pPr>
        <w:rPr>
          <w:ins w:id="710" w:author="Veekija" w:date="2013-04-24T19:01:00Z"/>
        </w:rPr>
      </w:pPr>
      <w:ins w:id="711" w:author="Veekija" w:date="2013-04-24T19:11:00Z">
        <w:r>
          <w:lastRenderedPageBreak/>
          <w:pict>
            <v:shape id="_x0000_i1044" type="#_x0000_t75" style="width:468pt;height:170.25pt">
              <v:imagedata r:id="rId38" o:title=""/>
            </v:shape>
          </w:pict>
        </w:r>
      </w:ins>
    </w:p>
    <w:p w:rsidR="00E704B7" w:rsidRDefault="00E704B7" w:rsidP="00E704B7">
      <w:pPr>
        <w:pStyle w:val="Heading5"/>
        <w:spacing w:line="360" w:lineRule="auto"/>
        <w:rPr>
          <w:ins w:id="712" w:author="Veekija" w:date="2013-04-24T19:13:00Z"/>
        </w:rPr>
      </w:pPr>
      <w:ins w:id="713" w:author="Veekija" w:date="2013-04-24T19:01:00Z">
        <w:r>
          <w:t xml:space="preserve">Student </w:t>
        </w:r>
      </w:ins>
      <w:ins w:id="714" w:author="Veekija" w:date="2013-04-24T19:03:00Z">
        <w:r>
          <w:t xml:space="preserve">Grade Level </w:t>
        </w:r>
      </w:ins>
      <w:ins w:id="715" w:author="Veekija" w:date="2013-04-24T19:01:00Z">
        <w:r>
          <w:t>Enrollment</w:t>
        </w:r>
      </w:ins>
    </w:p>
    <w:p w:rsidR="006908AF" w:rsidRDefault="006908AF" w:rsidP="006908AF">
      <w:pPr>
        <w:numPr>
          <w:ilvl w:val="0"/>
          <w:numId w:val="14"/>
        </w:numPr>
        <w:spacing w:after="0" w:line="360" w:lineRule="auto"/>
        <w:rPr>
          <w:ins w:id="716" w:author="Veekija" w:date="2013-04-24T19:13:00Z"/>
        </w:rPr>
      </w:pPr>
      <w:proofErr w:type="spellStart"/>
      <w:ins w:id="717" w:author="Veekija" w:date="2013-04-24T19:13:00Z">
        <w:r>
          <w:t>AdministartThis</w:t>
        </w:r>
        <w:proofErr w:type="spellEnd"/>
        <w:r>
          <w:t xml:space="preserve"> screen will provide an option for Administrators to create and edit new teachers.</w:t>
        </w:r>
      </w:ins>
    </w:p>
    <w:p w:rsidR="006908AF" w:rsidRPr="006908AF" w:rsidRDefault="006908AF" w:rsidP="00040887">
      <w:pPr>
        <w:rPr>
          <w:ins w:id="718" w:author="Veekija" w:date="2013-04-24T19:01:00Z"/>
        </w:rPr>
      </w:pPr>
    </w:p>
    <w:p w:rsidR="00E704B7" w:rsidRDefault="00E704B7" w:rsidP="00E704B7">
      <w:pPr>
        <w:pStyle w:val="Heading5"/>
        <w:spacing w:line="360" w:lineRule="auto"/>
        <w:rPr>
          <w:ins w:id="719" w:author="Veekija" w:date="2013-04-24T19:01:00Z"/>
        </w:rPr>
      </w:pPr>
      <w:ins w:id="720" w:author="Veekija" w:date="2013-04-24T19:01:00Z">
        <w:r>
          <w:t>Student Subject Enroll</w:t>
        </w:r>
      </w:ins>
      <w:ins w:id="721" w:author="Veekija" w:date="2013-04-24T19:02:00Z">
        <w:r>
          <w:t>ment</w:t>
        </w:r>
      </w:ins>
    </w:p>
    <w:p w:rsidR="00E704B7" w:rsidRDefault="00E704B7" w:rsidP="00E704B7">
      <w:pPr>
        <w:pStyle w:val="Heading5"/>
        <w:spacing w:line="360" w:lineRule="auto"/>
        <w:rPr>
          <w:ins w:id="722" w:author="Veekija" w:date="2013-04-24T19:01:00Z"/>
        </w:rPr>
      </w:pPr>
      <w:ins w:id="723" w:author="Veekija" w:date="2013-04-24T19:04:00Z">
        <w:r>
          <w:t>Process s</w:t>
        </w:r>
      </w:ins>
      <w:ins w:id="724" w:author="Veekija" w:date="2013-04-24T19:01:00Z">
        <w:r>
          <w:t xml:space="preserve">tudent </w:t>
        </w:r>
      </w:ins>
      <w:ins w:id="725" w:author="Veekija" w:date="2013-04-24T19:04:00Z">
        <w:r>
          <w:t>school year results</w:t>
        </w:r>
      </w:ins>
    </w:p>
    <w:p w:rsidR="001D7166" w:rsidRDefault="001D7166" w:rsidP="001D7166">
      <w:pPr>
        <w:pStyle w:val="Heading4"/>
        <w:rPr>
          <w:ins w:id="726" w:author="Veekija" w:date="2013-04-22T17:45:00Z"/>
        </w:rPr>
      </w:pPr>
      <w:bookmarkStart w:id="727" w:name="_Toc354511586"/>
      <w:bookmarkStart w:id="728" w:name="_Toc354252445"/>
      <w:ins w:id="729" w:author="Veekija" w:date="2013-04-22T17:45:00Z">
        <w:r>
          <w:t>Reports Management</w:t>
        </w:r>
        <w:bookmarkEnd w:id="727"/>
      </w:ins>
    </w:p>
    <w:p w:rsidR="00CD0CF6" w:rsidRDefault="00CD0CF6" w:rsidP="00CD0CF6">
      <w:pPr>
        <w:pStyle w:val="Heading2"/>
        <w:spacing w:line="360" w:lineRule="auto"/>
        <w:rPr>
          <w:ins w:id="730" w:author="Veekija" w:date="2013-04-22T17:42:00Z"/>
        </w:rPr>
      </w:pPr>
      <w:bookmarkStart w:id="731" w:name="_Toc354511587"/>
      <w:bookmarkEnd w:id="728"/>
      <w:ins w:id="732" w:author="Veekija" w:date="2013-04-22T17:42:00Z">
        <w:r>
          <w:t xml:space="preserve">Teacher </w:t>
        </w:r>
      </w:ins>
      <w:ins w:id="733" w:author="Veekija" w:date="2013-04-22T18:17:00Z">
        <w:r w:rsidR="005E08AC">
          <w:t>Portal</w:t>
        </w:r>
      </w:ins>
      <w:bookmarkEnd w:id="731"/>
    </w:p>
    <w:p w:rsidR="00CD0CF6" w:rsidRDefault="00CD0CF6" w:rsidP="00CD0CF6">
      <w:pPr>
        <w:pStyle w:val="Heading2"/>
        <w:spacing w:line="360" w:lineRule="auto"/>
        <w:rPr>
          <w:ins w:id="734" w:author="Veekija" w:date="2013-04-22T17:49:00Z"/>
        </w:rPr>
      </w:pPr>
      <w:bookmarkStart w:id="735" w:name="_Toc354511588"/>
      <w:ins w:id="736" w:author="Veekija" w:date="2013-04-22T17:43:00Z">
        <w:r>
          <w:t>Student</w:t>
        </w:r>
      </w:ins>
      <w:ins w:id="737" w:author="Veekija" w:date="2013-04-22T17:42:00Z">
        <w:r>
          <w:t xml:space="preserve"> </w:t>
        </w:r>
      </w:ins>
      <w:ins w:id="738" w:author="Veekija" w:date="2013-04-22T18:18:00Z">
        <w:r w:rsidR="005E08AC">
          <w:t>Portal</w:t>
        </w:r>
      </w:ins>
      <w:bookmarkEnd w:id="735"/>
    </w:p>
    <w:p w:rsidR="0062452E" w:rsidRPr="0062452E" w:rsidRDefault="0062452E" w:rsidP="006B45AE">
      <w:pPr>
        <w:rPr>
          <w:ins w:id="739" w:author="Veekija" w:date="2013-04-22T17:42:00Z"/>
        </w:rPr>
      </w:pPr>
    </w:p>
    <w:p w:rsidR="00CD0CF6" w:rsidRPr="00CD0CF6" w:rsidRDefault="00CD0CF6" w:rsidP="006F1237">
      <w:pPr>
        <w:rPr>
          <w:ins w:id="740" w:author="Veekija" w:date="2013-04-22T17:42:00Z"/>
        </w:rPr>
      </w:pPr>
    </w:p>
    <w:p w:rsidR="00CD0CF6" w:rsidRPr="00CD0CF6" w:rsidRDefault="00CD0CF6" w:rsidP="006F1237"/>
    <w:sectPr w:rsidR="00CD0CF6" w:rsidRPr="00CD0CF6" w:rsidSect="00DF7D6E">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E92" w:rsidRDefault="00E52E92" w:rsidP="002B2799">
      <w:pPr>
        <w:spacing w:after="0" w:line="240" w:lineRule="auto"/>
      </w:pPr>
      <w:r>
        <w:separator/>
      </w:r>
    </w:p>
  </w:endnote>
  <w:endnote w:type="continuationSeparator" w:id="0">
    <w:p w:rsidR="00E52E92" w:rsidRDefault="00E52E92"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2B" w:rsidRDefault="008D102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E3555">
      <w:rPr>
        <w:b/>
        <w:bCs/>
        <w:noProof/>
      </w:rPr>
      <w:t>58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E3555">
      <w:rPr>
        <w:b/>
        <w:bCs/>
        <w:noProof/>
      </w:rPr>
      <w:t>61</w:t>
    </w:r>
    <w:r>
      <w:rPr>
        <w:b/>
        <w:bCs/>
        <w:sz w:val="24"/>
        <w:szCs w:val="24"/>
      </w:rPr>
      <w:fldChar w:fldCharType="end"/>
    </w:r>
  </w:p>
  <w:p w:rsidR="008D102B" w:rsidRDefault="008D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E92" w:rsidRDefault="00E52E92" w:rsidP="002B2799">
      <w:pPr>
        <w:spacing w:after="0" w:line="240" w:lineRule="auto"/>
      </w:pPr>
      <w:r>
        <w:separator/>
      </w:r>
    </w:p>
  </w:footnote>
  <w:footnote w:type="continuationSeparator" w:id="0">
    <w:p w:rsidR="00E52E92" w:rsidRDefault="00E52E92"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3DA8"/>
    <w:multiLevelType w:val="hybridMultilevel"/>
    <w:tmpl w:val="17DEFD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BA807B6"/>
    <w:multiLevelType w:val="hybridMultilevel"/>
    <w:tmpl w:val="E56A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13"/>
  </w:num>
  <w:num w:numId="3">
    <w:abstractNumId w:val="0"/>
  </w:num>
  <w:num w:numId="4">
    <w:abstractNumId w:val="4"/>
  </w:num>
  <w:num w:numId="5">
    <w:abstractNumId w:val="8"/>
  </w:num>
  <w:num w:numId="6">
    <w:abstractNumId w:val="7"/>
  </w:num>
  <w:num w:numId="7">
    <w:abstractNumId w:val="10"/>
  </w:num>
  <w:num w:numId="8">
    <w:abstractNumId w:val="13"/>
  </w:num>
  <w:num w:numId="9">
    <w:abstractNumId w:val="6"/>
  </w:num>
  <w:num w:numId="10">
    <w:abstractNumId w:val="12"/>
  </w:num>
  <w:num w:numId="11">
    <w:abstractNumId w:val="1"/>
  </w:num>
  <w:num w:numId="12">
    <w:abstractNumId w:val="11"/>
  </w:num>
  <w:num w:numId="13">
    <w:abstractNumId w:val="3"/>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163EA"/>
    <w:rsid w:val="0002222B"/>
    <w:rsid w:val="00030B66"/>
    <w:rsid w:val="00032BE0"/>
    <w:rsid w:val="0004046A"/>
    <w:rsid w:val="00040887"/>
    <w:rsid w:val="0005229F"/>
    <w:rsid w:val="0005259F"/>
    <w:rsid w:val="00052742"/>
    <w:rsid w:val="00053B32"/>
    <w:rsid w:val="00056108"/>
    <w:rsid w:val="00061C06"/>
    <w:rsid w:val="00065A54"/>
    <w:rsid w:val="00070567"/>
    <w:rsid w:val="000712D8"/>
    <w:rsid w:val="00074324"/>
    <w:rsid w:val="00075C82"/>
    <w:rsid w:val="00085912"/>
    <w:rsid w:val="0008634C"/>
    <w:rsid w:val="00086758"/>
    <w:rsid w:val="00086ABF"/>
    <w:rsid w:val="000871A4"/>
    <w:rsid w:val="000911F6"/>
    <w:rsid w:val="00091E19"/>
    <w:rsid w:val="00093420"/>
    <w:rsid w:val="00093AA7"/>
    <w:rsid w:val="00094148"/>
    <w:rsid w:val="000A6073"/>
    <w:rsid w:val="000B298B"/>
    <w:rsid w:val="000C0244"/>
    <w:rsid w:val="000C141C"/>
    <w:rsid w:val="000C23EE"/>
    <w:rsid w:val="000C3657"/>
    <w:rsid w:val="000C3E76"/>
    <w:rsid w:val="000C5D43"/>
    <w:rsid w:val="000E58FF"/>
    <w:rsid w:val="000F0BA6"/>
    <w:rsid w:val="000F1F3B"/>
    <w:rsid w:val="000F2EBD"/>
    <w:rsid w:val="000F4769"/>
    <w:rsid w:val="000F5B69"/>
    <w:rsid w:val="001028B3"/>
    <w:rsid w:val="00102F66"/>
    <w:rsid w:val="001040CB"/>
    <w:rsid w:val="001063EA"/>
    <w:rsid w:val="0010763A"/>
    <w:rsid w:val="00116127"/>
    <w:rsid w:val="001173A9"/>
    <w:rsid w:val="001205E7"/>
    <w:rsid w:val="00121679"/>
    <w:rsid w:val="00124B6D"/>
    <w:rsid w:val="00124F72"/>
    <w:rsid w:val="0012536A"/>
    <w:rsid w:val="00125D51"/>
    <w:rsid w:val="00131A3E"/>
    <w:rsid w:val="00131FA0"/>
    <w:rsid w:val="00132929"/>
    <w:rsid w:val="00141F36"/>
    <w:rsid w:val="00143E7A"/>
    <w:rsid w:val="001464BC"/>
    <w:rsid w:val="00146EDB"/>
    <w:rsid w:val="001505EF"/>
    <w:rsid w:val="0015196B"/>
    <w:rsid w:val="00155D48"/>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C521D"/>
    <w:rsid w:val="001C778F"/>
    <w:rsid w:val="001D208B"/>
    <w:rsid w:val="001D36B1"/>
    <w:rsid w:val="001D544E"/>
    <w:rsid w:val="001D5E2E"/>
    <w:rsid w:val="001D7166"/>
    <w:rsid w:val="001E4D3B"/>
    <w:rsid w:val="001E5EC1"/>
    <w:rsid w:val="001F075F"/>
    <w:rsid w:val="001F162F"/>
    <w:rsid w:val="001F2A64"/>
    <w:rsid w:val="001F3482"/>
    <w:rsid w:val="001F3855"/>
    <w:rsid w:val="001F641A"/>
    <w:rsid w:val="001F75DF"/>
    <w:rsid w:val="00200049"/>
    <w:rsid w:val="00206B46"/>
    <w:rsid w:val="00212E30"/>
    <w:rsid w:val="0022229D"/>
    <w:rsid w:val="002224AF"/>
    <w:rsid w:val="002240E6"/>
    <w:rsid w:val="00224B70"/>
    <w:rsid w:val="002259D1"/>
    <w:rsid w:val="0023487A"/>
    <w:rsid w:val="00237031"/>
    <w:rsid w:val="0023716F"/>
    <w:rsid w:val="002402CE"/>
    <w:rsid w:val="002430AB"/>
    <w:rsid w:val="00247D4B"/>
    <w:rsid w:val="002507D7"/>
    <w:rsid w:val="0025162C"/>
    <w:rsid w:val="00251826"/>
    <w:rsid w:val="0025257D"/>
    <w:rsid w:val="002536FD"/>
    <w:rsid w:val="002543AE"/>
    <w:rsid w:val="00256201"/>
    <w:rsid w:val="00256454"/>
    <w:rsid w:val="00256AAE"/>
    <w:rsid w:val="00260B74"/>
    <w:rsid w:val="002628EA"/>
    <w:rsid w:val="00264979"/>
    <w:rsid w:val="00264B41"/>
    <w:rsid w:val="002677D7"/>
    <w:rsid w:val="0027238E"/>
    <w:rsid w:val="00274D67"/>
    <w:rsid w:val="00284355"/>
    <w:rsid w:val="0028705A"/>
    <w:rsid w:val="002955EC"/>
    <w:rsid w:val="002A00E9"/>
    <w:rsid w:val="002A2E16"/>
    <w:rsid w:val="002A4CE6"/>
    <w:rsid w:val="002A5EC5"/>
    <w:rsid w:val="002A6FD8"/>
    <w:rsid w:val="002A78F4"/>
    <w:rsid w:val="002B067E"/>
    <w:rsid w:val="002B2799"/>
    <w:rsid w:val="002B31F2"/>
    <w:rsid w:val="002B7428"/>
    <w:rsid w:val="002C0829"/>
    <w:rsid w:val="002C2362"/>
    <w:rsid w:val="002D258A"/>
    <w:rsid w:val="002D3EB9"/>
    <w:rsid w:val="002D711B"/>
    <w:rsid w:val="002E2C40"/>
    <w:rsid w:val="002E3555"/>
    <w:rsid w:val="002E3B20"/>
    <w:rsid w:val="002E508D"/>
    <w:rsid w:val="002F0345"/>
    <w:rsid w:val="002F0734"/>
    <w:rsid w:val="002F1518"/>
    <w:rsid w:val="002F46C1"/>
    <w:rsid w:val="002F6194"/>
    <w:rsid w:val="00300502"/>
    <w:rsid w:val="00301785"/>
    <w:rsid w:val="00302290"/>
    <w:rsid w:val="003123CF"/>
    <w:rsid w:val="00312CC3"/>
    <w:rsid w:val="003203A4"/>
    <w:rsid w:val="003250B9"/>
    <w:rsid w:val="00335383"/>
    <w:rsid w:val="00337AA7"/>
    <w:rsid w:val="003415B6"/>
    <w:rsid w:val="0034231C"/>
    <w:rsid w:val="003466DD"/>
    <w:rsid w:val="0034676D"/>
    <w:rsid w:val="00347831"/>
    <w:rsid w:val="00350BA8"/>
    <w:rsid w:val="003516FA"/>
    <w:rsid w:val="0035496A"/>
    <w:rsid w:val="00355A22"/>
    <w:rsid w:val="00356B37"/>
    <w:rsid w:val="0035783B"/>
    <w:rsid w:val="00360AB8"/>
    <w:rsid w:val="00375D13"/>
    <w:rsid w:val="00377FA3"/>
    <w:rsid w:val="0038045E"/>
    <w:rsid w:val="0038069B"/>
    <w:rsid w:val="003836A8"/>
    <w:rsid w:val="003836BD"/>
    <w:rsid w:val="003836D5"/>
    <w:rsid w:val="00386D40"/>
    <w:rsid w:val="0038748A"/>
    <w:rsid w:val="003900A7"/>
    <w:rsid w:val="00395080"/>
    <w:rsid w:val="003A1088"/>
    <w:rsid w:val="003A14EE"/>
    <w:rsid w:val="003A22D3"/>
    <w:rsid w:val="003A2A3C"/>
    <w:rsid w:val="003B0E36"/>
    <w:rsid w:val="003B3D13"/>
    <w:rsid w:val="003B65FE"/>
    <w:rsid w:val="003C0DAD"/>
    <w:rsid w:val="003C0FE7"/>
    <w:rsid w:val="003C402C"/>
    <w:rsid w:val="003C53DE"/>
    <w:rsid w:val="003C7822"/>
    <w:rsid w:val="003C7F10"/>
    <w:rsid w:val="003D4C97"/>
    <w:rsid w:val="003D6734"/>
    <w:rsid w:val="003E4DD7"/>
    <w:rsid w:val="003F1101"/>
    <w:rsid w:val="003F1A1D"/>
    <w:rsid w:val="003F6066"/>
    <w:rsid w:val="00400AFB"/>
    <w:rsid w:val="00404276"/>
    <w:rsid w:val="00404B79"/>
    <w:rsid w:val="00406B11"/>
    <w:rsid w:val="00406EC4"/>
    <w:rsid w:val="00407C9D"/>
    <w:rsid w:val="00411D91"/>
    <w:rsid w:val="00413AEB"/>
    <w:rsid w:val="0041564F"/>
    <w:rsid w:val="00420EB6"/>
    <w:rsid w:val="0042276C"/>
    <w:rsid w:val="00422C6D"/>
    <w:rsid w:val="00422F29"/>
    <w:rsid w:val="00425F65"/>
    <w:rsid w:val="004268A8"/>
    <w:rsid w:val="00427D05"/>
    <w:rsid w:val="00430E25"/>
    <w:rsid w:val="004325D6"/>
    <w:rsid w:val="00434B95"/>
    <w:rsid w:val="00435249"/>
    <w:rsid w:val="004421B4"/>
    <w:rsid w:val="00442317"/>
    <w:rsid w:val="0044457F"/>
    <w:rsid w:val="00444769"/>
    <w:rsid w:val="00444EC8"/>
    <w:rsid w:val="004457C5"/>
    <w:rsid w:val="00446CD0"/>
    <w:rsid w:val="00450F4F"/>
    <w:rsid w:val="00456DC1"/>
    <w:rsid w:val="00465BFB"/>
    <w:rsid w:val="00477613"/>
    <w:rsid w:val="004778E0"/>
    <w:rsid w:val="00477CAF"/>
    <w:rsid w:val="00481E24"/>
    <w:rsid w:val="00482C07"/>
    <w:rsid w:val="004843ED"/>
    <w:rsid w:val="00485FF9"/>
    <w:rsid w:val="004956AB"/>
    <w:rsid w:val="00495DFE"/>
    <w:rsid w:val="00496445"/>
    <w:rsid w:val="00497739"/>
    <w:rsid w:val="004A1D7E"/>
    <w:rsid w:val="004A2A69"/>
    <w:rsid w:val="004A3873"/>
    <w:rsid w:val="004A3884"/>
    <w:rsid w:val="004A423E"/>
    <w:rsid w:val="004B20FA"/>
    <w:rsid w:val="004B4ACC"/>
    <w:rsid w:val="004C1E97"/>
    <w:rsid w:val="004C304D"/>
    <w:rsid w:val="004C4893"/>
    <w:rsid w:val="004D1008"/>
    <w:rsid w:val="004D762C"/>
    <w:rsid w:val="004E0D4E"/>
    <w:rsid w:val="004E47BA"/>
    <w:rsid w:val="004F1024"/>
    <w:rsid w:val="004F1624"/>
    <w:rsid w:val="004F1F2D"/>
    <w:rsid w:val="004F527D"/>
    <w:rsid w:val="004F52B4"/>
    <w:rsid w:val="00504C07"/>
    <w:rsid w:val="00505FC1"/>
    <w:rsid w:val="005141B2"/>
    <w:rsid w:val="00514469"/>
    <w:rsid w:val="00514EE7"/>
    <w:rsid w:val="005227A8"/>
    <w:rsid w:val="005238D8"/>
    <w:rsid w:val="00523E3B"/>
    <w:rsid w:val="00530404"/>
    <w:rsid w:val="005320E6"/>
    <w:rsid w:val="00532AA3"/>
    <w:rsid w:val="005427F4"/>
    <w:rsid w:val="00543964"/>
    <w:rsid w:val="00544239"/>
    <w:rsid w:val="0054524C"/>
    <w:rsid w:val="0055317A"/>
    <w:rsid w:val="005558ED"/>
    <w:rsid w:val="00560DF7"/>
    <w:rsid w:val="00561CD6"/>
    <w:rsid w:val="0056483D"/>
    <w:rsid w:val="0057779F"/>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7AE5"/>
    <w:rsid w:val="005D39B7"/>
    <w:rsid w:val="005D512A"/>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51D8"/>
    <w:rsid w:val="006370E8"/>
    <w:rsid w:val="00641573"/>
    <w:rsid w:val="00641E41"/>
    <w:rsid w:val="00642378"/>
    <w:rsid w:val="0064245C"/>
    <w:rsid w:val="00643B01"/>
    <w:rsid w:val="006440C0"/>
    <w:rsid w:val="00645EAF"/>
    <w:rsid w:val="00646720"/>
    <w:rsid w:val="00650DA8"/>
    <w:rsid w:val="0065335F"/>
    <w:rsid w:val="00653D60"/>
    <w:rsid w:val="00655EEA"/>
    <w:rsid w:val="00670F94"/>
    <w:rsid w:val="006738BA"/>
    <w:rsid w:val="006747CE"/>
    <w:rsid w:val="006829A8"/>
    <w:rsid w:val="00683511"/>
    <w:rsid w:val="00686EBB"/>
    <w:rsid w:val="006908AF"/>
    <w:rsid w:val="006915FA"/>
    <w:rsid w:val="0069406A"/>
    <w:rsid w:val="00694307"/>
    <w:rsid w:val="0069711A"/>
    <w:rsid w:val="00697FDB"/>
    <w:rsid w:val="006A299F"/>
    <w:rsid w:val="006A6D24"/>
    <w:rsid w:val="006B36B7"/>
    <w:rsid w:val="006B45AE"/>
    <w:rsid w:val="006C2E66"/>
    <w:rsid w:val="006C4C26"/>
    <w:rsid w:val="006D513B"/>
    <w:rsid w:val="006D6DD1"/>
    <w:rsid w:val="006E0FD0"/>
    <w:rsid w:val="006E178B"/>
    <w:rsid w:val="006E4787"/>
    <w:rsid w:val="006E764E"/>
    <w:rsid w:val="006F1237"/>
    <w:rsid w:val="006F1A6A"/>
    <w:rsid w:val="006F3702"/>
    <w:rsid w:val="006F65DC"/>
    <w:rsid w:val="006F6B44"/>
    <w:rsid w:val="006F7C68"/>
    <w:rsid w:val="0070087D"/>
    <w:rsid w:val="00706DE0"/>
    <w:rsid w:val="00712B24"/>
    <w:rsid w:val="00713A2C"/>
    <w:rsid w:val="007178CE"/>
    <w:rsid w:val="0072100C"/>
    <w:rsid w:val="00721619"/>
    <w:rsid w:val="00730172"/>
    <w:rsid w:val="00730B89"/>
    <w:rsid w:val="00734BD3"/>
    <w:rsid w:val="0073506E"/>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84983"/>
    <w:rsid w:val="00791C0B"/>
    <w:rsid w:val="00792AD4"/>
    <w:rsid w:val="00793CF9"/>
    <w:rsid w:val="007A5F2F"/>
    <w:rsid w:val="007B0EBA"/>
    <w:rsid w:val="007B2D10"/>
    <w:rsid w:val="007B586D"/>
    <w:rsid w:val="007C4DE6"/>
    <w:rsid w:val="00801136"/>
    <w:rsid w:val="00801434"/>
    <w:rsid w:val="0081257C"/>
    <w:rsid w:val="008144E0"/>
    <w:rsid w:val="00814A62"/>
    <w:rsid w:val="00821E29"/>
    <w:rsid w:val="00822AA0"/>
    <w:rsid w:val="00827956"/>
    <w:rsid w:val="00827BB5"/>
    <w:rsid w:val="0083522A"/>
    <w:rsid w:val="00835FB4"/>
    <w:rsid w:val="00842E95"/>
    <w:rsid w:val="00844511"/>
    <w:rsid w:val="00844D99"/>
    <w:rsid w:val="008460C6"/>
    <w:rsid w:val="00847403"/>
    <w:rsid w:val="00851782"/>
    <w:rsid w:val="00851F4F"/>
    <w:rsid w:val="008533A2"/>
    <w:rsid w:val="008546C8"/>
    <w:rsid w:val="00862B97"/>
    <w:rsid w:val="00867DC0"/>
    <w:rsid w:val="00870798"/>
    <w:rsid w:val="00895F71"/>
    <w:rsid w:val="008967A9"/>
    <w:rsid w:val="008A11D4"/>
    <w:rsid w:val="008A6365"/>
    <w:rsid w:val="008A741A"/>
    <w:rsid w:val="008B3605"/>
    <w:rsid w:val="008B6715"/>
    <w:rsid w:val="008C0DF1"/>
    <w:rsid w:val="008C70CC"/>
    <w:rsid w:val="008D102B"/>
    <w:rsid w:val="008D4C1F"/>
    <w:rsid w:val="008E147F"/>
    <w:rsid w:val="008E41CA"/>
    <w:rsid w:val="008E61DC"/>
    <w:rsid w:val="008F0F4C"/>
    <w:rsid w:val="008F2AB0"/>
    <w:rsid w:val="008F446D"/>
    <w:rsid w:val="008F6C5D"/>
    <w:rsid w:val="008F704F"/>
    <w:rsid w:val="00902552"/>
    <w:rsid w:val="009058B0"/>
    <w:rsid w:val="0091376E"/>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37F6"/>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3890"/>
    <w:rsid w:val="00A23E04"/>
    <w:rsid w:val="00A27C72"/>
    <w:rsid w:val="00A371D1"/>
    <w:rsid w:val="00A37C49"/>
    <w:rsid w:val="00A40B48"/>
    <w:rsid w:val="00A44D44"/>
    <w:rsid w:val="00A50269"/>
    <w:rsid w:val="00A5057F"/>
    <w:rsid w:val="00A51524"/>
    <w:rsid w:val="00A5153D"/>
    <w:rsid w:val="00A63033"/>
    <w:rsid w:val="00A636BB"/>
    <w:rsid w:val="00A66F64"/>
    <w:rsid w:val="00A724C6"/>
    <w:rsid w:val="00A754DF"/>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C4CAF"/>
    <w:rsid w:val="00AC4D9A"/>
    <w:rsid w:val="00AD1CD3"/>
    <w:rsid w:val="00AD1D1E"/>
    <w:rsid w:val="00AD288E"/>
    <w:rsid w:val="00AD3719"/>
    <w:rsid w:val="00AD6D51"/>
    <w:rsid w:val="00AF1301"/>
    <w:rsid w:val="00AF155C"/>
    <w:rsid w:val="00AF2FC5"/>
    <w:rsid w:val="00AF4547"/>
    <w:rsid w:val="00B03A2E"/>
    <w:rsid w:val="00B07CE8"/>
    <w:rsid w:val="00B13E96"/>
    <w:rsid w:val="00B145F4"/>
    <w:rsid w:val="00B24AB8"/>
    <w:rsid w:val="00B25092"/>
    <w:rsid w:val="00B2789D"/>
    <w:rsid w:val="00B415A8"/>
    <w:rsid w:val="00B425D1"/>
    <w:rsid w:val="00B42FEB"/>
    <w:rsid w:val="00B4398F"/>
    <w:rsid w:val="00B43FE1"/>
    <w:rsid w:val="00B45BB2"/>
    <w:rsid w:val="00B45D7F"/>
    <w:rsid w:val="00B47535"/>
    <w:rsid w:val="00B5028C"/>
    <w:rsid w:val="00B51A7E"/>
    <w:rsid w:val="00B52C8F"/>
    <w:rsid w:val="00B544F5"/>
    <w:rsid w:val="00B652B5"/>
    <w:rsid w:val="00B653F0"/>
    <w:rsid w:val="00B71CAD"/>
    <w:rsid w:val="00B8000E"/>
    <w:rsid w:val="00B80D99"/>
    <w:rsid w:val="00B83962"/>
    <w:rsid w:val="00B8559E"/>
    <w:rsid w:val="00B86ECF"/>
    <w:rsid w:val="00BA0765"/>
    <w:rsid w:val="00BA38DC"/>
    <w:rsid w:val="00BA3AE3"/>
    <w:rsid w:val="00BA5555"/>
    <w:rsid w:val="00BA6378"/>
    <w:rsid w:val="00BB0D71"/>
    <w:rsid w:val="00BB1CFF"/>
    <w:rsid w:val="00BB397F"/>
    <w:rsid w:val="00BB4C9C"/>
    <w:rsid w:val="00BB598D"/>
    <w:rsid w:val="00BB5CBF"/>
    <w:rsid w:val="00BB6B44"/>
    <w:rsid w:val="00BC0875"/>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6D65"/>
    <w:rsid w:val="00C27991"/>
    <w:rsid w:val="00C27E4E"/>
    <w:rsid w:val="00C349A3"/>
    <w:rsid w:val="00C361FB"/>
    <w:rsid w:val="00C426AC"/>
    <w:rsid w:val="00C42C43"/>
    <w:rsid w:val="00C45FB8"/>
    <w:rsid w:val="00C50B8F"/>
    <w:rsid w:val="00C50EFA"/>
    <w:rsid w:val="00C54B36"/>
    <w:rsid w:val="00C637AD"/>
    <w:rsid w:val="00C70CE8"/>
    <w:rsid w:val="00C747F1"/>
    <w:rsid w:val="00C74C8F"/>
    <w:rsid w:val="00C75B13"/>
    <w:rsid w:val="00C7613B"/>
    <w:rsid w:val="00C85303"/>
    <w:rsid w:val="00C926CF"/>
    <w:rsid w:val="00C94E9C"/>
    <w:rsid w:val="00C95403"/>
    <w:rsid w:val="00CA1A5B"/>
    <w:rsid w:val="00CB77AB"/>
    <w:rsid w:val="00CC12D8"/>
    <w:rsid w:val="00CC4FDE"/>
    <w:rsid w:val="00CC7372"/>
    <w:rsid w:val="00CD0CF6"/>
    <w:rsid w:val="00CD1CF7"/>
    <w:rsid w:val="00CD2554"/>
    <w:rsid w:val="00CD3A30"/>
    <w:rsid w:val="00CD5634"/>
    <w:rsid w:val="00CE00C9"/>
    <w:rsid w:val="00CE6F3B"/>
    <w:rsid w:val="00CF59BB"/>
    <w:rsid w:val="00D0186A"/>
    <w:rsid w:val="00D0197F"/>
    <w:rsid w:val="00D02806"/>
    <w:rsid w:val="00D076B7"/>
    <w:rsid w:val="00D07E15"/>
    <w:rsid w:val="00D11E44"/>
    <w:rsid w:val="00D11EB6"/>
    <w:rsid w:val="00D15FF7"/>
    <w:rsid w:val="00D17C96"/>
    <w:rsid w:val="00D22581"/>
    <w:rsid w:val="00D25921"/>
    <w:rsid w:val="00D337D9"/>
    <w:rsid w:val="00D37EC6"/>
    <w:rsid w:val="00D4278A"/>
    <w:rsid w:val="00D42EA4"/>
    <w:rsid w:val="00D4363E"/>
    <w:rsid w:val="00D4492F"/>
    <w:rsid w:val="00D47E1B"/>
    <w:rsid w:val="00D50E21"/>
    <w:rsid w:val="00D51CFE"/>
    <w:rsid w:val="00D5378E"/>
    <w:rsid w:val="00D630E2"/>
    <w:rsid w:val="00D7056B"/>
    <w:rsid w:val="00D70A64"/>
    <w:rsid w:val="00D7143E"/>
    <w:rsid w:val="00D73227"/>
    <w:rsid w:val="00D74251"/>
    <w:rsid w:val="00D8096A"/>
    <w:rsid w:val="00D8675D"/>
    <w:rsid w:val="00D874AD"/>
    <w:rsid w:val="00D92461"/>
    <w:rsid w:val="00D925F2"/>
    <w:rsid w:val="00D92656"/>
    <w:rsid w:val="00D97B8A"/>
    <w:rsid w:val="00DA2114"/>
    <w:rsid w:val="00DA236D"/>
    <w:rsid w:val="00DA49C3"/>
    <w:rsid w:val="00DA5F4B"/>
    <w:rsid w:val="00DB0866"/>
    <w:rsid w:val="00DB554F"/>
    <w:rsid w:val="00DB6EE3"/>
    <w:rsid w:val="00DC0BBA"/>
    <w:rsid w:val="00DC0E4B"/>
    <w:rsid w:val="00DC108A"/>
    <w:rsid w:val="00DC1A2C"/>
    <w:rsid w:val="00DC29BE"/>
    <w:rsid w:val="00DC605B"/>
    <w:rsid w:val="00DC69FD"/>
    <w:rsid w:val="00DC707A"/>
    <w:rsid w:val="00DC70E4"/>
    <w:rsid w:val="00DD1C9D"/>
    <w:rsid w:val="00DD3952"/>
    <w:rsid w:val="00DE0CA4"/>
    <w:rsid w:val="00DE183B"/>
    <w:rsid w:val="00DE1893"/>
    <w:rsid w:val="00DF0F58"/>
    <w:rsid w:val="00DF26AD"/>
    <w:rsid w:val="00DF27B8"/>
    <w:rsid w:val="00DF5D73"/>
    <w:rsid w:val="00DF656B"/>
    <w:rsid w:val="00DF7746"/>
    <w:rsid w:val="00DF7A66"/>
    <w:rsid w:val="00DF7B8E"/>
    <w:rsid w:val="00DF7D6E"/>
    <w:rsid w:val="00E020A9"/>
    <w:rsid w:val="00E02A4C"/>
    <w:rsid w:val="00E0333D"/>
    <w:rsid w:val="00E04199"/>
    <w:rsid w:val="00E1276C"/>
    <w:rsid w:val="00E137C8"/>
    <w:rsid w:val="00E23080"/>
    <w:rsid w:val="00E26A07"/>
    <w:rsid w:val="00E27C28"/>
    <w:rsid w:val="00E35C2B"/>
    <w:rsid w:val="00E40C72"/>
    <w:rsid w:val="00E42596"/>
    <w:rsid w:val="00E52E92"/>
    <w:rsid w:val="00E574CD"/>
    <w:rsid w:val="00E61B26"/>
    <w:rsid w:val="00E628C0"/>
    <w:rsid w:val="00E66607"/>
    <w:rsid w:val="00E704B7"/>
    <w:rsid w:val="00E73A4D"/>
    <w:rsid w:val="00E77D6A"/>
    <w:rsid w:val="00E81667"/>
    <w:rsid w:val="00E83AA2"/>
    <w:rsid w:val="00E87BF7"/>
    <w:rsid w:val="00E9417D"/>
    <w:rsid w:val="00E9426A"/>
    <w:rsid w:val="00E970D4"/>
    <w:rsid w:val="00EA18B0"/>
    <w:rsid w:val="00EA197F"/>
    <w:rsid w:val="00EA7BCC"/>
    <w:rsid w:val="00EB03A7"/>
    <w:rsid w:val="00EB2A83"/>
    <w:rsid w:val="00EB5BEC"/>
    <w:rsid w:val="00ED35BC"/>
    <w:rsid w:val="00ED65BB"/>
    <w:rsid w:val="00EE0131"/>
    <w:rsid w:val="00EE1130"/>
    <w:rsid w:val="00EE2D5D"/>
    <w:rsid w:val="00EE70EC"/>
    <w:rsid w:val="00EE736E"/>
    <w:rsid w:val="00F01DEA"/>
    <w:rsid w:val="00F01FA5"/>
    <w:rsid w:val="00F066FE"/>
    <w:rsid w:val="00F108A2"/>
    <w:rsid w:val="00F11E48"/>
    <w:rsid w:val="00F13DF0"/>
    <w:rsid w:val="00F2008C"/>
    <w:rsid w:val="00F204EE"/>
    <w:rsid w:val="00F22113"/>
    <w:rsid w:val="00F27467"/>
    <w:rsid w:val="00F277CF"/>
    <w:rsid w:val="00F36211"/>
    <w:rsid w:val="00F369F5"/>
    <w:rsid w:val="00F372C3"/>
    <w:rsid w:val="00F3786D"/>
    <w:rsid w:val="00F37BF6"/>
    <w:rsid w:val="00F45351"/>
    <w:rsid w:val="00F45BBC"/>
    <w:rsid w:val="00F52390"/>
    <w:rsid w:val="00F53EE5"/>
    <w:rsid w:val="00F564AC"/>
    <w:rsid w:val="00F6319A"/>
    <w:rsid w:val="00F7399A"/>
    <w:rsid w:val="00F75441"/>
    <w:rsid w:val="00F8015E"/>
    <w:rsid w:val="00F816D6"/>
    <w:rsid w:val="00F83F51"/>
    <w:rsid w:val="00F87549"/>
    <w:rsid w:val="00F87EC1"/>
    <w:rsid w:val="00F90BBB"/>
    <w:rsid w:val="00F94F3C"/>
    <w:rsid w:val="00F956A6"/>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49">
          <o:proxy start="" idref="#Straight Connector 110" connectloc="1"/>
          <o:proxy end="" idref="#Oval 27" connectloc="2"/>
        </o:r>
        <o:r id="V:Rule6" type="connector" idref="#_x0000_s1130"/>
        <o:r id="V:Rule7" type="connector" idref="#AutoShape 6"/>
        <o:r id="V:Rule8" type="connector" idref="#AutoShape 7"/>
        <o:r id="V:Rule9" type="connector" idref="#_x0000_s1146">
          <o:proxy start="" idref="#Oval 5" connectloc="7"/>
          <o:proxy end="" idref="#Oval 105" connectloc="2"/>
        </o:r>
        <o:r id="V:Rule10" type="connector" idref="#AutoShape 12"/>
        <o:r id="V:Rule11" type="connector" idref="#_x0000_s1123"/>
        <o:r id="V:Rule12" type="connector" idref="#_x0000_s1136">
          <o:proxy start="" idref="#Straight Connector 140" connectloc="0"/>
          <o:proxy end="" idref="#Oval 107" connectloc="7"/>
        </o:r>
        <o:r id="V:Rule13" type="connector" idref="#AutoShape 13"/>
        <o:r id="V:Rule14" type="connector" idref="#_x0000_s1138">
          <o:proxy start="" idref="#Straight Connector 113" connectloc="0"/>
          <o:proxy end="" idref="#Oval 75" connectloc="2"/>
        </o:r>
        <o:r id="V:Rule15" type="connector" idref="#_x0000_s1122"/>
        <o:r id="V:Rule16" type="connector" idref="#_x0000_s1144">
          <o:proxy start="" idref="#Oval 5" connectloc="0"/>
          <o:proxy end="" idref="#Oval 107" connectloc="2"/>
        </o:r>
        <o:r id="V:Rule17" type="connector" idref="#_x0000_s1148">
          <o:proxy start="" idref="#Straight Connector 113" connectloc="0"/>
          <o:proxy end="" idref="#Oval 107" connectloc="1"/>
        </o:r>
        <o:r id="V:Rule18" type="connector" idref="#_x0000_s1137">
          <o:proxy start="" idref="#Straight Connector 113" connectloc="0"/>
          <o:proxy end="" idref="#Oval 31" connectloc="2"/>
        </o:r>
        <o:r id="V:Rule19" type="connector" idref="#AutoShape 8"/>
        <o:r id="V:Rule20" type="connector" idref="#_x0000_s1128"/>
        <o:r id="V:Rule21" type="connector" idref="#_x0000_s1124"/>
        <o:r id="V:Rule22" type="connector" idref="#AutoShape 19"/>
        <o:r id="V:Rule23" type="connector" idref="#_x0000_s1154">
          <o:proxy start="" idref="#Oval 5" connectloc="0"/>
          <o:proxy end="" idref="#Oval 105" connectloc="2"/>
        </o:r>
        <o:r id="V:Rule24" type="connector" idref="#_x0000_s1145">
          <o:proxy start="" idref="#Oval 5" connectloc="7"/>
          <o:proxy end="" idref="#Oval 27" connectloc="2"/>
        </o:r>
        <o:r id="V:Rule25" type="connector" idref="#_x0000_s1121"/>
        <o:r id="V:Rule26" type="connector" idref="#AutoShape 14"/>
        <o:r id="V:Rule27" type="connector" idref="#AutoShape 20"/>
        <o:r id="V:Rule28" type="connector" idref="#AutoShape 18"/>
        <o:r id="V:Rule29" type="connector" idref="#AutoShape 15"/>
        <o:r id="V:Rule30" type="connector" idref="#AutoShape 9"/>
        <o:r id="V:Rule31" type="connector" idref="#_x0000_s1151">
          <o:proxy start="" idref="#Oval 17" connectloc="5"/>
          <o:proxy end="" idref="#Oval 108" connectloc="2"/>
        </o:r>
        <o:r id="V:Rule32" type="connector" idref="#_x0000_s1129"/>
        <o:r id="V:Rule33" type="connector" idref="#_x0000_s1147">
          <o:proxy start="" idref="#Straight Connector 125" connectloc="0"/>
          <o:proxy end="" idref="#Oval 108" connectloc="3"/>
        </o:r>
        <o:r id="V:Rule34" type="connector" idref="#AutoShape 21"/>
        <o:r id="V:Rule35" type="connector" idref="#_x0000_s1150">
          <o:proxy start="" idref="#Oval 17" connectloc="5"/>
          <o:proxy end="" idref="#Oval 105" connectloc="2"/>
        </o:r>
        <o:r id="V:Rule36" type="connector" idref="#_x0000_s1153">
          <o:proxy start="" idref="#Straight Connector 110" connectloc="1"/>
          <o:proxy end="" idref="#Oval 105"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4AC23-B693-42B8-B079-28300E633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61</Pages>
  <Words>9317</Words>
  <Characters>53109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681</cp:revision>
  <cp:lastPrinted>2013-01-30T15:06:00Z</cp:lastPrinted>
  <dcterms:created xsi:type="dcterms:W3CDTF">2013-01-21T17:12:00Z</dcterms:created>
  <dcterms:modified xsi:type="dcterms:W3CDTF">2013-04-27T16:25:00Z</dcterms:modified>
</cp:coreProperties>
</file>