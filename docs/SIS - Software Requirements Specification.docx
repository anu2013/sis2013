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245C" w:rsidRDefault="0064245C" w:rsidP="008E147F">
      <w:pPr>
        <w:pStyle w:val="BodyText"/>
        <w:jc w:val="center"/>
        <w:rPr>
          <w:b/>
          <w:sz w:val="52"/>
          <w:szCs w:val="52"/>
        </w:rPr>
      </w:pPr>
      <w:r w:rsidRPr="00D8096A">
        <w:rPr>
          <w:b/>
          <w:sz w:val="52"/>
          <w:szCs w:val="52"/>
        </w:rPr>
        <w:t>Student Information System (SIS)</w:t>
      </w:r>
    </w:p>
    <w:p w:rsidR="0064245C" w:rsidRDefault="0064245C" w:rsidP="008E147F">
      <w:pPr>
        <w:pStyle w:val="BodyText"/>
        <w:jc w:val="center"/>
        <w:rPr>
          <w:sz w:val="36"/>
        </w:rPr>
      </w:pPr>
      <w:r>
        <w:rPr>
          <w:sz w:val="36"/>
        </w:rPr>
        <w:t>Software Requirements Specification (SRS)</w:t>
      </w:r>
    </w:p>
    <w:p w:rsidR="0064245C" w:rsidRDefault="004A1D7E" w:rsidP="008E147F">
      <w:pPr>
        <w:pStyle w:val="BodyText"/>
        <w:jc w:val="center"/>
        <w:rPr>
          <w:sz w:val="36"/>
        </w:rPr>
      </w:pPr>
      <w:r>
        <w:rPr>
          <w:sz w:val="36"/>
        </w:rPr>
        <w:t>Version 1.</w:t>
      </w:r>
      <w:ins w:id="0" w:author="Veekija" w:date="2013-04-22T17:40:00Z">
        <w:r w:rsidR="00CD0CF6">
          <w:rPr>
            <w:sz w:val="36"/>
          </w:rPr>
          <w:t>6</w:t>
        </w:r>
      </w:ins>
      <w:del w:id="1" w:author="Veekija" w:date="2013-04-22T17:39:00Z">
        <w:r w:rsidR="00425F65" w:rsidDel="003250B9">
          <w:rPr>
            <w:sz w:val="36"/>
          </w:rPr>
          <w:delText>5</w:delText>
        </w:r>
      </w:del>
    </w:p>
    <w:p w:rsidR="0064245C" w:rsidRDefault="0064245C">
      <w:pPr>
        <w:pStyle w:val="TOCHeading"/>
      </w:pPr>
      <w:r>
        <w:t>Contents</w:t>
      </w:r>
    </w:p>
    <w:p w:rsidR="003F1288" w:rsidRPr="00132566" w:rsidRDefault="0064245C">
      <w:pPr>
        <w:pStyle w:val="TOC1"/>
        <w:tabs>
          <w:tab w:val="left" w:pos="440"/>
          <w:tab w:val="right" w:leader="dot" w:pos="9350"/>
        </w:tabs>
        <w:rPr>
          <w:rFonts w:eastAsia="Times New Roman"/>
          <w:noProof/>
        </w:rPr>
      </w:pPr>
      <w:r>
        <w:fldChar w:fldCharType="begin"/>
      </w:r>
      <w:r>
        <w:instrText xml:space="preserve"> TOC \o "1-</w:instrText>
      </w:r>
      <w:r w:rsidR="009F7C1F">
        <w:instrText>5</w:instrText>
      </w:r>
      <w:r>
        <w:instrText xml:space="preserve">" \h \z \u </w:instrText>
      </w:r>
      <w:r>
        <w:fldChar w:fldCharType="separate"/>
      </w:r>
      <w:hyperlink w:anchor="_Toc354848743" w:history="1">
        <w:r w:rsidR="003F1288" w:rsidRPr="004711B0">
          <w:rPr>
            <w:rStyle w:val="Hyperlink"/>
            <w:noProof/>
          </w:rPr>
          <w:t>1</w:t>
        </w:r>
        <w:r w:rsidR="003F1288" w:rsidRPr="00132566">
          <w:rPr>
            <w:rFonts w:eastAsia="Times New Roman"/>
            <w:noProof/>
          </w:rPr>
          <w:tab/>
        </w:r>
        <w:r w:rsidR="003F1288" w:rsidRPr="004711B0">
          <w:rPr>
            <w:rStyle w:val="Hyperlink"/>
            <w:noProof/>
          </w:rPr>
          <w:t>Revision History</w:t>
        </w:r>
        <w:r w:rsidR="003F1288">
          <w:rPr>
            <w:noProof/>
            <w:webHidden/>
          </w:rPr>
          <w:tab/>
        </w:r>
        <w:r w:rsidR="003F1288">
          <w:rPr>
            <w:noProof/>
            <w:webHidden/>
          </w:rPr>
          <w:fldChar w:fldCharType="begin"/>
        </w:r>
        <w:r w:rsidR="003F1288">
          <w:rPr>
            <w:noProof/>
            <w:webHidden/>
          </w:rPr>
          <w:instrText xml:space="preserve"> PAGEREF _Toc354848743 \h </w:instrText>
        </w:r>
        <w:r w:rsidR="003F1288">
          <w:rPr>
            <w:noProof/>
            <w:webHidden/>
          </w:rPr>
        </w:r>
        <w:r w:rsidR="003F1288">
          <w:rPr>
            <w:noProof/>
            <w:webHidden/>
          </w:rPr>
          <w:fldChar w:fldCharType="separate"/>
        </w:r>
        <w:r w:rsidR="003F1288">
          <w:rPr>
            <w:noProof/>
            <w:webHidden/>
          </w:rPr>
          <w:t>4</w:t>
        </w:r>
        <w:r w:rsidR="003F1288">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744" w:history="1">
        <w:r w:rsidRPr="004711B0">
          <w:rPr>
            <w:rStyle w:val="Hyperlink"/>
            <w:noProof/>
          </w:rPr>
          <w:t>2</w:t>
        </w:r>
        <w:r w:rsidRPr="00132566">
          <w:rPr>
            <w:rFonts w:eastAsia="Times New Roman"/>
            <w:noProof/>
          </w:rPr>
          <w:tab/>
        </w:r>
        <w:r w:rsidRPr="004711B0">
          <w:rPr>
            <w:rStyle w:val="Hyperlink"/>
            <w:noProof/>
          </w:rPr>
          <w:t>Purpose</w:t>
        </w:r>
        <w:r>
          <w:rPr>
            <w:noProof/>
            <w:webHidden/>
          </w:rPr>
          <w:tab/>
        </w:r>
        <w:r>
          <w:rPr>
            <w:noProof/>
            <w:webHidden/>
          </w:rPr>
          <w:fldChar w:fldCharType="begin"/>
        </w:r>
        <w:r>
          <w:rPr>
            <w:noProof/>
            <w:webHidden/>
          </w:rPr>
          <w:instrText xml:space="preserve"> PAGEREF _Toc354848744 \h </w:instrText>
        </w:r>
        <w:r>
          <w:rPr>
            <w:noProof/>
            <w:webHidden/>
          </w:rPr>
        </w:r>
        <w:r>
          <w:rPr>
            <w:noProof/>
            <w:webHidden/>
          </w:rPr>
          <w:fldChar w:fldCharType="separate"/>
        </w:r>
        <w:r>
          <w:rPr>
            <w:noProof/>
            <w:webHidden/>
          </w:rPr>
          <w:t>6</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45" w:history="1">
        <w:r w:rsidRPr="004711B0">
          <w:rPr>
            <w:rStyle w:val="Hyperlink"/>
            <w:noProof/>
          </w:rPr>
          <w:t>2.1</w:t>
        </w:r>
        <w:r w:rsidRPr="00132566">
          <w:rPr>
            <w:rFonts w:eastAsia="Times New Roman"/>
            <w:noProof/>
          </w:rPr>
          <w:tab/>
        </w:r>
        <w:r w:rsidRPr="004711B0">
          <w:rPr>
            <w:rStyle w:val="Hyperlink"/>
            <w:noProof/>
          </w:rPr>
          <w:t>Introduction</w:t>
        </w:r>
        <w:r>
          <w:rPr>
            <w:noProof/>
            <w:webHidden/>
          </w:rPr>
          <w:tab/>
        </w:r>
        <w:r>
          <w:rPr>
            <w:noProof/>
            <w:webHidden/>
          </w:rPr>
          <w:fldChar w:fldCharType="begin"/>
        </w:r>
        <w:r>
          <w:rPr>
            <w:noProof/>
            <w:webHidden/>
          </w:rPr>
          <w:instrText xml:space="preserve"> PAGEREF _Toc354848745 \h </w:instrText>
        </w:r>
        <w:r>
          <w:rPr>
            <w:noProof/>
            <w:webHidden/>
          </w:rPr>
        </w:r>
        <w:r>
          <w:rPr>
            <w:noProof/>
            <w:webHidden/>
          </w:rPr>
          <w:fldChar w:fldCharType="separate"/>
        </w:r>
        <w:r>
          <w:rPr>
            <w:noProof/>
            <w:webHidden/>
          </w:rPr>
          <w:t>6</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46" w:history="1">
        <w:r w:rsidRPr="004711B0">
          <w:rPr>
            <w:rStyle w:val="Hyperlink"/>
            <w:noProof/>
          </w:rPr>
          <w:t>2.2</w:t>
        </w:r>
        <w:r w:rsidRPr="00132566">
          <w:rPr>
            <w:rFonts w:eastAsia="Times New Roman"/>
            <w:noProof/>
          </w:rPr>
          <w:tab/>
        </w:r>
        <w:r w:rsidRPr="004711B0">
          <w:rPr>
            <w:rStyle w:val="Hyperlink"/>
            <w:noProof/>
          </w:rPr>
          <w:t>Overview</w:t>
        </w:r>
        <w:r>
          <w:rPr>
            <w:noProof/>
            <w:webHidden/>
          </w:rPr>
          <w:tab/>
        </w:r>
        <w:r>
          <w:rPr>
            <w:noProof/>
            <w:webHidden/>
          </w:rPr>
          <w:fldChar w:fldCharType="begin"/>
        </w:r>
        <w:r>
          <w:rPr>
            <w:noProof/>
            <w:webHidden/>
          </w:rPr>
          <w:instrText xml:space="preserve"> PAGEREF _Toc354848746 \h </w:instrText>
        </w:r>
        <w:r>
          <w:rPr>
            <w:noProof/>
            <w:webHidden/>
          </w:rPr>
        </w:r>
        <w:r>
          <w:rPr>
            <w:noProof/>
            <w:webHidden/>
          </w:rPr>
          <w:fldChar w:fldCharType="separate"/>
        </w:r>
        <w:r>
          <w:rPr>
            <w:noProof/>
            <w:webHidden/>
          </w:rPr>
          <w:t>8</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47" w:history="1">
        <w:r w:rsidRPr="004711B0">
          <w:rPr>
            <w:rStyle w:val="Hyperlink"/>
            <w:noProof/>
          </w:rPr>
          <w:t>2.3</w:t>
        </w:r>
        <w:r w:rsidRPr="00132566">
          <w:rPr>
            <w:rFonts w:eastAsia="Times New Roman"/>
            <w:noProof/>
          </w:rPr>
          <w:tab/>
        </w:r>
        <w:r w:rsidRPr="004711B0">
          <w:rPr>
            <w:rStyle w:val="Hyperlink"/>
            <w:noProof/>
          </w:rPr>
          <w:t>Glossary</w:t>
        </w:r>
        <w:r>
          <w:rPr>
            <w:noProof/>
            <w:webHidden/>
          </w:rPr>
          <w:tab/>
        </w:r>
        <w:r>
          <w:rPr>
            <w:noProof/>
            <w:webHidden/>
          </w:rPr>
          <w:fldChar w:fldCharType="begin"/>
        </w:r>
        <w:r>
          <w:rPr>
            <w:noProof/>
            <w:webHidden/>
          </w:rPr>
          <w:instrText xml:space="preserve"> PAGEREF _Toc354848747 \h </w:instrText>
        </w:r>
        <w:r>
          <w:rPr>
            <w:noProof/>
            <w:webHidden/>
          </w:rPr>
        </w:r>
        <w:r>
          <w:rPr>
            <w:noProof/>
            <w:webHidden/>
          </w:rPr>
          <w:fldChar w:fldCharType="separate"/>
        </w:r>
        <w:r>
          <w:rPr>
            <w:noProof/>
            <w:webHidden/>
          </w:rPr>
          <w:t>10</w:t>
        </w:r>
        <w:r>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748" w:history="1">
        <w:r w:rsidRPr="004711B0">
          <w:rPr>
            <w:rStyle w:val="Hyperlink"/>
            <w:noProof/>
          </w:rPr>
          <w:t>3</w:t>
        </w:r>
        <w:r w:rsidRPr="00132566">
          <w:rPr>
            <w:rFonts w:eastAsia="Times New Roman"/>
            <w:noProof/>
          </w:rPr>
          <w:tab/>
        </w:r>
        <w:r w:rsidRPr="004711B0">
          <w:rPr>
            <w:rStyle w:val="Hyperlink"/>
            <w:noProof/>
          </w:rPr>
          <w:t>Requirements Specification</w:t>
        </w:r>
        <w:r>
          <w:rPr>
            <w:noProof/>
            <w:webHidden/>
          </w:rPr>
          <w:tab/>
        </w:r>
        <w:r>
          <w:rPr>
            <w:noProof/>
            <w:webHidden/>
          </w:rPr>
          <w:fldChar w:fldCharType="begin"/>
        </w:r>
        <w:r>
          <w:rPr>
            <w:noProof/>
            <w:webHidden/>
          </w:rPr>
          <w:instrText xml:space="preserve"> PAGEREF _Toc354848748 \h </w:instrText>
        </w:r>
        <w:r>
          <w:rPr>
            <w:noProof/>
            <w:webHidden/>
          </w:rPr>
        </w:r>
        <w:r>
          <w:rPr>
            <w:noProof/>
            <w:webHidden/>
          </w:rPr>
          <w:fldChar w:fldCharType="separate"/>
        </w:r>
        <w:r>
          <w:rPr>
            <w:noProof/>
            <w:webHidden/>
          </w:rPr>
          <w:t>10</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49" w:history="1">
        <w:r w:rsidRPr="004711B0">
          <w:rPr>
            <w:rStyle w:val="Hyperlink"/>
            <w:noProof/>
          </w:rPr>
          <w:t>3.1</w:t>
        </w:r>
        <w:r w:rsidRPr="00132566">
          <w:rPr>
            <w:rFonts w:eastAsia="Times New Roman"/>
            <w:noProof/>
          </w:rPr>
          <w:tab/>
        </w:r>
        <w:r w:rsidRPr="004711B0">
          <w:rPr>
            <w:rStyle w:val="Hyperlink"/>
            <w:noProof/>
          </w:rPr>
          <w:t>Functional Requirements</w:t>
        </w:r>
        <w:r>
          <w:rPr>
            <w:noProof/>
            <w:webHidden/>
          </w:rPr>
          <w:tab/>
        </w:r>
        <w:r>
          <w:rPr>
            <w:noProof/>
            <w:webHidden/>
          </w:rPr>
          <w:fldChar w:fldCharType="begin"/>
        </w:r>
        <w:r>
          <w:rPr>
            <w:noProof/>
            <w:webHidden/>
          </w:rPr>
          <w:instrText xml:space="preserve"> PAGEREF _Toc354848749 \h </w:instrText>
        </w:r>
        <w:r>
          <w:rPr>
            <w:noProof/>
            <w:webHidden/>
          </w:rPr>
        </w:r>
        <w:r>
          <w:rPr>
            <w:noProof/>
            <w:webHidden/>
          </w:rPr>
          <w:fldChar w:fldCharType="separate"/>
        </w:r>
        <w:r>
          <w:rPr>
            <w:noProof/>
            <w:webHidden/>
          </w:rPr>
          <w:t>10</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0" w:history="1">
        <w:r w:rsidRPr="004711B0">
          <w:rPr>
            <w:rStyle w:val="Hyperlink"/>
            <w:noProof/>
          </w:rPr>
          <w:t>3.1.1</w:t>
        </w:r>
        <w:r w:rsidRPr="00132566">
          <w:rPr>
            <w:rFonts w:eastAsia="Times New Roman"/>
            <w:noProof/>
          </w:rPr>
          <w:tab/>
        </w:r>
        <w:r w:rsidRPr="004711B0">
          <w:rPr>
            <w:rStyle w:val="Hyperlink"/>
            <w:noProof/>
          </w:rPr>
          <w:t>Access SIS home page</w:t>
        </w:r>
        <w:r>
          <w:rPr>
            <w:noProof/>
            <w:webHidden/>
          </w:rPr>
          <w:tab/>
        </w:r>
        <w:r>
          <w:rPr>
            <w:noProof/>
            <w:webHidden/>
          </w:rPr>
          <w:fldChar w:fldCharType="begin"/>
        </w:r>
        <w:r>
          <w:rPr>
            <w:noProof/>
            <w:webHidden/>
          </w:rPr>
          <w:instrText xml:space="preserve"> PAGEREF _Toc354848750 \h </w:instrText>
        </w:r>
        <w:r>
          <w:rPr>
            <w:noProof/>
            <w:webHidden/>
          </w:rPr>
        </w:r>
        <w:r>
          <w:rPr>
            <w:noProof/>
            <w:webHidden/>
          </w:rPr>
          <w:fldChar w:fldCharType="separate"/>
        </w:r>
        <w:r>
          <w:rPr>
            <w:noProof/>
            <w:webHidden/>
          </w:rPr>
          <w:t>10</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1" w:history="1">
        <w:r w:rsidRPr="004711B0">
          <w:rPr>
            <w:rStyle w:val="Hyperlink"/>
            <w:noProof/>
          </w:rPr>
          <w:t>3.1.2</w:t>
        </w:r>
        <w:r w:rsidRPr="00132566">
          <w:rPr>
            <w:rFonts w:eastAsia="Times New Roman"/>
            <w:noProof/>
          </w:rPr>
          <w:tab/>
        </w:r>
        <w:r w:rsidRPr="004711B0">
          <w:rPr>
            <w:rStyle w:val="Hyperlink"/>
            <w:noProof/>
          </w:rPr>
          <w:t>Login</w:t>
        </w:r>
        <w:r>
          <w:rPr>
            <w:noProof/>
            <w:webHidden/>
          </w:rPr>
          <w:tab/>
        </w:r>
        <w:r>
          <w:rPr>
            <w:noProof/>
            <w:webHidden/>
          </w:rPr>
          <w:fldChar w:fldCharType="begin"/>
        </w:r>
        <w:r>
          <w:rPr>
            <w:noProof/>
            <w:webHidden/>
          </w:rPr>
          <w:instrText xml:space="preserve"> PAGEREF _Toc354848751 \h </w:instrText>
        </w:r>
        <w:r>
          <w:rPr>
            <w:noProof/>
            <w:webHidden/>
          </w:rPr>
        </w:r>
        <w:r>
          <w:rPr>
            <w:noProof/>
            <w:webHidden/>
          </w:rPr>
          <w:fldChar w:fldCharType="separate"/>
        </w:r>
        <w:r>
          <w:rPr>
            <w:noProof/>
            <w:webHidden/>
          </w:rPr>
          <w:t>11</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2" w:history="1">
        <w:r w:rsidRPr="004711B0">
          <w:rPr>
            <w:rStyle w:val="Hyperlink"/>
            <w:noProof/>
          </w:rPr>
          <w:t>3.1.3</w:t>
        </w:r>
        <w:r w:rsidRPr="00132566">
          <w:rPr>
            <w:rFonts w:eastAsia="Times New Roman"/>
            <w:noProof/>
          </w:rPr>
          <w:tab/>
        </w:r>
        <w:r w:rsidRPr="004711B0">
          <w:rPr>
            <w:rStyle w:val="Hyperlink"/>
            <w:noProof/>
          </w:rPr>
          <w:t>Logout</w:t>
        </w:r>
        <w:r>
          <w:rPr>
            <w:noProof/>
            <w:webHidden/>
          </w:rPr>
          <w:tab/>
        </w:r>
        <w:r>
          <w:rPr>
            <w:noProof/>
            <w:webHidden/>
          </w:rPr>
          <w:fldChar w:fldCharType="begin"/>
        </w:r>
        <w:r>
          <w:rPr>
            <w:noProof/>
            <w:webHidden/>
          </w:rPr>
          <w:instrText xml:space="preserve"> PAGEREF _Toc354848752 \h </w:instrText>
        </w:r>
        <w:r>
          <w:rPr>
            <w:noProof/>
            <w:webHidden/>
          </w:rPr>
        </w:r>
        <w:r>
          <w:rPr>
            <w:noProof/>
            <w:webHidden/>
          </w:rPr>
          <w:fldChar w:fldCharType="separate"/>
        </w:r>
        <w:r>
          <w:rPr>
            <w:noProof/>
            <w:webHidden/>
          </w:rPr>
          <w:t>11</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3" w:history="1">
        <w:r w:rsidRPr="004711B0">
          <w:rPr>
            <w:rStyle w:val="Hyperlink"/>
            <w:noProof/>
          </w:rPr>
          <w:t>3.1.4</w:t>
        </w:r>
        <w:r w:rsidRPr="00132566">
          <w:rPr>
            <w:rFonts w:eastAsia="Times New Roman"/>
            <w:noProof/>
          </w:rPr>
          <w:tab/>
        </w:r>
        <w:r w:rsidRPr="004711B0">
          <w:rPr>
            <w:rStyle w:val="Hyperlink"/>
            <w:noProof/>
          </w:rPr>
          <w:t>Update Profile</w:t>
        </w:r>
        <w:r>
          <w:rPr>
            <w:noProof/>
            <w:webHidden/>
          </w:rPr>
          <w:tab/>
        </w:r>
        <w:r>
          <w:rPr>
            <w:noProof/>
            <w:webHidden/>
          </w:rPr>
          <w:fldChar w:fldCharType="begin"/>
        </w:r>
        <w:r>
          <w:rPr>
            <w:noProof/>
            <w:webHidden/>
          </w:rPr>
          <w:instrText xml:space="preserve"> PAGEREF _Toc354848753 \h </w:instrText>
        </w:r>
        <w:r>
          <w:rPr>
            <w:noProof/>
            <w:webHidden/>
          </w:rPr>
        </w:r>
        <w:r>
          <w:rPr>
            <w:noProof/>
            <w:webHidden/>
          </w:rPr>
          <w:fldChar w:fldCharType="separate"/>
        </w:r>
        <w:r>
          <w:rPr>
            <w:noProof/>
            <w:webHidden/>
          </w:rPr>
          <w:t>12</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4" w:history="1">
        <w:r w:rsidRPr="004711B0">
          <w:rPr>
            <w:rStyle w:val="Hyperlink"/>
            <w:noProof/>
          </w:rPr>
          <w:t>3.1.5</w:t>
        </w:r>
        <w:r w:rsidRPr="00132566">
          <w:rPr>
            <w:rFonts w:eastAsia="Times New Roman"/>
            <w:noProof/>
          </w:rPr>
          <w:tab/>
        </w:r>
        <w:r w:rsidRPr="004711B0">
          <w:rPr>
            <w:rStyle w:val="Hyperlink"/>
            <w:noProof/>
          </w:rPr>
          <w:t>View attendance</w:t>
        </w:r>
        <w:r>
          <w:rPr>
            <w:noProof/>
            <w:webHidden/>
          </w:rPr>
          <w:tab/>
        </w:r>
        <w:r>
          <w:rPr>
            <w:noProof/>
            <w:webHidden/>
          </w:rPr>
          <w:fldChar w:fldCharType="begin"/>
        </w:r>
        <w:r>
          <w:rPr>
            <w:noProof/>
            <w:webHidden/>
          </w:rPr>
          <w:instrText xml:space="preserve"> PAGEREF _Toc354848754 \h </w:instrText>
        </w:r>
        <w:r>
          <w:rPr>
            <w:noProof/>
            <w:webHidden/>
          </w:rPr>
        </w:r>
        <w:r>
          <w:rPr>
            <w:noProof/>
            <w:webHidden/>
          </w:rPr>
          <w:fldChar w:fldCharType="separate"/>
        </w:r>
        <w:r>
          <w:rPr>
            <w:noProof/>
            <w:webHidden/>
          </w:rPr>
          <w:t>12</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5" w:history="1">
        <w:r w:rsidRPr="004711B0">
          <w:rPr>
            <w:rStyle w:val="Hyperlink"/>
            <w:noProof/>
          </w:rPr>
          <w:t>3.1.6</w:t>
        </w:r>
        <w:r w:rsidRPr="00132566">
          <w:rPr>
            <w:rFonts w:eastAsia="Times New Roman"/>
            <w:noProof/>
          </w:rPr>
          <w:tab/>
        </w:r>
        <w:r w:rsidRPr="004711B0">
          <w:rPr>
            <w:rStyle w:val="Hyperlink"/>
            <w:noProof/>
          </w:rPr>
          <w:t>Update attendance</w:t>
        </w:r>
        <w:r>
          <w:rPr>
            <w:noProof/>
            <w:webHidden/>
          </w:rPr>
          <w:tab/>
        </w:r>
        <w:r>
          <w:rPr>
            <w:noProof/>
            <w:webHidden/>
          </w:rPr>
          <w:fldChar w:fldCharType="begin"/>
        </w:r>
        <w:r>
          <w:rPr>
            <w:noProof/>
            <w:webHidden/>
          </w:rPr>
          <w:instrText xml:space="preserve"> PAGEREF _Toc354848755 \h </w:instrText>
        </w:r>
        <w:r>
          <w:rPr>
            <w:noProof/>
            <w:webHidden/>
          </w:rPr>
        </w:r>
        <w:r>
          <w:rPr>
            <w:noProof/>
            <w:webHidden/>
          </w:rPr>
          <w:fldChar w:fldCharType="separate"/>
        </w:r>
        <w:r>
          <w:rPr>
            <w:noProof/>
            <w:webHidden/>
          </w:rPr>
          <w:t>13</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6" w:history="1">
        <w:r w:rsidRPr="004711B0">
          <w:rPr>
            <w:rStyle w:val="Hyperlink"/>
            <w:noProof/>
          </w:rPr>
          <w:t>3.1.7</w:t>
        </w:r>
        <w:r w:rsidRPr="00132566">
          <w:rPr>
            <w:rFonts w:eastAsia="Times New Roman"/>
            <w:noProof/>
          </w:rPr>
          <w:tab/>
        </w:r>
        <w:r w:rsidRPr="004711B0">
          <w:rPr>
            <w:rStyle w:val="Hyperlink"/>
            <w:noProof/>
          </w:rPr>
          <w:t>View progress</w:t>
        </w:r>
        <w:r>
          <w:rPr>
            <w:noProof/>
            <w:webHidden/>
          </w:rPr>
          <w:tab/>
        </w:r>
        <w:r>
          <w:rPr>
            <w:noProof/>
            <w:webHidden/>
          </w:rPr>
          <w:fldChar w:fldCharType="begin"/>
        </w:r>
        <w:r>
          <w:rPr>
            <w:noProof/>
            <w:webHidden/>
          </w:rPr>
          <w:instrText xml:space="preserve"> PAGEREF _Toc354848756 \h </w:instrText>
        </w:r>
        <w:r>
          <w:rPr>
            <w:noProof/>
            <w:webHidden/>
          </w:rPr>
        </w:r>
        <w:r>
          <w:rPr>
            <w:noProof/>
            <w:webHidden/>
          </w:rPr>
          <w:fldChar w:fldCharType="separate"/>
        </w:r>
        <w:r>
          <w:rPr>
            <w:noProof/>
            <w:webHidden/>
          </w:rPr>
          <w:t>13</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7" w:history="1">
        <w:r w:rsidRPr="004711B0">
          <w:rPr>
            <w:rStyle w:val="Hyperlink"/>
            <w:noProof/>
          </w:rPr>
          <w:t>3.1.8</w:t>
        </w:r>
        <w:r w:rsidRPr="00132566">
          <w:rPr>
            <w:rFonts w:eastAsia="Times New Roman"/>
            <w:noProof/>
          </w:rPr>
          <w:tab/>
        </w:r>
        <w:r w:rsidRPr="004711B0">
          <w:rPr>
            <w:rStyle w:val="Hyperlink"/>
            <w:noProof/>
          </w:rPr>
          <w:t>Update progress</w:t>
        </w:r>
        <w:r>
          <w:rPr>
            <w:noProof/>
            <w:webHidden/>
          </w:rPr>
          <w:tab/>
        </w:r>
        <w:r>
          <w:rPr>
            <w:noProof/>
            <w:webHidden/>
          </w:rPr>
          <w:fldChar w:fldCharType="begin"/>
        </w:r>
        <w:r>
          <w:rPr>
            <w:noProof/>
            <w:webHidden/>
          </w:rPr>
          <w:instrText xml:space="preserve"> PAGEREF _Toc354848757 \h </w:instrText>
        </w:r>
        <w:r>
          <w:rPr>
            <w:noProof/>
            <w:webHidden/>
          </w:rPr>
        </w:r>
        <w:r>
          <w:rPr>
            <w:noProof/>
            <w:webHidden/>
          </w:rPr>
          <w:fldChar w:fldCharType="separate"/>
        </w:r>
        <w:r>
          <w:rPr>
            <w:noProof/>
            <w:webHidden/>
          </w:rPr>
          <w:t>14</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8" w:history="1">
        <w:r w:rsidRPr="004711B0">
          <w:rPr>
            <w:rStyle w:val="Hyperlink"/>
            <w:noProof/>
          </w:rPr>
          <w:t>3.1.9</w:t>
        </w:r>
        <w:r w:rsidRPr="00132566">
          <w:rPr>
            <w:rFonts w:eastAsia="Times New Roman"/>
            <w:noProof/>
          </w:rPr>
          <w:tab/>
        </w:r>
        <w:r w:rsidRPr="004711B0">
          <w:rPr>
            <w:rStyle w:val="Hyperlink"/>
            <w:noProof/>
          </w:rPr>
          <w:t>View grades</w:t>
        </w:r>
        <w:r>
          <w:rPr>
            <w:noProof/>
            <w:webHidden/>
          </w:rPr>
          <w:tab/>
        </w:r>
        <w:r>
          <w:rPr>
            <w:noProof/>
            <w:webHidden/>
          </w:rPr>
          <w:fldChar w:fldCharType="begin"/>
        </w:r>
        <w:r>
          <w:rPr>
            <w:noProof/>
            <w:webHidden/>
          </w:rPr>
          <w:instrText xml:space="preserve"> PAGEREF _Toc354848758 \h </w:instrText>
        </w:r>
        <w:r>
          <w:rPr>
            <w:noProof/>
            <w:webHidden/>
          </w:rPr>
        </w:r>
        <w:r>
          <w:rPr>
            <w:noProof/>
            <w:webHidden/>
          </w:rPr>
          <w:fldChar w:fldCharType="separate"/>
        </w:r>
        <w:r>
          <w:rPr>
            <w:noProof/>
            <w:webHidden/>
          </w:rPr>
          <w:t>14</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59" w:history="1">
        <w:r w:rsidRPr="004711B0">
          <w:rPr>
            <w:rStyle w:val="Hyperlink"/>
            <w:noProof/>
          </w:rPr>
          <w:t>3.1.10</w:t>
        </w:r>
        <w:r w:rsidRPr="00132566">
          <w:rPr>
            <w:rFonts w:eastAsia="Times New Roman"/>
            <w:noProof/>
          </w:rPr>
          <w:tab/>
        </w:r>
        <w:r w:rsidRPr="004711B0">
          <w:rPr>
            <w:rStyle w:val="Hyperlink"/>
            <w:noProof/>
          </w:rPr>
          <w:t>Update grades</w:t>
        </w:r>
        <w:r>
          <w:rPr>
            <w:noProof/>
            <w:webHidden/>
          </w:rPr>
          <w:tab/>
        </w:r>
        <w:r>
          <w:rPr>
            <w:noProof/>
            <w:webHidden/>
          </w:rPr>
          <w:fldChar w:fldCharType="begin"/>
        </w:r>
        <w:r>
          <w:rPr>
            <w:noProof/>
            <w:webHidden/>
          </w:rPr>
          <w:instrText xml:space="preserve"> PAGEREF _Toc354848759 \h </w:instrText>
        </w:r>
        <w:r>
          <w:rPr>
            <w:noProof/>
            <w:webHidden/>
          </w:rPr>
        </w:r>
        <w:r>
          <w:rPr>
            <w:noProof/>
            <w:webHidden/>
          </w:rPr>
          <w:fldChar w:fldCharType="separate"/>
        </w:r>
        <w:r>
          <w:rPr>
            <w:noProof/>
            <w:webHidden/>
          </w:rPr>
          <w:t>15</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0" w:history="1">
        <w:r w:rsidRPr="004711B0">
          <w:rPr>
            <w:rStyle w:val="Hyperlink"/>
            <w:noProof/>
          </w:rPr>
          <w:t>3.1.11</w:t>
        </w:r>
        <w:r w:rsidRPr="00132566">
          <w:rPr>
            <w:rFonts w:eastAsia="Times New Roman"/>
            <w:noProof/>
          </w:rPr>
          <w:tab/>
        </w:r>
        <w:r w:rsidRPr="004711B0">
          <w:rPr>
            <w:rStyle w:val="Hyperlink"/>
            <w:noProof/>
          </w:rPr>
          <w:t>View message center</w:t>
        </w:r>
        <w:r>
          <w:rPr>
            <w:noProof/>
            <w:webHidden/>
          </w:rPr>
          <w:tab/>
        </w:r>
        <w:r>
          <w:rPr>
            <w:noProof/>
            <w:webHidden/>
          </w:rPr>
          <w:fldChar w:fldCharType="begin"/>
        </w:r>
        <w:r>
          <w:rPr>
            <w:noProof/>
            <w:webHidden/>
          </w:rPr>
          <w:instrText xml:space="preserve"> PAGEREF _Toc354848760 \h </w:instrText>
        </w:r>
        <w:r>
          <w:rPr>
            <w:noProof/>
            <w:webHidden/>
          </w:rPr>
        </w:r>
        <w:r>
          <w:rPr>
            <w:noProof/>
            <w:webHidden/>
          </w:rPr>
          <w:fldChar w:fldCharType="separate"/>
        </w:r>
        <w:r>
          <w:rPr>
            <w:noProof/>
            <w:webHidden/>
          </w:rPr>
          <w:t>16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1" w:history="1">
        <w:r w:rsidRPr="004711B0">
          <w:rPr>
            <w:rStyle w:val="Hyperlink"/>
            <w:noProof/>
          </w:rPr>
          <w:t>3.1.12</w:t>
        </w:r>
        <w:r w:rsidRPr="00132566">
          <w:rPr>
            <w:rFonts w:eastAsia="Times New Roman"/>
            <w:noProof/>
          </w:rPr>
          <w:tab/>
        </w:r>
        <w:r w:rsidRPr="004711B0">
          <w:rPr>
            <w:rStyle w:val="Hyperlink"/>
            <w:noProof/>
          </w:rPr>
          <w:t>Communicate with the other users through the message center</w:t>
        </w:r>
        <w:r>
          <w:rPr>
            <w:noProof/>
            <w:webHidden/>
          </w:rPr>
          <w:tab/>
        </w:r>
        <w:r>
          <w:rPr>
            <w:noProof/>
            <w:webHidden/>
          </w:rPr>
          <w:fldChar w:fldCharType="begin"/>
        </w:r>
        <w:r>
          <w:rPr>
            <w:noProof/>
            <w:webHidden/>
          </w:rPr>
          <w:instrText xml:space="preserve"> PAGEREF _Toc354848761 \h </w:instrText>
        </w:r>
        <w:r>
          <w:rPr>
            <w:noProof/>
            <w:webHidden/>
          </w:rPr>
        </w:r>
        <w:r>
          <w:rPr>
            <w:noProof/>
            <w:webHidden/>
          </w:rPr>
          <w:fldChar w:fldCharType="separate"/>
        </w:r>
        <w:r>
          <w:rPr>
            <w:noProof/>
            <w:webHidden/>
          </w:rPr>
          <w:t>16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2" w:history="1">
        <w:r w:rsidRPr="004711B0">
          <w:rPr>
            <w:rStyle w:val="Hyperlink"/>
            <w:noProof/>
          </w:rPr>
          <w:t>3.1.13</w:t>
        </w:r>
        <w:r w:rsidRPr="00132566">
          <w:rPr>
            <w:rFonts w:eastAsia="Times New Roman"/>
            <w:noProof/>
          </w:rPr>
          <w:tab/>
        </w:r>
        <w:r w:rsidRPr="004711B0">
          <w:rPr>
            <w:rStyle w:val="Hyperlink"/>
            <w:noProof/>
          </w:rPr>
          <w:t>Set objectives to IEP student</w:t>
        </w:r>
        <w:r>
          <w:rPr>
            <w:noProof/>
            <w:webHidden/>
          </w:rPr>
          <w:tab/>
        </w:r>
        <w:r>
          <w:rPr>
            <w:noProof/>
            <w:webHidden/>
          </w:rPr>
          <w:fldChar w:fldCharType="begin"/>
        </w:r>
        <w:r>
          <w:rPr>
            <w:noProof/>
            <w:webHidden/>
          </w:rPr>
          <w:instrText xml:space="preserve"> PAGEREF _Toc354848762 \h </w:instrText>
        </w:r>
        <w:r>
          <w:rPr>
            <w:noProof/>
            <w:webHidden/>
          </w:rPr>
        </w:r>
        <w:r>
          <w:rPr>
            <w:noProof/>
            <w:webHidden/>
          </w:rPr>
          <w:fldChar w:fldCharType="separate"/>
        </w:r>
        <w:r>
          <w:rPr>
            <w:noProof/>
            <w:webHidden/>
          </w:rPr>
          <w:t>17</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3" w:history="1">
        <w:r w:rsidRPr="004711B0">
          <w:rPr>
            <w:rStyle w:val="Hyperlink"/>
            <w:noProof/>
          </w:rPr>
          <w:t>3.1.14</w:t>
        </w:r>
        <w:r w:rsidRPr="00132566">
          <w:rPr>
            <w:rFonts w:eastAsia="Times New Roman"/>
            <w:noProof/>
          </w:rPr>
          <w:tab/>
        </w:r>
        <w:r w:rsidRPr="004711B0">
          <w:rPr>
            <w:rStyle w:val="Hyperlink"/>
            <w:noProof/>
          </w:rPr>
          <w:t>View IEP student progress</w:t>
        </w:r>
        <w:r>
          <w:rPr>
            <w:noProof/>
            <w:webHidden/>
          </w:rPr>
          <w:tab/>
        </w:r>
        <w:r>
          <w:rPr>
            <w:noProof/>
            <w:webHidden/>
          </w:rPr>
          <w:fldChar w:fldCharType="begin"/>
        </w:r>
        <w:r>
          <w:rPr>
            <w:noProof/>
            <w:webHidden/>
          </w:rPr>
          <w:instrText xml:space="preserve"> PAGEREF _Toc354848763 \h </w:instrText>
        </w:r>
        <w:r>
          <w:rPr>
            <w:noProof/>
            <w:webHidden/>
          </w:rPr>
        </w:r>
        <w:r>
          <w:rPr>
            <w:noProof/>
            <w:webHidden/>
          </w:rPr>
          <w:fldChar w:fldCharType="separate"/>
        </w:r>
        <w:r>
          <w:rPr>
            <w:noProof/>
            <w:webHidden/>
          </w:rPr>
          <w:t>17</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4" w:history="1">
        <w:r w:rsidRPr="004711B0">
          <w:rPr>
            <w:rStyle w:val="Hyperlink"/>
            <w:noProof/>
          </w:rPr>
          <w:t>3.1.15</w:t>
        </w:r>
        <w:r w:rsidRPr="00132566">
          <w:rPr>
            <w:rFonts w:eastAsia="Times New Roman"/>
            <w:noProof/>
          </w:rPr>
          <w:tab/>
        </w:r>
        <w:r w:rsidRPr="004711B0">
          <w:rPr>
            <w:rStyle w:val="Hyperlink"/>
            <w:noProof/>
          </w:rPr>
          <w:t>Update IEP student progress</w:t>
        </w:r>
        <w:r>
          <w:rPr>
            <w:noProof/>
            <w:webHidden/>
          </w:rPr>
          <w:tab/>
        </w:r>
        <w:r>
          <w:rPr>
            <w:noProof/>
            <w:webHidden/>
          </w:rPr>
          <w:fldChar w:fldCharType="begin"/>
        </w:r>
        <w:r>
          <w:rPr>
            <w:noProof/>
            <w:webHidden/>
          </w:rPr>
          <w:instrText xml:space="preserve"> PAGEREF _Toc354848764 \h </w:instrText>
        </w:r>
        <w:r>
          <w:rPr>
            <w:noProof/>
            <w:webHidden/>
          </w:rPr>
        </w:r>
        <w:r>
          <w:rPr>
            <w:noProof/>
            <w:webHidden/>
          </w:rPr>
          <w:fldChar w:fldCharType="separate"/>
        </w:r>
        <w:r>
          <w:rPr>
            <w:noProof/>
            <w:webHidden/>
          </w:rPr>
          <w:t>18</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5" w:history="1">
        <w:r w:rsidRPr="004711B0">
          <w:rPr>
            <w:rStyle w:val="Hyperlink"/>
            <w:noProof/>
          </w:rPr>
          <w:t>3.1.16</w:t>
        </w:r>
        <w:r w:rsidRPr="00132566">
          <w:rPr>
            <w:rFonts w:eastAsia="Times New Roman"/>
            <w:noProof/>
          </w:rPr>
          <w:tab/>
        </w:r>
        <w:r w:rsidRPr="004711B0">
          <w:rPr>
            <w:rStyle w:val="Hyperlink"/>
            <w:noProof/>
          </w:rPr>
          <w:t>Student/Parent: View attendance</w:t>
        </w:r>
        <w:r>
          <w:rPr>
            <w:noProof/>
            <w:webHidden/>
          </w:rPr>
          <w:tab/>
        </w:r>
        <w:r>
          <w:rPr>
            <w:noProof/>
            <w:webHidden/>
          </w:rPr>
          <w:fldChar w:fldCharType="begin"/>
        </w:r>
        <w:r>
          <w:rPr>
            <w:noProof/>
            <w:webHidden/>
          </w:rPr>
          <w:instrText xml:space="preserve"> PAGEREF _Toc354848765 \h </w:instrText>
        </w:r>
        <w:r>
          <w:rPr>
            <w:noProof/>
            <w:webHidden/>
          </w:rPr>
        </w:r>
        <w:r>
          <w:rPr>
            <w:noProof/>
            <w:webHidden/>
          </w:rPr>
          <w:fldChar w:fldCharType="separate"/>
        </w:r>
        <w:r>
          <w:rPr>
            <w:noProof/>
            <w:webHidden/>
          </w:rPr>
          <w:t>19</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6" w:history="1">
        <w:r w:rsidRPr="004711B0">
          <w:rPr>
            <w:rStyle w:val="Hyperlink"/>
            <w:noProof/>
          </w:rPr>
          <w:t>3.1.17</w:t>
        </w:r>
        <w:r w:rsidRPr="00132566">
          <w:rPr>
            <w:rFonts w:eastAsia="Times New Roman"/>
            <w:noProof/>
          </w:rPr>
          <w:tab/>
        </w:r>
        <w:r w:rsidRPr="004711B0">
          <w:rPr>
            <w:rStyle w:val="Hyperlink"/>
            <w:noProof/>
          </w:rPr>
          <w:t>Student/Parent: View progress</w:t>
        </w:r>
        <w:r>
          <w:rPr>
            <w:noProof/>
            <w:webHidden/>
          </w:rPr>
          <w:tab/>
        </w:r>
        <w:r>
          <w:rPr>
            <w:noProof/>
            <w:webHidden/>
          </w:rPr>
          <w:fldChar w:fldCharType="begin"/>
        </w:r>
        <w:r>
          <w:rPr>
            <w:noProof/>
            <w:webHidden/>
          </w:rPr>
          <w:instrText xml:space="preserve"> PAGEREF _Toc354848766 \h </w:instrText>
        </w:r>
        <w:r>
          <w:rPr>
            <w:noProof/>
            <w:webHidden/>
          </w:rPr>
        </w:r>
        <w:r>
          <w:rPr>
            <w:noProof/>
            <w:webHidden/>
          </w:rPr>
          <w:fldChar w:fldCharType="separate"/>
        </w:r>
        <w:r>
          <w:rPr>
            <w:noProof/>
            <w:webHidden/>
          </w:rPr>
          <w:t>19</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7" w:history="1">
        <w:r w:rsidRPr="004711B0">
          <w:rPr>
            <w:rStyle w:val="Hyperlink"/>
            <w:noProof/>
          </w:rPr>
          <w:t>3.1.18</w:t>
        </w:r>
        <w:r w:rsidRPr="00132566">
          <w:rPr>
            <w:rFonts w:eastAsia="Times New Roman"/>
            <w:noProof/>
          </w:rPr>
          <w:tab/>
        </w:r>
        <w:r w:rsidRPr="004711B0">
          <w:rPr>
            <w:rStyle w:val="Hyperlink"/>
            <w:noProof/>
          </w:rPr>
          <w:t>Student/Parent: View grades</w:t>
        </w:r>
        <w:r>
          <w:rPr>
            <w:noProof/>
            <w:webHidden/>
          </w:rPr>
          <w:tab/>
        </w:r>
        <w:r>
          <w:rPr>
            <w:noProof/>
            <w:webHidden/>
          </w:rPr>
          <w:fldChar w:fldCharType="begin"/>
        </w:r>
        <w:r>
          <w:rPr>
            <w:noProof/>
            <w:webHidden/>
          </w:rPr>
          <w:instrText xml:space="preserve"> PAGEREF _Toc354848767 \h </w:instrText>
        </w:r>
        <w:r>
          <w:rPr>
            <w:noProof/>
            <w:webHidden/>
          </w:rPr>
        </w:r>
        <w:r>
          <w:rPr>
            <w:noProof/>
            <w:webHidden/>
          </w:rPr>
          <w:fldChar w:fldCharType="separate"/>
        </w:r>
        <w:r>
          <w:rPr>
            <w:noProof/>
            <w:webHidden/>
          </w:rPr>
          <w:t>20</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8" w:history="1">
        <w:r w:rsidRPr="004711B0">
          <w:rPr>
            <w:rStyle w:val="Hyperlink"/>
            <w:noProof/>
          </w:rPr>
          <w:t>3.1.19</w:t>
        </w:r>
        <w:r w:rsidRPr="00132566">
          <w:rPr>
            <w:rFonts w:eastAsia="Times New Roman"/>
            <w:noProof/>
          </w:rPr>
          <w:tab/>
        </w:r>
        <w:r w:rsidRPr="004711B0">
          <w:rPr>
            <w:rStyle w:val="Hyperlink"/>
            <w:noProof/>
          </w:rPr>
          <w:t>Prospective students</w:t>
        </w:r>
        <w:r>
          <w:rPr>
            <w:noProof/>
            <w:webHidden/>
          </w:rPr>
          <w:tab/>
        </w:r>
        <w:r>
          <w:rPr>
            <w:noProof/>
            <w:webHidden/>
          </w:rPr>
          <w:fldChar w:fldCharType="begin"/>
        </w:r>
        <w:r>
          <w:rPr>
            <w:noProof/>
            <w:webHidden/>
          </w:rPr>
          <w:instrText xml:space="preserve"> PAGEREF _Toc354848768 \h </w:instrText>
        </w:r>
        <w:r>
          <w:rPr>
            <w:noProof/>
            <w:webHidden/>
          </w:rPr>
        </w:r>
        <w:r>
          <w:rPr>
            <w:noProof/>
            <w:webHidden/>
          </w:rPr>
          <w:fldChar w:fldCharType="separate"/>
        </w:r>
        <w:r>
          <w:rPr>
            <w:noProof/>
            <w:webHidden/>
          </w:rPr>
          <w:t>20</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69" w:history="1">
        <w:r w:rsidRPr="004711B0">
          <w:rPr>
            <w:rStyle w:val="Hyperlink"/>
            <w:noProof/>
          </w:rPr>
          <w:t>3.1.20</w:t>
        </w:r>
        <w:r w:rsidRPr="00132566">
          <w:rPr>
            <w:rFonts w:eastAsia="Times New Roman"/>
            <w:noProof/>
          </w:rPr>
          <w:tab/>
        </w:r>
        <w:r w:rsidRPr="004711B0">
          <w:rPr>
            <w:rStyle w:val="Hyperlink"/>
            <w:noProof/>
          </w:rPr>
          <w:t>Update prospective students page</w:t>
        </w:r>
        <w:r>
          <w:rPr>
            <w:noProof/>
            <w:webHidden/>
          </w:rPr>
          <w:tab/>
        </w:r>
        <w:r>
          <w:rPr>
            <w:noProof/>
            <w:webHidden/>
          </w:rPr>
          <w:fldChar w:fldCharType="begin"/>
        </w:r>
        <w:r>
          <w:rPr>
            <w:noProof/>
            <w:webHidden/>
          </w:rPr>
          <w:instrText xml:space="preserve"> PAGEREF _Toc354848769 \h </w:instrText>
        </w:r>
        <w:r>
          <w:rPr>
            <w:noProof/>
            <w:webHidden/>
          </w:rPr>
        </w:r>
        <w:r>
          <w:rPr>
            <w:noProof/>
            <w:webHidden/>
          </w:rPr>
          <w:fldChar w:fldCharType="separate"/>
        </w:r>
        <w:r>
          <w:rPr>
            <w:noProof/>
            <w:webHidden/>
          </w:rPr>
          <w:t>21</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0" w:history="1">
        <w:r w:rsidRPr="004711B0">
          <w:rPr>
            <w:rStyle w:val="Hyperlink"/>
            <w:noProof/>
          </w:rPr>
          <w:t>3.1.21</w:t>
        </w:r>
        <w:r w:rsidRPr="00132566">
          <w:rPr>
            <w:rFonts w:eastAsia="Times New Roman"/>
            <w:noProof/>
          </w:rPr>
          <w:tab/>
        </w:r>
        <w:r w:rsidRPr="004711B0">
          <w:rPr>
            <w:rStyle w:val="Hyperlink"/>
            <w:noProof/>
          </w:rPr>
          <w:t>Submit online application</w:t>
        </w:r>
        <w:r>
          <w:rPr>
            <w:noProof/>
            <w:webHidden/>
          </w:rPr>
          <w:tab/>
        </w:r>
        <w:r>
          <w:rPr>
            <w:noProof/>
            <w:webHidden/>
          </w:rPr>
          <w:fldChar w:fldCharType="begin"/>
        </w:r>
        <w:r>
          <w:rPr>
            <w:noProof/>
            <w:webHidden/>
          </w:rPr>
          <w:instrText xml:space="preserve"> PAGEREF _Toc354848770 \h </w:instrText>
        </w:r>
        <w:r>
          <w:rPr>
            <w:noProof/>
            <w:webHidden/>
          </w:rPr>
        </w:r>
        <w:r>
          <w:rPr>
            <w:noProof/>
            <w:webHidden/>
          </w:rPr>
          <w:fldChar w:fldCharType="separate"/>
        </w:r>
        <w:r>
          <w:rPr>
            <w:noProof/>
            <w:webHidden/>
          </w:rPr>
          <w:t>22</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1" w:history="1">
        <w:r w:rsidRPr="004711B0">
          <w:rPr>
            <w:rStyle w:val="Hyperlink"/>
            <w:noProof/>
          </w:rPr>
          <w:t>3.1.22</w:t>
        </w:r>
        <w:r w:rsidRPr="00132566">
          <w:rPr>
            <w:rFonts w:eastAsia="Times New Roman"/>
            <w:noProof/>
          </w:rPr>
          <w:tab/>
        </w:r>
        <w:r w:rsidRPr="004711B0">
          <w:rPr>
            <w:rStyle w:val="Hyperlink"/>
            <w:noProof/>
          </w:rPr>
          <w:t>Track application status</w:t>
        </w:r>
        <w:r>
          <w:rPr>
            <w:noProof/>
            <w:webHidden/>
          </w:rPr>
          <w:tab/>
        </w:r>
        <w:r>
          <w:rPr>
            <w:noProof/>
            <w:webHidden/>
          </w:rPr>
          <w:fldChar w:fldCharType="begin"/>
        </w:r>
        <w:r>
          <w:rPr>
            <w:noProof/>
            <w:webHidden/>
          </w:rPr>
          <w:instrText xml:space="preserve"> PAGEREF _Toc354848771 \h </w:instrText>
        </w:r>
        <w:r>
          <w:rPr>
            <w:noProof/>
            <w:webHidden/>
          </w:rPr>
        </w:r>
        <w:r>
          <w:rPr>
            <w:noProof/>
            <w:webHidden/>
          </w:rPr>
          <w:fldChar w:fldCharType="separate"/>
        </w:r>
        <w:r>
          <w:rPr>
            <w:noProof/>
            <w:webHidden/>
          </w:rPr>
          <w:t>23</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2" w:history="1">
        <w:r w:rsidRPr="004711B0">
          <w:rPr>
            <w:rStyle w:val="Hyperlink"/>
            <w:noProof/>
          </w:rPr>
          <w:t>3.1.23</w:t>
        </w:r>
        <w:r w:rsidRPr="00132566">
          <w:rPr>
            <w:rFonts w:eastAsia="Times New Roman"/>
            <w:noProof/>
          </w:rPr>
          <w:tab/>
        </w:r>
        <w:r w:rsidRPr="004711B0">
          <w:rPr>
            <w:rStyle w:val="Hyperlink"/>
            <w:noProof/>
          </w:rPr>
          <w:t>View all new applications</w:t>
        </w:r>
        <w:r>
          <w:rPr>
            <w:noProof/>
            <w:webHidden/>
          </w:rPr>
          <w:tab/>
        </w:r>
        <w:r>
          <w:rPr>
            <w:noProof/>
            <w:webHidden/>
          </w:rPr>
          <w:fldChar w:fldCharType="begin"/>
        </w:r>
        <w:r>
          <w:rPr>
            <w:noProof/>
            <w:webHidden/>
          </w:rPr>
          <w:instrText xml:space="preserve"> PAGEREF _Toc354848772 \h </w:instrText>
        </w:r>
        <w:r>
          <w:rPr>
            <w:noProof/>
            <w:webHidden/>
          </w:rPr>
        </w:r>
        <w:r>
          <w:rPr>
            <w:noProof/>
            <w:webHidden/>
          </w:rPr>
          <w:fldChar w:fldCharType="separate"/>
        </w:r>
        <w:r>
          <w:rPr>
            <w:noProof/>
            <w:webHidden/>
          </w:rPr>
          <w:t>23</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3" w:history="1">
        <w:r w:rsidRPr="004711B0">
          <w:rPr>
            <w:rStyle w:val="Hyperlink"/>
            <w:noProof/>
          </w:rPr>
          <w:t>3.1.24</w:t>
        </w:r>
        <w:r w:rsidRPr="00132566">
          <w:rPr>
            <w:rFonts w:eastAsia="Times New Roman"/>
            <w:noProof/>
          </w:rPr>
          <w:tab/>
        </w:r>
        <w:r w:rsidRPr="004711B0">
          <w:rPr>
            <w:rStyle w:val="Hyperlink"/>
            <w:noProof/>
          </w:rPr>
          <w:t>Update application</w:t>
        </w:r>
        <w:r>
          <w:rPr>
            <w:noProof/>
            <w:webHidden/>
          </w:rPr>
          <w:tab/>
        </w:r>
        <w:r>
          <w:rPr>
            <w:noProof/>
            <w:webHidden/>
          </w:rPr>
          <w:fldChar w:fldCharType="begin"/>
        </w:r>
        <w:r>
          <w:rPr>
            <w:noProof/>
            <w:webHidden/>
          </w:rPr>
          <w:instrText xml:space="preserve"> PAGEREF _Toc354848773 \h </w:instrText>
        </w:r>
        <w:r>
          <w:rPr>
            <w:noProof/>
            <w:webHidden/>
          </w:rPr>
        </w:r>
        <w:r>
          <w:rPr>
            <w:noProof/>
            <w:webHidden/>
          </w:rPr>
          <w:fldChar w:fldCharType="separate"/>
        </w:r>
        <w:r>
          <w:rPr>
            <w:noProof/>
            <w:webHidden/>
          </w:rPr>
          <w:t>24</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4" w:history="1">
        <w:r w:rsidRPr="004711B0">
          <w:rPr>
            <w:rStyle w:val="Hyperlink"/>
            <w:noProof/>
          </w:rPr>
          <w:t>3.1.25</w:t>
        </w:r>
        <w:r w:rsidRPr="00132566">
          <w:rPr>
            <w:rFonts w:eastAsia="Times New Roman"/>
            <w:noProof/>
          </w:rPr>
          <w:tab/>
        </w:r>
        <w:r w:rsidRPr="004711B0">
          <w:rPr>
            <w:rStyle w:val="Hyperlink"/>
            <w:noProof/>
          </w:rPr>
          <w:t>Update admission status</w:t>
        </w:r>
        <w:r>
          <w:rPr>
            <w:noProof/>
            <w:webHidden/>
          </w:rPr>
          <w:tab/>
        </w:r>
        <w:r>
          <w:rPr>
            <w:noProof/>
            <w:webHidden/>
          </w:rPr>
          <w:fldChar w:fldCharType="begin"/>
        </w:r>
        <w:r>
          <w:rPr>
            <w:noProof/>
            <w:webHidden/>
          </w:rPr>
          <w:instrText xml:space="preserve"> PAGEREF _Toc354848774 \h </w:instrText>
        </w:r>
        <w:r>
          <w:rPr>
            <w:noProof/>
            <w:webHidden/>
          </w:rPr>
        </w:r>
        <w:r>
          <w:rPr>
            <w:noProof/>
            <w:webHidden/>
          </w:rPr>
          <w:fldChar w:fldCharType="separate"/>
        </w:r>
        <w:r>
          <w:rPr>
            <w:noProof/>
            <w:webHidden/>
          </w:rPr>
          <w:t>25</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5" w:history="1">
        <w:r w:rsidRPr="004711B0">
          <w:rPr>
            <w:rStyle w:val="Hyperlink"/>
            <w:noProof/>
          </w:rPr>
          <w:t>3.1.26</w:t>
        </w:r>
        <w:r w:rsidRPr="00132566">
          <w:rPr>
            <w:rFonts w:eastAsia="Times New Roman"/>
            <w:noProof/>
          </w:rPr>
          <w:tab/>
        </w:r>
        <w:r w:rsidRPr="004711B0">
          <w:rPr>
            <w:rStyle w:val="Hyperlink"/>
            <w:noProof/>
          </w:rPr>
          <w:t>Create class and schedules</w:t>
        </w:r>
        <w:r>
          <w:rPr>
            <w:noProof/>
            <w:webHidden/>
          </w:rPr>
          <w:tab/>
        </w:r>
        <w:r>
          <w:rPr>
            <w:noProof/>
            <w:webHidden/>
          </w:rPr>
          <w:fldChar w:fldCharType="begin"/>
        </w:r>
        <w:r>
          <w:rPr>
            <w:noProof/>
            <w:webHidden/>
          </w:rPr>
          <w:instrText xml:space="preserve"> PAGEREF _Toc354848775 \h </w:instrText>
        </w:r>
        <w:r>
          <w:rPr>
            <w:noProof/>
            <w:webHidden/>
          </w:rPr>
        </w:r>
        <w:r>
          <w:rPr>
            <w:noProof/>
            <w:webHidden/>
          </w:rPr>
          <w:fldChar w:fldCharType="separate"/>
        </w:r>
        <w:r>
          <w:rPr>
            <w:noProof/>
            <w:webHidden/>
          </w:rPr>
          <w:t>26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6" w:history="1">
        <w:r w:rsidRPr="004711B0">
          <w:rPr>
            <w:rStyle w:val="Hyperlink"/>
            <w:noProof/>
          </w:rPr>
          <w:t>3.1.27</w:t>
        </w:r>
        <w:r w:rsidRPr="00132566">
          <w:rPr>
            <w:rFonts w:eastAsia="Times New Roman"/>
            <w:noProof/>
          </w:rPr>
          <w:tab/>
        </w:r>
        <w:r w:rsidRPr="004711B0">
          <w:rPr>
            <w:rStyle w:val="Hyperlink"/>
            <w:noProof/>
          </w:rPr>
          <w:t>View teachers</w:t>
        </w:r>
        <w:r>
          <w:rPr>
            <w:noProof/>
            <w:webHidden/>
          </w:rPr>
          <w:tab/>
        </w:r>
        <w:r>
          <w:rPr>
            <w:noProof/>
            <w:webHidden/>
          </w:rPr>
          <w:fldChar w:fldCharType="begin"/>
        </w:r>
        <w:r>
          <w:rPr>
            <w:noProof/>
            <w:webHidden/>
          </w:rPr>
          <w:instrText xml:space="preserve"> PAGEREF _Toc354848776 \h </w:instrText>
        </w:r>
        <w:r>
          <w:rPr>
            <w:noProof/>
            <w:webHidden/>
          </w:rPr>
        </w:r>
        <w:r>
          <w:rPr>
            <w:noProof/>
            <w:webHidden/>
          </w:rPr>
          <w:fldChar w:fldCharType="separate"/>
        </w:r>
        <w:r>
          <w:rPr>
            <w:noProof/>
            <w:webHidden/>
          </w:rPr>
          <w:t>27</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7" w:history="1">
        <w:r w:rsidRPr="004711B0">
          <w:rPr>
            <w:rStyle w:val="Hyperlink"/>
            <w:noProof/>
          </w:rPr>
          <w:t>3.1.28</w:t>
        </w:r>
        <w:r w:rsidRPr="00132566">
          <w:rPr>
            <w:rFonts w:eastAsia="Times New Roman"/>
            <w:noProof/>
          </w:rPr>
          <w:tab/>
        </w:r>
        <w:r w:rsidRPr="004711B0">
          <w:rPr>
            <w:rStyle w:val="Hyperlink"/>
            <w:noProof/>
          </w:rPr>
          <w:t>Add teacher</w:t>
        </w:r>
        <w:r>
          <w:rPr>
            <w:noProof/>
            <w:webHidden/>
          </w:rPr>
          <w:tab/>
        </w:r>
        <w:r>
          <w:rPr>
            <w:noProof/>
            <w:webHidden/>
          </w:rPr>
          <w:fldChar w:fldCharType="begin"/>
        </w:r>
        <w:r>
          <w:rPr>
            <w:noProof/>
            <w:webHidden/>
          </w:rPr>
          <w:instrText xml:space="preserve"> PAGEREF _Toc354848777 \h </w:instrText>
        </w:r>
        <w:r>
          <w:rPr>
            <w:noProof/>
            <w:webHidden/>
          </w:rPr>
        </w:r>
        <w:r>
          <w:rPr>
            <w:noProof/>
            <w:webHidden/>
          </w:rPr>
          <w:fldChar w:fldCharType="separate"/>
        </w:r>
        <w:r>
          <w:rPr>
            <w:noProof/>
            <w:webHidden/>
          </w:rPr>
          <w:t>27</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8" w:history="1">
        <w:r w:rsidRPr="004711B0">
          <w:rPr>
            <w:rStyle w:val="Hyperlink"/>
            <w:noProof/>
          </w:rPr>
          <w:t>3.1.29</w:t>
        </w:r>
        <w:r w:rsidRPr="00132566">
          <w:rPr>
            <w:rFonts w:eastAsia="Times New Roman"/>
            <w:noProof/>
          </w:rPr>
          <w:tab/>
        </w:r>
        <w:r w:rsidRPr="004711B0">
          <w:rPr>
            <w:rStyle w:val="Hyperlink"/>
            <w:noProof/>
          </w:rPr>
          <w:t>Update teacher</w:t>
        </w:r>
        <w:r>
          <w:rPr>
            <w:noProof/>
            <w:webHidden/>
          </w:rPr>
          <w:tab/>
        </w:r>
        <w:r>
          <w:rPr>
            <w:noProof/>
            <w:webHidden/>
          </w:rPr>
          <w:fldChar w:fldCharType="begin"/>
        </w:r>
        <w:r>
          <w:rPr>
            <w:noProof/>
            <w:webHidden/>
          </w:rPr>
          <w:instrText xml:space="preserve"> PAGEREF _Toc354848778 \h </w:instrText>
        </w:r>
        <w:r>
          <w:rPr>
            <w:noProof/>
            <w:webHidden/>
          </w:rPr>
        </w:r>
        <w:r>
          <w:rPr>
            <w:noProof/>
            <w:webHidden/>
          </w:rPr>
          <w:fldChar w:fldCharType="separate"/>
        </w:r>
        <w:r>
          <w:rPr>
            <w:noProof/>
            <w:webHidden/>
          </w:rPr>
          <w:t>28</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79" w:history="1">
        <w:r w:rsidRPr="004711B0">
          <w:rPr>
            <w:rStyle w:val="Hyperlink"/>
            <w:noProof/>
          </w:rPr>
          <w:t>3.1.30</w:t>
        </w:r>
        <w:r w:rsidRPr="00132566">
          <w:rPr>
            <w:rFonts w:eastAsia="Times New Roman"/>
            <w:noProof/>
          </w:rPr>
          <w:tab/>
        </w:r>
        <w:r w:rsidRPr="004711B0">
          <w:rPr>
            <w:rStyle w:val="Hyperlink"/>
            <w:noProof/>
          </w:rPr>
          <w:t>Enroll new students</w:t>
        </w:r>
        <w:r>
          <w:rPr>
            <w:noProof/>
            <w:webHidden/>
          </w:rPr>
          <w:tab/>
        </w:r>
        <w:r>
          <w:rPr>
            <w:noProof/>
            <w:webHidden/>
          </w:rPr>
          <w:fldChar w:fldCharType="begin"/>
        </w:r>
        <w:r>
          <w:rPr>
            <w:noProof/>
            <w:webHidden/>
          </w:rPr>
          <w:instrText xml:space="preserve"> PAGEREF _Toc354848779 \h </w:instrText>
        </w:r>
        <w:r>
          <w:rPr>
            <w:noProof/>
            <w:webHidden/>
          </w:rPr>
        </w:r>
        <w:r>
          <w:rPr>
            <w:noProof/>
            <w:webHidden/>
          </w:rPr>
          <w:fldChar w:fldCharType="separate"/>
        </w:r>
        <w:r>
          <w:rPr>
            <w:noProof/>
            <w:webHidden/>
          </w:rPr>
          <w:t>29</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0" w:history="1">
        <w:r w:rsidRPr="004711B0">
          <w:rPr>
            <w:rStyle w:val="Hyperlink"/>
            <w:noProof/>
          </w:rPr>
          <w:t>3.1.31</w:t>
        </w:r>
        <w:r w:rsidRPr="00132566">
          <w:rPr>
            <w:rFonts w:eastAsia="Times New Roman"/>
            <w:noProof/>
          </w:rPr>
          <w:tab/>
        </w:r>
        <w:r w:rsidRPr="004711B0">
          <w:rPr>
            <w:rStyle w:val="Hyperlink"/>
            <w:noProof/>
          </w:rPr>
          <w:t>View student records</w:t>
        </w:r>
        <w:r>
          <w:rPr>
            <w:noProof/>
            <w:webHidden/>
          </w:rPr>
          <w:tab/>
        </w:r>
        <w:r>
          <w:rPr>
            <w:noProof/>
            <w:webHidden/>
          </w:rPr>
          <w:fldChar w:fldCharType="begin"/>
        </w:r>
        <w:r>
          <w:rPr>
            <w:noProof/>
            <w:webHidden/>
          </w:rPr>
          <w:instrText xml:space="preserve"> PAGEREF _Toc354848780 \h </w:instrText>
        </w:r>
        <w:r>
          <w:rPr>
            <w:noProof/>
            <w:webHidden/>
          </w:rPr>
        </w:r>
        <w:r>
          <w:rPr>
            <w:noProof/>
            <w:webHidden/>
          </w:rPr>
          <w:fldChar w:fldCharType="separate"/>
        </w:r>
        <w:r>
          <w:rPr>
            <w:noProof/>
            <w:webHidden/>
          </w:rPr>
          <w:t>30</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1" w:history="1">
        <w:r w:rsidRPr="004711B0">
          <w:rPr>
            <w:rStyle w:val="Hyperlink"/>
            <w:noProof/>
          </w:rPr>
          <w:t>3.1.32</w:t>
        </w:r>
        <w:r w:rsidRPr="00132566">
          <w:rPr>
            <w:rFonts w:eastAsia="Times New Roman"/>
            <w:noProof/>
          </w:rPr>
          <w:tab/>
        </w:r>
        <w:r w:rsidRPr="004711B0">
          <w:rPr>
            <w:rStyle w:val="Hyperlink"/>
            <w:noProof/>
          </w:rPr>
          <w:t>Updated student records</w:t>
        </w:r>
        <w:r>
          <w:rPr>
            <w:noProof/>
            <w:webHidden/>
          </w:rPr>
          <w:tab/>
        </w:r>
        <w:r>
          <w:rPr>
            <w:noProof/>
            <w:webHidden/>
          </w:rPr>
          <w:fldChar w:fldCharType="begin"/>
        </w:r>
        <w:r>
          <w:rPr>
            <w:noProof/>
            <w:webHidden/>
          </w:rPr>
          <w:instrText xml:space="preserve"> PAGEREF _Toc354848781 \h </w:instrText>
        </w:r>
        <w:r>
          <w:rPr>
            <w:noProof/>
            <w:webHidden/>
          </w:rPr>
        </w:r>
        <w:r>
          <w:rPr>
            <w:noProof/>
            <w:webHidden/>
          </w:rPr>
          <w:fldChar w:fldCharType="separate"/>
        </w:r>
        <w:r>
          <w:rPr>
            <w:noProof/>
            <w:webHidden/>
          </w:rPr>
          <w:t>31</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2" w:history="1">
        <w:r w:rsidRPr="004711B0">
          <w:rPr>
            <w:rStyle w:val="Hyperlink"/>
            <w:noProof/>
          </w:rPr>
          <w:t>3.1.33</w:t>
        </w:r>
        <w:r w:rsidRPr="00132566">
          <w:rPr>
            <w:rFonts w:eastAsia="Times New Roman"/>
            <w:noProof/>
          </w:rPr>
          <w:tab/>
        </w:r>
        <w:r w:rsidRPr="004711B0">
          <w:rPr>
            <w:rStyle w:val="Hyperlink"/>
            <w:noProof/>
          </w:rPr>
          <w:t>Handle state reports</w:t>
        </w:r>
        <w:r>
          <w:rPr>
            <w:noProof/>
            <w:webHidden/>
          </w:rPr>
          <w:tab/>
        </w:r>
        <w:r>
          <w:rPr>
            <w:noProof/>
            <w:webHidden/>
          </w:rPr>
          <w:fldChar w:fldCharType="begin"/>
        </w:r>
        <w:r>
          <w:rPr>
            <w:noProof/>
            <w:webHidden/>
          </w:rPr>
          <w:instrText xml:space="preserve"> PAGEREF _Toc354848782 \h </w:instrText>
        </w:r>
        <w:r>
          <w:rPr>
            <w:noProof/>
            <w:webHidden/>
          </w:rPr>
        </w:r>
        <w:r>
          <w:rPr>
            <w:noProof/>
            <w:webHidden/>
          </w:rPr>
          <w:fldChar w:fldCharType="separate"/>
        </w:r>
        <w:r>
          <w:rPr>
            <w:noProof/>
            <w:webHidden/>
          </w:rPr>
          <w:t>32</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3" w:history="1">
        <w:r w:rsidRPr="004711B0">
          <w:rPr>
            <w:rStyle w:val="Hyperlink"/>
            <w:noProof/>
          </w:rPr>
          <w:t>3.1.34</w:t>
        </w:r>
        <w:r w:rsidRPr="00132566">
          <w:rPr>
            <w:rFonts w:eastAsia="Times New Roman"/>
            <w:noProof/>
          </w:rPr>
          <w:tab/>
        </w:r>
        <w:r w:rsidRPr="004711B0">
          <w:rPr>
            <w:rStyle w:val="Hyperlink"/>
            <w:noProof/>
          </w:rPr>
          <w:t>View ad-hoc reports</w:t>
        </w:r>
        <w:r>
          <w:rPr>
            <w:noProof/>
            <w:webHidden/>
          </w:rPr>
          <w:tab/>
        </w:r>
        <w:r>
          <w:rPr>
            <w:noProof/>
            <w:webHidden/>
          </w:rPr>
          <w:fldChar w:fldCharType="begin"/>
        </w:r>
        <w:r>
          <w:rPr>
            <w:noProof/>
            <w:webHidden/>
          </w:rPr>
          <w:instrText xml:space="preserve"> PAGEREF _Toc354848783 \h </w:instrText>
        </w:r>
        <w:r>
          <w:rPr>
            <w:noProof/>
            <w:webHidden/>
          </w:rPr>
        </w:r>
        <w:r>
          <w:rPr>
            <w:noProof/>
            <w:webHidden/>
          </w:rPr>
          <w:fldChar w:fldCharType="separate"/>
        </w:r>
        <w:r>
          <w:rPr>
            <w:noProof/>
            <w:webHidden/>
          </w:rPr>
          <w:t>33</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4" w:history="1">
        <w:r w:rsidRPr="004711B0">
          <w:rPr>
            <w:rStyle w:val="Hyperlink"/>
            <w:noProof/>
          </w:rPr>
          <w:t>3.1.35</w:t>
        </w:r>
        <w:r w:rsidRPr="00132566">
          <w:rPr>
            <w:rFonts w:eastAsia="Times New Roman"/>
            <w:noProof/>
          </w:rPr>
          <w:tab/>
        </w:r>
        <w:r w:rsidRPr="004711B0">
          <w:rPr>
            <w:rStyle w:val="Hyperlink"/>
            <w:noProof/>
          </w:rPr>
          <w:t>Mobile Login</w:t>
        </w:r>
        <w:r>
          <w:rPr>
            <w:noProof/>
            <w:webHidden/>
          </w:rPr>
          <w:tab/>
        </w:r>
        <w:r>
          <w:rPr>
            <w:noProof/>
            <w:webHidden/>
          </w:rPr>
          <w:fldChar w:fldCharType="begin"/>
        </w:r>
        <w:r>
          <w:rPr>
            <w:noProof/>
            <w:webHidden/>
          </w:rPr>
          <w:instrText xml:space="preserve"> PAGEREF _Toc354848784 \h </w:instrText>
        </w:r>
        <w:r>
          <w:rPr>
            <w:noProof/>
            <w:webHidden/>
          </w:rPr>
        </w:r>
        <w:r>
          <w:rPr>
            <w:noProof/>
            <w:webHidden/>
          </w:rPr>
          <w:fldChar w:fldCharType="separate"/>
        </w:r>
        <w:r>
          <w:rPr>
            <w:noProof/>
            <w:webHidden/>
          </w:rPr>
          <w:t>34</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5" w:history="1">
        <w:r w:rsidRPr="004711B0">
          <w:rPr>
            <w:rStyle w:val="Hyperlink"/>
            <w:noProof/>
          </w:rPr>
          <w:t>3.1.36</w:t>
        </w:r>
        <w:r w:rsidRPr="00132566">
          <w:rPr>
            <w:rFonts w:eastAsia="Times New Roman"/>
            <w:noProof/>
          </w:rPr>
          <w:tab/>
        </w:r>
        <w:r w:rsidRPr="004711B0">
          <w:rPr>
            <w:rStyle w:val="Hyperlink"/>
            <w:noProof/>
          </w:rPr>
          <w:t>Mobile Logout</w:t>
        </w:r>
        <w:r>
          <w:rPr>
            <w:noProof/>
            <w:webHidden/>
          </w:rPr>
          <w:tab/>
        </w:r>
        <w:r>
          <w:rPr>
            <w:noProof/>
            <w:webHidden/>
          </w:rPr>
          <w:fldChar w:fldCharType="begin"/>
        </w:r>
        <w:r>
          <w:rPr>
            <w:noProof/>
            <w:webHidden/>
          </w:rPr>
          <w:instrText xml:space="preserve"> PAGEREF _Toc354848785 \h </w:instrText>
        </w:r>
        <w:r>
          <w:rPr>
            <w:noProof/>
            <w:webHidden/>
          </w:rPr>
        </w:r>
        <w:r>
          <w:rPr>
            <w:noProof/>
            <w:webHidden/>
          </w:rPr>
          <w:fldChar w:fldCharType="separate"/>
        </w:r>
        <w:r>
          <w:rPr>
            <w:noProof/>
            <w:webHidden/>
          </w:rPr>
          <w:t>34</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6" w:history="1">
        <w:r w:rsidRPr="004711B0">
          <w:rPr>
            <w:rStyle w:val="Hyperlink"/>
            <w:noProof/>
          </w:rPr>
          <w:t>3.1.37</w:t>
        </w:r>
        <w:r w:rsidRPr="00132566">
          <w:rPr>
            <w:rFonts w:eastAsia="Times New Roman"/>
            <w:noProof/>
          </w:rPr>
          <w:tab/>
        </w:r>
        <w:r w:rsidRPr="004711B0">
          <w:rPr>
            <w:rStyle w:val="Hyperlink"/>
            <w:noProof/>
          </w:rPr>
          <w:t>Mobile menu options screen</w:t>
        </w:r>
        <w:r>
          <w:rPr>
            <w:noProof/>
            <w:webHidden/>
          </w:rPr>
          <w:tab/>
        </w:r>
        <w:r>
          <w:rPr>
            <w:noProof/>
            <w:webHidden/>
          </w:rPr>
          <w:fldChar w:fldCharType="begin"/>
        </w:r>
        <w:r>
          <w:rPr>
            <w:noProof/>
            <w:webHidden/>
          </w:rPr>
          <w:instrText xml:space="preserve"> PAGEREF _Toc354848786 \h </w:instrText>
        </w:r>
        <w:r>
          <w:rPr>
            <w:noProof/>
            <w:webHidden/>
          </w:rPr>
        </w:r>
        <w:r>
          <w:rPr>
            <w:noProof/>
            <w:webHidden/>
          </w:rPr>
          <w:fldChar w:fldCharType="separate"/>
        </w:r>
        <w:r>
          <w:rPr>
            <w:noProof/>
            <w:webHidden/>
          </w:rPr>
          <w:t>35</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7" w:history="1">
        <w:r w:rsidRPr="004711B0">
          <w:rPr>
            <w:rStyle w:val="Hyperlink"/>
            <w:noProof/>
          </w:rPr>
          <w:t>3.1.38</w:t>
        </w:r>
        <w:r w:rsidRPr="00132566">
          <w:rPr>
            <w:rFonts w:eastAsia="Times New Roman"/>
            <w:noProof/>
          </w:rPr>
          <w:tab/>
        </w:r>
        <w:r w:rsidRPr="004711B0">
          <w:rPr>
            <w:rStyle w:val="Hyperlink"/>
            <w:noProof/>
          </w:rPr>
          <w:t>Mobile view message center</w:t>
        </w:r>
        <w:r>
          <w:rPr>
            <w:noProof/>
            <w:webHidden/>
          </w:rPr>
          <w:tab/>
        </w:r>
        <w:r>
          <w:rPr>
            <w:noProof/>
            <w:webHidden/>
          </w:rPr>
          <w:fldChar w:fldCharType="begin"/>
        </w:r>
        <w:r>
          <w:rPr>
            <w:noProof/>
            <w:webHidden/>
          </w:rPr>
          <w:instrText xml:space="preserve"> PAGEREF _Toc354848787 \h </w:instrText>
        </w:r>
        <w:r>
          <w:rPr>
            <w:noProof/>
            <w:webHidden/>
          </w:rPr>
        </w:r>
        <w:r>
          <w:rPr>
            <w:noProof/>
            <w:webHidden/>
          </w:rPr>
          <w:fldChar w:fldCharType="separate"/>
        </w:r>
        <w:r>
          <w:rPr>
            <w:noProof/>
            <w:webHidden/>
          </w:rPr>
          <w:t>35</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8" w:history="1">
        <w:r w:rsidRPr="004711B0">
          <w:rPr>
            <w:rStyle w:val="Hyperlink"/>
            <w:noProof/>
          </w:rPr>
          <w:t>3.1.39</w:t>
        </w:r>
        <w:r w:rsidRPr="00132566">
          <w:rPr>
            <w:rFonts w:eastAsia="Times New Roman"/>
            <w:noProof/>
          </w:rPr>
          <w:tab/>
        </w:r>
        <w:r w:rsidRPr="004711B0">
          <w:rPr>
            <w:rStyle w:val="Hyperlink"/>
            <w:noProof/>
          </w:rPr>
          <w:t>Mobile view schedules</w:t>
        </w:r>
        <w:r>
          <w:rPr>
            <w:noProof/>
            <w:webHidden/>
          </w:rPr>
          <w:tab/>
        </w:r>
        <w:r>
          <w:rPr>
            <w:noProof/>
            <w:webHidden/>
          </w:rPr>
          <w:fldChar w:fldCharType="begin"/>
        </w:r>
        <w:r>
          <w:rPr>
            <w:noProof/>
            <w:webHidden/>
          </w:rPr>
          <w:instrText xml:space="preserve"> PAGEREF _Toc354848788 \h </w:instrText>
        </w:r>
        <w:r>
          <w:rPr>
            <w:noProof/>
            <w:webHidden/>
          </w:rPr>
        </w:r>
        <w:r>
          <w:rPr>
            <w:noProof/>
            <w:webHidden/>
          </w:rPr>
          <w:fldChar w:fldCharType="separate"/>
        </w:r>
        <w:r>
          <w:rPr>
            <w:noProof/>
            <w:webHidden/>
          </w:rPr>
          <w:t>36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89" w:history="1">
        <w:r w:rsidRPr="004711B0">
          <w:rPr>
            <w:rStyle w:val="Hyperlink"/>
            <w:noProof/>
          </w:rPr>
          <w:t>3.1.40</w:t>
        </w:r>
        <w:r w:rsidRPr="00132566">
          <w:rPr>
            <w:rFonts w:eastAsia="Times New Roman"/>
            <w:noProof/>
          </w:rPr>
          <w:tab/>
        </w:r>
        <w:r w:rsidRPr="004711B0">
          <w:rPr>
            <w:rStyle w:val="Hyperlink"/>
            <w:noProof/>
          </w:rPr>
          <w:t>Mobile view score card</w:t>
        </w:r>
        <w:r>
          <w:rPr>
            <w:noProof/>
            <w:webHidden/>
          </w:rPr>
          <w:tab/>
        </w:r>
        <w:r>
          <w:rPr>
            <w:noProof/>
            <w:webHidden/>
          </w:rPr>
          <w:fldChar w:fldCharType="begin"/>
        </w:r>
        <w:r>
          <w:rPr>
            <w:noProof/>
            <w:webHidden/>
          </w:rPr>
          <w:instrText xml:space="preserve"> PAGEREF _Toc354848789 \h </w:instrText>
        </w:r>
        <w:r>
          <w:rPr>
            <w:noProof/>
            <w:webHidden/>
          </w:rPr>
        </w:r>
        <w:r>
          <w:rPr>
            <w:noProof/>
            <w:webHidden/>
          </w:rPr>
          <w:fldChar w:fldCharType="separate"/>
        </w:r>
        <w:r>
          <w:rPr>
            <w:noProof/>
            <w:webHidden/>
          </w:rPr>
          <w:t>36</w:t>
        </w:r>
        <w:r>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790" w:history="1">
        <w:r w:rsidRPr="004711B0">
          <w:rPr>
            <w:rStyle w:val="Hyperlink"/>
            <w:noProof/>
          </w:rPr>
          <w:t>4</w:t>
        </w:r>
        <w:r w:rsidRPr="00132566">
          <w:rPr>
            <w:rFonts w:eastAsia="Times New Roman"/>
            <w:noProof/>
          </w:rPr>
          <w:tab/>
        </w:r>
        <w:r w:rsidRPr="004711B0">
          <w:rPr>
            <w:rStyle w:val="Hyperlink"/>
            <w:noProof/>
          </w:rPr>
          <w:t>System Architecture Design</w:t>
        </w:r>
        <w:r>
          <w:rPr>
            <w:noProof/>
            <w:webHidden/>
          </w:rPr>
          <w:tab/>
        </w:r>
        <w:r>
          <w:rPr>
            <w:noProof/>
            <w:webHidden/>
          </w:rPr>
          <w:fldChar w:fldCharType="begin"/>
        </w:r>
        <w:r>
          <w:rPr>
            <w:noProof/>
            <w:webHidden/>
          </w:rPr>
          <w:instrText xml:space="preserve"> PAGEREF _Toc354848790 \h </w:instrText>
        </w:r>
        <w:r>
          <w:rPr>
            <w:noProof/>
            <w:webHidden/>
          </w:rPr>
        </w:r>
        <w:r>
          <w:rPr>
            <w:noProof/>
            <w:webHidden/>
          </w:rPr>
          <w:fldChar w:fldCharType="separate"/>
        </w:r>
        <w:r>
          <w:rPr>
            <w:noProof/>
            <w:webHidden/>
          </w:rPr>
          <w:t>37</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1" w:history="1">
        <w:r w:rsidRPr="004711B0">
          <w:rPr>
            <w:rStyle w:val="Hyperlink"/>
            <w:noProof/>
          </w:rPr>
          <w:t>4.1</w:t>
        </w:r>
        <w:r w:rsidRPr="00132566">
          <w:rPr>
            <w:rFonts w:eastAsia="Times New Roman"/>
            <w:noProof/>
          </w:rPr>
          <w:tab/>
        </w:r>
        <w:r w:rsidRPr="004711B0">
          <w:rPr>
            <w:rStyle w:val="Hyperlink"/>
            <w:noProof/>
          </w:rPr>
          <w:t>Overview</w:t>
        </w:r>
        <w:r>
          <w:rPr>
            <w:noProof/>
            <w:webHidden/>
          </w:rPr>
          <w:tab/>
        </w:r>
        <w:r>
          <w:rPr>
            <w:noProof/>
            <w:webHidden/>
          </w:rPr>
          <w:fldChar w:fldCharType="begin"/>
        </w:r>
        <w:r>
          <w:rPr>
            <w:noProof/>
            <w:webHidden/>
          </w:rPr>
          <w:instrText xml:space="preserve"> PAGEREF _Toc354848791 \h </w:instrText>
        </w:r>
        <w:r>
          <w:rPr>
            <w:noProof/>
            <w:webHidden/>
          </w:rPr>
        </w:r>
        <w:r>
          <w:rPr>
            <w:noProof/>
            <w:webHidden/>
          </w:rPr>
          <w:fldChar w:fldCharType="separate"/>
        </w:r>
        <w:r>
          <w:rPr>
            <w:noProof/>
            <w:webHidden/>
          </w:rPr>
          <w:t>37</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2" w:history="1">
        <w:r w:rsidRPr="004711B0">
          <w:rPr>
            <w:rStyle w:val="Hyperlink"/>
            <w:noProof/>
          </w:rPr>
          <w:t>4.2</w:t>
        </w:r>
        <w:r w:rsidRPr="00132566">
          <w:rPr>
            <w:rFonts w:eastAsia="Times New Roman"/>
            <w:noProof/>
          </w:rPr>
          <w:tab/>
        </w:r>
        <w:r w:rsidRPr="004711B0">
          <w:rPr>
            <w:rStyle w:val="Hyperlink"/>
            <w:noProof/>
          </w:rPr>
          <w:t>System Architecture Design – Non-functional characteristics</w:t>
        </w:r>
        <w:r>
          <w:rPr>
            <w:noProof/>
            <w:webHidden/>
          </w:rPr>
          <w:tab/>
        </w:r>
        <w:r>
          <w:rPr>
            <w:noProof/>
            <w:webHidden/>
          </w:rPr>
          <w:fldChar w:fldCharType="begin"/>
        </w:r>
        <w:r>
          <w:rPr>
            <w:noProof/>
            <w:webHidden/>
          </w:rPr>
          <w:instrText xml:space="preserve"> PAGEREF _Toc354848792 \h </w:instrText>
        </w:r>
        <w:r>
          <w:rPr>
            <w:noProof/>
            <w:webHidden/>
          </w:rPr>
        </w:r>
        <w:r>
          <w:rPr>
            <w:noProof/>
            <w:webHidden/>
          </w:rPr>
          <w:fldChar w:fldCharType="separate"/>
        </w:r>
        <w:r>
          <w:rPr>
            <w:noProof/>
            <w:webHidden/>
          </w:rPr>
          <w:t>41</w:t>
        </w:r>
        <w:r>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793" w:history="1">
        <w:r w:rsidRPr="004711B0">
          <w:rPr>
            <w:rStyle w:val="Hyperlink"/>
            <w:noProof/>
          </w:rPr>
          <w:t>5</w:t>
        </w:r>
        <w:r w:rsidRPr="00132566">
          <w:rPr>
            <w:rFonts w:eastAsia="Times New Roman"/>
            <w:noProof/>
          </w:rPr>
          <w:tab/>
        </w:r>
        <w:r w:rsidRPr="004711B0">
          <w:rPr>
            <w:rStyle w:val="Hyperlink"/>
            <w:noProof/>
          </w:rPr>
          <w:t>Database Schema Design</w:t>
        </w:r>
        <w:r>
          <w:rPr>
            <w:noProof/>
            <w:webHidden/>
          </w:rPr>
          <w:tab/>
        </w:r>
        <w:r>
          <w:rPr>
            <w:noProof/>
            <w:webHidden/>
          </w:rPr>
          <w:fldChar w:fldCharType="begin"/>
        </w:r>
        <w:r>
          <w:rPr>
            <w:noProof/>
            <w:webHidden/>
          </w:rPr>
          <w:instrText xml:space="preserve"> PAGEREF _Toc354848793 \h </w:instrText>
        </w:r>
        <w:r>
          <w:rPr>
            <w:noProof/>
            <w:webHidden/>
          </w:rPr>
        </w:r>
        <w:r>
          <w:rPr>
            <w:noProof/>
            <w:webHidden/>
          </w:rPr>
          <w:fldChar w:fldCharType="separate"/>
        </w:r>
        <w:r>
          <w:rPr>
            <w:noProof/>
            <w:webHidden/>
          </w:rPr>
          <w:t>42</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4" w:history="1">
        <w:r w:rsidRPr="004711B0">
          <w:rPr>
            <w:rStyle w:val="Hyperlink"/>
            <w:noProof/>
          </w:rPr>
          <w:t>5.1</w:t>
        </w:r>
        <w:r w:rsidRPr="00132566">
          <w:rPr>
            <w:rFonts w:eastAsia="Times New Roman"/>
            <w:noProof/>
          </w:rPr>
          <w:tab/>
        </w:r>
        <w:r w:rsidRPr="004711B0">
          <w:rPr>
            <w:rStyle w:val="Hyperlink"/>
            <w:noProof/>
          </w:rPr>
          <w:t>Entity Relationship Diagrams</w:t>
        </w:r>
        <w:r>
          <w:rPr>
            <w:noProof/>
            <w:webHidden/>
          </w:rPr>
          <w:tab/>
        </w:r>
        <w:r>
          <w:rPr>
            <w:noProof/>
            <w:webHidden/>
          </w:rPr>
          <w:fldChar w:fldCharType="begin"/>
        </w:r>
        <w:r>
          <w:rPr>
            <w:noProof/>
            <w:webHidden/>
          </w:rPr>
          <w:instrText xml:space="preserve"> PAGEREF _Toc354848794 \h </w:instrText>
        </w:r>
        <w:r>
          <w:rPr>
            <w:noProof/>
            <w:webHidden/>
          </w:rPr>
        </w:r>
        <w:r>
          <w:rPr>
            <w:noProof/>
            <w:webHidden/>
          </w:rPr>
          <w:fldChar w:fldCharType="separate"/>
        </w:r>
        <w:r>
          <w:rPr>
            <w:noProof/>
            <w:webHidden/>
          </w:rPr>
          <w:t>42</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5" w:history="1">
        <w:r w:rsidRPr="004711B0">
          <w:rPr>
            <w:rStyle w:val="Hyperlink"/>
            <w:noProof/>
          </w:rPr>
          <w:t>5.2</w:t>
        </w:r>
        <w:r w:rsidRPr="00132566">
          <w:rPr>
            <w:rFonts w:eastAsia="Times New Roman"/>
            <w:noProof/>
          </w:rPr>
          <w:tab/>
        </w:r>
        <w:r w:rsidRPr="004711B0">
          <w:rPr>
            <w:rStyle w:val="Hyperlink"/>
            <w:noProof/>
          </w:rPr>
          <w:t>Database Table Descriptions</w:t>
        </w:r>
        <w:r>
          <w:rPr>
            <w:noProof/>
            <w:webHidden/>
          </w:rPr>
          <w:tab/>
        </w:r>
        <w:r>
          <w:rPr>
            <w:noProof/>
            <w:webHidden/>
          </w:rPr>
          <w:fldChar w:fldCharType="begin"/>
        </w:r>
        <w:r>
          <w:rPr>
            <w:noProof/>
            <w:webHidden/>
          </w:rPr>
          <w:instrText xml:space="preserve"> PAGEREF _Toc354848795 \h </w:instrText>
        </w:r>
        <w:r>
          <w:rPr>
            <w:noProof/>
            <w:webHidden/>
          </w:rPr>
        </w:r>
        <w:r>
          <w:rPr>
            <w:noProof/>
            <w:webHidden/>
          </w:rPr>
          <w:fldChar w:fldCharType="separate"/>
        </w:r>
        <w:r>
          <w:rPr>
            <w:noProof/>
            <w:webHidden/>
          </w:rPr>
          <w:t>44</w:t>
        </w:r>
        <w:r>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796" w:history="1">
        <w:r w:rsidRPr="004711B0">
          <w:rPr>
            <w:rStyle w:val="Hyperlink"/>
            <w:noProof/>
          </w:rPr>
          <w:t>6</w:t>
        </w:r>
        <w:r w:rsidRPr="00132566">
          <w:rPr>
            <w:rFonts w:eastAsia="Times New Roman"/>
            <w:noProof/>
          </w:rPr>
          <w:tab/>
        </w:r>
        <w:r w:rsidRPr="004711B0">
          <w:rPr>
            <w:rStyle w:val="Hyperlink"/>
            <w:noProof/>
          </w:rPr>
          <w:t>Technical Specification:</w:t>
        </w:r>
        <w:r>
          <w:rPr>
            <w:noProof/>
            <w:webHidden/>
          </w:rPr>
          <w:tab/>
        </w:r>
        <w:r>
          <w:rPr>
            <w:noProof/>
            <w:webHidden/>
          </w:rPr>
          <w:fldChar w:fldCharType="begin"/>
        </w:r>
        <w:r>
          <w:rPr>
            <w:noProof/>
            <w:webHidden/>
          </w:rPr>
          <w:instrText xml:space="preserve"> PAGEREF _Toc354848796 \h </w:instrText>
        </w:r>
        <w:r>
          <w:rPr>
            <w:noProof/>
            <w:webHidden/>
          </w:rPr>
        </w:r>
        <w:r>
          <w:rPr>
            <w:noProof/>
            <w:webHidden/>
          </w:rPr>
          <w:fldChar w:fldCharType="separate"/>
        </w:r>
        <w:r>
          <w:rPr>
            <w:noProof/>
            <w:webHidden/>
          </w:rPr>
          <w:t>45</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7" w:history="1">
        <w:r w:rsidRPr="004711B0">
          <w:rPr>
            <w:rStyle w:val="Hyperlink"/>
            <w:noProof/>
          </w:rPr>
          <w:t>6.1</w:t>
        </w:r>
        <w:r w:rsidRPr="00132566">
          <w:rPr>
            <w:rFonts w:eastAsia="Times New Roman"/>
            <w:noProof/>
          </w:rPr>
          <w:tab/>
        </w:r>
        <w:r w:rsidRPr="004711B0">
          <w:rPr>
            <w:rStyle w:val="Hyperlink"/>
            <w:noProof/>
          </w:rPr>
          <w:t>Technologies Used</w:t>
        </w:r>
        <w:r>
          <w:rPr>
            <w:noProof/>
            <w:webHidden/>
          </w:rPr>
          <w:tab/>
        </w:r>
        <w:r>
          <w:rPr>
            <w:noProof/>
            <w:webHidden/>
          </w:rPr>
          <w:fldChar w:fldCharType="begin"/>
        </w:r>
        <w:r>
          <w:rPr>
            <w:noProof/>
            <w:webHidden/>
          </w:rPr>
          <w:instrText xml:space="preserve"> PAGEREF _Toc354848797 \h </w:instrText>
        </w:r>
        <w:r>
          <w:rPr>
            <w:noProof/>
            <w:webHidden/>
          </w:rPr>
        </w:r>
        <w:r>
          <w:rPr>
            <w:noProof/>
            <w:webHidden/>
          </w:rPr>
          <w:fldChar w:fldCharType="separate"/>
        </w:r>
        <w:r>
          <w:rPr>
            <w:noProof/>
            <w:webHidden/>
          </w:rPr>
          <w:t>45</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798" w:history="1">
        <w:r w:rsidRPr="004711B0">
          <w:rPr>
            <w:rStyle w:val="Hyperlink"/>
            <w:noProof/>
          </w:rPr>
          <w:t>6.2</w:t>
        </w:r>
        <w:r w:rsidRPr="00132566">
          <w:rPr>
            <w:rFonts w:eastAsia="Times New Roman"/>
            <w:noProof/>
          </w:rPr>
          <w:tab/>
        </w:r>
        <w:r w:rsidRPr="004711B0">
          <w:rPr>
            <w:rStyle w:val="Hyperlink"/>
            <w:noProof/>
          </w:rPr>
          <w:t>Installation Instruction</w:t>
        </w:r>
        <w:r>
          <w:rPr>
            <w:noProof/>
            <w:webHidden/>
          </w:rPr>
          <w:tab/>
        </w:r>
        <w:r>
          <w:rPr>
            <w:noProof/>
            <w:webHidden/>
          </w:rPr>
          <w:fldChar w:fldCharType="begin"/>
        </w:r>
        <w:r>
          <w:rPr>
            <w:noProof/>
            <w:webHidden/>
          </w:rPr>
          <w:instrText xml:space="preserve"> PAGEREF _Toc354848798 \h </w:instrText>
        </w:r>
        <w:r>
          <w:rPr>
            <w:noProof/>
            <w:webHidden/>
          </w:rPr>
        </w:r>
        <w:r>
          <w:rPr>
            <w:noProof/>
            <w:webHidden/>
          </w:rPr>
          <w:fldChar w:fldCharType="separate"/>
        </w:r>
        <w:r>
          <w:rPr>
            <w:noProof/>
            <w:webHidden/>
          </w:rPr>
          <w:t>46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799" w:history="1">
        <w:r w:rsidRPr="004711B0">
          <w:rPr>
            <w:rStyle w:val="Hyperlink"/>
            <w:noProof/>
          </w:rPr>
          <w:t>6.2.1</w:t>
        </w:r>
        <w:r w:rsidRPr="00132566">
          <w:rPr>
            <w:rFonts w:eastAsia="Times New Roman"/>
            <w:noProof/>
          </w:rPr>
          <w:tab/>
        </w:r>
        <w:r w:rsidRPr="004711B0">
          <w:rPr>
            <w:rStyle w:val="Hyperlink"/>
            <w:noProof/>
          </w:rPr>
          <w:t>Required Software</w:t>
        </w:r>
        <w:r>
          <w:rPr>
            <w:noProof/>
            <w:webHidden/>
          </w:rPr>
          <w:tab/>
        </w:r>
        <w:r>
          <w:rPr>
            <w:noProof/>
            <w:webHidden/>
          </w:rPr>
          <w:fldChar w:fldCharType="begin"/>
        </w:r>
        <w:r>
          <w:rPr>
            <w:noProof/>
            <w:webHidden/>
          </w:rPr>
          <w:instrText xml:space="preserve"> PAGEREF _Toc354848799 \h </w:instrText>
        </w:r>
        <w:r>
          <w:rPr>
            <w:noProof/>
            <w:webHidden/>
          </w:rPr>
        </w:r>
        <w:r>
          <w:rPr>
            <w:noProof/>
            <w:webHidden/>
          </w:rPr>
          <w:fldChar w:fldCharType="separate"/>
        </w:r>
        <w:r>
          <w:rPr>
            <w:noProof/>
            <w:webHidden/>
          </w:rPr>
          <w:t>46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800" w:history="1">
        <w:r w:rsidRPr="004711B0">
          <w:rPr>
            <w:rStyle w:val="Hyperlink"/>
            <w:noProof/>
          </w:rPr>
          <w:t>6.2.2</w:t>
        </w:r>
        <w:r w:rsidRPr="00132566">
          <w:rPr>
            <w:rFonts w:eastAsia="Times New Roman"/>
            <w:noProof/>
          </w:rPr>
          <w:tab/>
        </w:r>
        <w:r w:rsidRPr="004711B0">
          <w:rPr>
            <w:rStyle w:val="Hyperlink"/>
            <w:noProof/>
          </w:rPr>
          <w:t>Database Setup Instructions</w:t>
        </w:r>
        <w:r>
          <w:rPr>
            <w:noProof/>
            <w:webHidden/>
          </w:rPr>
          <w:tab/>
        </w:r>
        <w:r>
          <w:rPr>
            <w:noProof/>
            <w:webHidden/>
          </w:rPr>
          <w:fldChar w:fldCharType="begin"/>
        </w:r>
        <w:r>
          <w:rPr>
            <w:noProof/>
            <w:webHidden/>
          </w:rPr>
          <w:instrText xml:space="preserve"> PAGEREF _Toc354848800 \h </w:instrText>
        </w:r>
        <w:r>
          <w:rPr>
            <w:noProof/>
            <w:webHidden/>
          </w:rPr>
        </w:r>
        <w:r>
          <w:rPr>
            <w:noProof/>
            <w:webHidden/>
          </w:rPr>
          <w:fldChar w:fldCharType="separate"/>
        </w:r>
        <w:r>
          <w:rPr>
            <w:noProof/>
            <w:webHidden/>
          </w:rPr>
          <w:t>46</w:t>
        </w:r>
        <w:r>
          <w:rPr>
            <w:noProof/>
            <w:webHidden/>
          </w:rPr>
          <w:fldChar w:fldCharType="end"/>
        </w:r>
      </w:hyperlink>
    </w:p>
    <w:p w:rsidR="003F1288" w:rsidRPr="00132566" w:rsidRDefault="003F1288">
      <w:pPr>
        <w:pStyle w:val="TOC3"/>
        <w:tabs>
          <w:tab w:val="left" w:pos="1320"/>
          <w:tab w:val="right" w:leader="dot" w:pos="9350"/>
        </w:tabs>
        <w:rPr>
          <w:rFonts w:eastAsia="Times New Roman"/>
          <w:noProof/>
        </w:rPr>
      </w:pPr>
      <w:hyperlink w:anchor="_Toc354848801" w:history="1">
        <w:r w:rsidRPr="004711B0">
          <w:rPr>
            <w:rStyle w:val="Hyperlink"/>
            <w:noProof/>
          </w:rPr>
          <w:t>6.2.3</w:t>
        </w:r>
        <w:r w:rsidRPr="00132566">
          <w:rPr>
            <w:rFonts w:eastAsia="Times New Roman"/>
            <w:noProof/>
          </w:rPr>
          <w:tab/>
        </w:r>
        <w:r w:rsidRPr="004711B0">
          <w:rPr>
            <w:rStyle w:val="Hyperlink"/>
            <w:noProof/>
          </w:rPr>
          <w:t>SIS Web application Setup Instructions</w:t>
        </w:r>
        <w:r>
          <w:rPr>
            <w:noProof/>
            <w:webHidden/>
          </w:rPr>
          <w:tab/>
        </w:r>
        <w:r>
          <w:rPr>
            <w:noProof/>
            <w:webHidden/>
          </w:rPr>
          <w:fldChar w:fldCharType="begin"/>
        </w:r>
        <w:r>
          <w:rPr>
            <w:noProof/>
            <w:webHidden/>
          </w:rPr>
          <w:instrText xml:space="preserve"> PAGEREF _Toc354848801 \h </w:instrText>
        </w:r>
        <w:r>
          <w:rPr>
            <w:noProof/>
            <w:webHidden/>
          </w:rPr>
        </w:r>
        <w:r>
          <w:rPr>
            <w:noProof/>
            <w:webHidden/>
          </w:rPr>
          <w:fldChar w:fldCharType="separate"/>
        </w:r>
        <w:r>
          <w:rPr>
            <w:noProof/>
            <w:webHidden/>
          </w:rPr>
          <w:t>46</w:t>
        </w:r>
        <w:r>
          <w:rPr>
            <w:noProof/>
            <w:webHidden/>
          </w:rPr>
          <w:fldChar w:fldCharType="end"/>
        </w:r>
      </w:hyperlink>
    </w:p>
    <w:p w:rsidR="003F1288" w:rsidRPr="00132566" w:rsidRDefault="003F1288">
      <w:pPr>
        <w:pStyle w:val="TOC1"/>
        <w:tabs>
          <w:tab w:val="left" w:pos="440"/>
          <w:tab w:val="right" w:leader="dot" w:pos="9350"/>
        </w:tabs>
        <w:rPr>
          <w:rFonts w:eastAsia="Times New Roman"/>
          <w:noProof/>
        </w:rPr>
      </w:pPr>
      <w:hyperlink w:anchor="_Toc354848802" w:history="1">
        <w:r w:rsidRPr="004711B0">
          <w:rPr>
            <w:rStyle w:val="Hyperlink"/>
            <w:noProof/>
          </w:rPr>
          <w:t>7</w:t>
        </w:r>
        <w:r w:rsidRPr="00132566">
          <w:rPr>
            <w:rFonts w:eastAsia="Times New Roman"/>
            <w:noProof/>
          </w:rPr>
          <w:tab/>
        </w:r>
        <w:r w:rsidRPr="004711B0">
          <w:rPr>
            <w:rStyle w:val="Hyperlink"/>
            <w:noProof/>
          </w:rPr>
          <w:t>System Documentation</w:t>
        </w:r>
        <w:r>
          <w:rPr>
            <w:noProof/>
            <w:webHidden/>
          </w:rPr>
          <w:tab/>
        </w:r>
        <w:r>
          <w:rPr>
            <w:noProof/>
            <w:webHidden/>
          </w:rPr>
          <w:fldChar w:fldCharType="begin"/>
        </w:r>
        <w:r>
          <w:rPr>
            <w:noProof/>
            <w:webHidden/>
          </w:rPr>
          <w:instrText xml:space="preserve"> PAGEREF _Toc354848802 \h </w:instrText>
        </w:r>
        <w:r>
          <w:rPr>
            <w:noProof/>
            <w:webHidden/>
          </w:rPr>
        </w:r>
        <w:r>
          <w:rPr>
            <w:noProof/>
            <w:webHidden/>
          </w:rPr>
          <w:fldChar w:fldCharType="separate"/>
        </w:r>
        <w:r>
          <w:rPr>
            <w:noProof/>
            <w:webHidden/>
          </w:rPr>
          <w:t>47</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803" w:history="1">
        <w:r w:rsidRPr="004711B0">
          <w:rPr>
            <w:rStyle w:val="Hyperlink"/>
            <w:noProof/>
          </w:rPr>
          <w:t>7.1</w:t>
        </w:r>
        <w:r w:rsidRPr="00132566">
          <w:rPr>
            <w:rFonts w:eastAsia="Times New Roman"/>
            <w:noProof/>
          </w:rPr>
          <w:tab/>
        </w:r>
        <w:r w:rsidRPr="004711B0">
          <w:rPr>
            <w:rStyle w:val="Hyperlink"/>
            <w:noProof/>
          </w:rPr>
          <w:t>Common modules</w:t>
        </w:r>
        <w:r>
          <w:rPr>
            <w:noProof/>
            <w:webHidden/>
          </w:rPr>
          <w:tab/>
        </w:r>
        <w:r>
          <w:rPr>
            <w:noProof/>
            <w:webHidden/>
          </w:rPr>
          <w:fldChar w:fldCharType="begin"/>
        </w:r>
        <w:r>
          <w:rPr>
            <w:noProof/>
            <w:webHidden/>
          </w:rPr>
          <w:instrText xml:space="preserve"> PAGEREF _Toc354848803 \h </w:instrText>
        </w:r>
        <w:r>
          <w:rPr>
            <w:noProof/>
            <w:webHidden/>
          </w:rPr>
        </w:r>
        <w:r>
          <w:rPr>
            <w:noProof/>
            <w:webHidden/>
          </w:rPr>
          <w:fldChar w:fldCharType="separate"/>
        </w:r>
        <w:r>
          <w:rPr>
            <w:noProof/>
            <w:webHidden/>
          </w:rPr>
          <w:t>47</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804" w:history="1">
        <w:r w:rsidRPr="004711B0">
          <w:rPr>
            <w:rStyle w:val="Hyperlink"/>
            <w:noProof/>
          </w:rPr>
          <w:t>7.2</w:t>
        </w:r>
        <w:r w:rsidRPr="00132566">
          <w:rPr>
            <w:rFonts w:eastAsia="Times New Roman"/>
            <w:noProof/>
          </w:rPr>
          <w:tab/>
        </w:r>
        <w:r w:rsidRPr="004711B0">
          <w:rPr>
            <w:rStyle w:val="Hyperlink"/>
            <w:noProof/>
          </w:rPr>
          <w:t>Public user modules</w:t>
        </w:r>
        <w:r>
          <w:rPr>
            <w:noProof/>
            <w:webHidden/>
          </w:rPr>
          <w:tab/>
        </w:r>
        <w:r>
          <w:rPr>
            <w:noProof/>
            <w:webHidden/>
          </w:rPr>
          <w:fldChar w:fldCharType="begin"/>
        </w:r>
        <w:r>
          <w:rPr>
            <w:noProof/>
            <w:webHidden/>
          </w:rPr>
          <w:instrText xml:space="preserve"> PAGEREF _Toc354848804 \h </w:instrText>
        </w:r>
        <w:r>
          <w:rPr>
            <w:noProof/>
            <w:webHidden/>
          </w:rPr>
        </w:r>
        <w:r>
          <w:rPr>
            <w:noProof/>
            <w:webHidden/>
          </w:rPr>
          <w:fldChar w:fldCharType="separate"/>
        </w:r>
        <w:r>
          <w:rPr>
            <w:noProof/>
            <w:webHidden/>
          </w:rPr>
          <w:t>49</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805" w:history="1">
        <w:r w:rsidRPr="004711B0">
          <w:rPr>
            <w:rStyle w:val="Hyperlink"/>
            <w:noProof/>
          </w:rPr>
          <w:t>7.3</w:t>
        </w:r>
        <w:r w:rsidRPr="00132566">
          <w:rPr>
            <w:rFonts w:eastAsia="Times New Roman"/>
            <w:noProof/>
          </w:rPr>
          <w:tab/>
        </w:r>
        <w:r w:rsidRPr="004711B0">
          <w:rPr>
            <w:rStyle w:val="Hyperlink"/>
            <w:noProof/>
          </w:rPr>
          <w:t>Administrator Portal</w:t>
        </w:r>
        <w:r>
          <w:rPr>
            <w:noProof/>
            <w:webHidden/>
          </w:rPr>
          <w:tab/>
        </w:r>
        <w:r>
          <w:rPr>
            <w:noProof/>
            <w:webHidden/>
          </w:rPr>
          <w:fldChar w:fldCharType="begin"/>
        </w:r>
        <w:r>
          <w:rPr>
            <w:noProof/>
            <w:webHidden/>
          </w:rPr>
          <w:instrText xml:space="preserve"> PAGEREF _Toc354848805 \h </w:instrText>
        </w:r>
        <w:r>
          <w:rPr>
            <w:noProof/>
            <w:webHidden/>
          </w:rPr>
        </w:r>
        <w:r>
          <w:rPr>
            <w:noProof/>
            <w:webHidden/>
          </w:rPr>
          <w:fldChar w:fldCharType="separate"/>
        </w:r>
        <w:r>
          <w:rPr>
            <w:noProof/>
            <w:webHidden/>
          </w:rPr>
          <w:t>52</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06" w:history="1">
        <w:r w:rsidRPr="004711B0">
          <w:rPr>
            <w:rStyle w:val="Hyperlink"/>
            <w:noProof/>
          </w:rPr>
          <w:t>7.3.1.1</w:t>
        </w:r>
        <w:r w:rsidRPr="00132566">
          <w:rPr>
            <w:rFonts w:eastAsia="Times New Roman"/>
            <w:noProof/>
          </w:rPr>
          <w:tab/>
        </w:r>
        <w:r w:rsidRPr="004711B0">
          <w:rPr>
            <w:rStyle w:val="Hyperlink"/>
            <w:noProof/>
          </w:rPr>
          <w:t>Administrator Home page</w:t>
        </w:r>
        <w:r>
          <w:rPr>
            <w:noProof/>
            <w:webHidden/>
          </w:rPr>
          <w:tab/>
        </w:r>
        <w:r>
          <w:rPr>
            <w:noProof/>
            <w:webHidden/>
          </w:rPr>
          <w:fldChar w:fldCharType="begin"/>
        </w:r>
        <w:r>
          <w:rPr>
            <w:noProof/>
            <w:webHidden/>
          </w:rPr>
          <w:instrText xml:space="preserve"> PAGEREF _Toc354848806 \h </w:instrText>
        </w:r>
        <w:r>
          <w:rPr>
            <w:noProof/>
            <w:webHidden/>
          </w:rPr>
        </w:r>
        <w:r>
          <w:rPr>
            <w:noProof/>
            <w:webHidden/>
          </w:rPr>
          <w:fldChar w:fldCharType="separate"/>
        </w:r>
        <w:r>
          <w:rPr>
            <w:noProof/>
            <w:webHidden/>
          </w:rPr>
          <w:t>52</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07" w:history="1">
        <w:r w:rsidRPr="004711B0">
          <w:rPr>
            <w:rStyle w:val="Hyperlink"/>
            <w:noProof/>
          </w:rPr>
          <w:t>7.3.1.2</w:t>
        </w:r>
        <w:r w:rsidRPr="00132566">
          <w:rPr>
            <w:rFonts w:eastAsia="Times New Roman"/>
            <w:noProof/>
          </w:rPr>
          <w:tab/>
        </w:r>
        <w:r w:rsidRPr="004711B0">
          <w:rPr>
            <w:rStyle w:val="Hyperlink"/>
            <w:noProof/>
          </w:rPr>
          <w:t>SIS System Management</w:t>
        </w:r>
        <w:r>
          <w:rPr>
            <w:noProof/>
            <w:webHidden/>
          </w:rPr>
          <w:tab/>
        </w:r>
        <w:r>
          <w:rPr>
            <w:noProof/>
            <w:webHidden/>
          </w:rPr>
          <w:fldChar w:fldCharType="begin"/>
        </w:r>
        <w:r>
          <w:rPr>
            <w:noProof/>
            <w:webHidden/>
          </w:rPr>
          <w:instrText xml:space="preserve"> PAGEREF _Toc354848807 \h </w:instrText>
        </w:r>
        <w:r>
          <w:rPr>
            <w:noProof/>
            <w:webHidden/>
          </w:rPr>
        </w:r>
        <w:r>
          <w:rPr>
            <w:noProof/>
            <w:webHidden/>
          </w:rPr>
          <w:fldChar w:fldCharType="separate"/>
        </w:r>
        <w:r>
          <w:rPr>
            <w:noProof/>
            <w:webHidden/>
          </w:rPr>
          <w:t>53</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08" w:history="1">
        <w:r w:rsidRPr="004711B0">
          <w:rPr>
            <w:rStyle w:val="Hyperlink"/>
            <w:noProof/>
          </w:rPr>
          <w:t>7.3.1.2.1</w:t>
        </w:r>
        <w:r w:rsidRPr="00132566">
          <w:rPr>
            <w:rFonts w:eastAsia="Times New Roman"/>
            <w:noProof/>
          </w:rPr>
          <w:tab/>
        </w:r>
        <w:r w:rsidRPr="004711B0">
          <w:rPr>
            <w:rStyle w:val="Hyperlink"/>
            <w:noProof/>
          </w:rPr>
          <w:t>SIS Content Maintenance</w:t>
        </w:r>
        <w:r>
          <w:rPr>
            <w:noProof/>
            <w:webHidden/>
          </w:rPr>
          <w:tab/>
        </w:r>
        <w:r>
          <w:rPr>
            <w:noProof/>
            <w:webHidden/>
          </w:rPr>
          <w:fldChar w:fldCharType="begin"/>
        </w:r>
        <w:r>
          <w:rPr>
            <w:noProof/>
            <w:webHidden/>
          </w:rPr>
          <w:instrText xml:space="preserve"> PAGEREF _Toc354848808 \h </w:instrText>
        </w:r>
        <w:r>
          <w:rPr>
            <w:noProof/>
            <w:webHidden/>
          </w:rPr>
        </w:r>
        <w:r>
          <w:rPr>
            <w:noProof/>
            <w:webHidden/>
          </w:rPr>
          <w:fldChar w:fldCharType="separate"/>
        </w:r>
        <w:r>
          <w:rPr>
            <w:noProof/>
            <w:webHidden/>
          </w:rPr>
          <w:t>53</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09" w:history="1">
        <w:r w:rsidRPr="004711B0">
          <w:rPr>
            <w:rStyle w:val="Hyperlink"/>
            <w:noProof/>
          </w:rPr>
          <w:t>7.3.1.2.2</w:t>
        </w:r>
        <w:r w:rsidRPr="00132566">
          <w:rPr>
            <w:rFonts w:eastAsia="Times New Roman"/>
            <w:noProof/>
          </w:rPr>
          <w:tab/>
        </w:r>
        <w:r w:rsidRPr="004711B0">
          <w:rPr>
            <w:rStyle w:val="Hyperlink"/>
            <w:noProof/>
          </w:rPr>
          <w:t>School year Maintenance</w:t>
        </w:r>
        <w:r>
          <w:rPr>
            <w:noProof/>
            <w:webHidden/>
          </w:rPr>
          <w:tab/>
        </w:r>
        <w:r>
          <w:rPr>
            <w:noProof/>
            <w:webHidden/>
          </w:rPr>
          <w:fldChar w:fldCharType="begin"/>
        </w:r>
        <w:r>
          <w:rPr>
            <w:noProof/>
            <w:webHidden/>
          </w:rPr>
          <w:instrText xml:space="preserve"> PAGEREF _Toc354848809 \h </w:instrText>
        </w:r>
        <w:r>
          <w:rPr>
            <w:noProof/>
            <w:webHidden/>
          </w:rPr>
        </w:r>
        <w:r>
          <w:rPr>
            <w:noProof/>
            <w:webHidden/>
          </w:rPr>
          <w:fldChar w:fldCharType="separate"/>
        </w:r>
        <w:r>
          <w:rPr>
            <w:noProof/>
            <w:webHidden/>
          </w:rPr>
          <w:t>54</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0" w:history="1">
        <w:r w:rsidRPr="004711B0">
          <w:rPr>
            <w:rStyle w:val="Hyperlink"/>
            <w:noProof/>
          </w:rPr>
          <w:t>7.3.1.2.3</w:t>
        </w:r>
        <w:r w:rsidRPr="00132566">
          <w:rPr>
            <w:rFonts w:eastAsia="Times New Roman"/>
            <w:noProof/>
          </w:rPr>
          <w:tab/>
        </w:r>
        <w:r w:rsidRPr="004711B0">
          <w:rPr>
            <w:rStyle w:val="Hyperlink"/>
            <w:noProof/>
          </w:rPr>
          <w:t>Grade Level Maintenance</w:t>
        </w:r>
        <w:r>
          <w:rPr>
            <w:noProof/>
            <w:webHidden/>
          </w:rPr>
          <w:tab/>
        </w:r>
        <w:r>
          <w:rPr>
            <w:noProof/>
            <w:webHidden/>
          </w:rPr>
          <w:fldChar w:fldCharType="begin"/>
        </w:r>
        <w:r>
          <w:rPr>
            <w:noProof/>
            <w:webHidden/>
          </w:rPr>
          <w:instrText xml:space="preserve"> PAGEREF _Toc354848810 \h </w:instrText>
        </w:r>
        <w:r>
          <w:rPr>
            <w:noProof/>
            <w:webHidden/>
          </w:rPr>
        </w:r>
        <w:r>
          <w:rPr>
            <w:noProof/>
            <w:webHidden/>
          </w:rPr>
          <w:fldChar w:fldCharType="separate"/>
        </w:r>
        <w:r>
          <w:rPr>
            <w:noProof/>
            <w:webHidden/>
          </w:rPr>
          <w:t>55</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1" w:history="1">
        <w:r w:rsidRPr="004711B0">
          <w:rPr>
            <w:rStyle w:val="Hyperlink"/>
            <w:noProof/>
          </w:rPr>
          <w:t>7.3.1.2.4</w:t>
        </w:r>
        <w:r w:rsidRPr="00132566">
          <w:rPr>
            <w:rFonts w:eastAsia="Times New Roman"/>
            <w:noProof/>
          </w:rPr>
          <w:tab/>
        </w:r>
        <w:r w:rsidRPr="004711B0">
          <w:rPr>
            <w:rStyle w:val="Hyperlink"/>
            <w:noProof/>
          </w:rPr>
          <w:t>Subject Maintenance</w:t>
        </w:r>
        <w:r>
          <w:rPr>
            <w:noProof/>
            <w:webHidden/>
          </w:rPr>
          <w:tab/>
        </w:r>
        <w:r>
          <w:rPr>
            <w:noProof/>
            <w:webHidden/>
          </w:rPr>
          <w:fldChar w:fldCharType="begin"/>
        </w:r>
        <w:r>
          <w:rPr>
            <w:noProof/>
            <w:webHidden/>
          </w:rPr>
          <w:instrText xml:space="preserve"> PAGEREF _Toc354848811 \h </w:instrText>
        </w:r>
        <w:r>
          <w:rPr>
            <w:noProof/>
            <w:webHidden/>
          </w:rPr>
        </w:r>
        <w:r>
          <w:rPr>
            <w:noProof/>
            <w:webHidden/>
          </w:rPr>
          <w:fldChar w:fldCharType="separate"/>
        </w:r>
        <w:r>
          <w:rPr>
            <w:noProof/>
            <w:webHidden/>
          </w:rPr>
          <w:t>56</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2" w:history="1">
        <w:r w:rsidRPr="004711B0">
          <w:rPr>
            <w:rStyle w:val="Hyperlink"/>
            <w:noProof/>
          </w:rPr>
          <w:t>7.3.1.2.5</w:t>
        </w:r>
        <w:r w:rsidRPr="00132566">
          <w:rPr>
            <w:rFonts w:eastAsia="Times New Roman"/>
            <w:noProof/>
          </w:rPr>
          <w:tab/>
        </w:r>
        <w:r w:rsidRPr="004711B0">
          <w:rPr>
            <w:rStyle w:val="Hyperlink"/>
            <w:noProof/>
          </w:rPr>
          <w:t>Period Maintenance</w:t>
        </w:r>
        <w:r>
          <w:rPr>
            <w:noProof/>
            <w:webHidden/>
          </w:rPr>
          <w:tab/>
        </w:r>
        <w:r>
          <w:rPr>
            <w:noProof/>
            <w:webHidden/>
          </w:rPr>
          <w:fldChar w:fldCharType="begin"/>
        </w:r>
        <w:r>
          <w:rPr>
            <w:noProof/>
            <w:webHidden/>
          </w:rPr>
          <w:instrText xml:space="preserve"> PAGEREF _Toc354848812 \h </w:instrText>
        </w:r>
        <w:r>
          <w:rPr>
            <w:noProof/>
            <w:webHidden/>
          </w:rPr>
        </w:r>
        <w:r>
          <w:rPr>
            <w:noProof/>
            <w:webHidden/>
          </w:rPr>
          <w:fldChar w:fldCharType="separate"/>
        </w:r>
        <w:r>
          <w:rPr>
            <w:noProof/>
            <w:webHidden/>
          </w:rPr>
          <w:t>57</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3" w:history="1">
        <w:r w:rsidRPr="004711B0">
          <w:rPr>
            <w:rStyle w:val="Hyperlink"/>
            <w:noProof/>
          </w:rPr>
          <w:t>7.3.1.2.6</w:t>
        </w:r>
        <w:r w:rsidRPr="00132566">
          <w:rPr>
            <w:rFonts w:eastAsia="Times New Roman"/>
            <w:noProof/>
          </w:rPr>
          <w:tab/>
        </w:r>
        <w:r w:rsidRPr="004711B0">
          <w:rPr>
            <w:rStyle w:val="Hyperlink"/>
            <w:noProof/>
          </w:rPr>
          <w:t>Teacher/Subject Schedule Maintenance</w:t>
        </w:r>
        <w:r>
          <w:rPr>
            <w:noProof/>
            <w:webHidden/>
          </w:rPr>
          <w:tab/>
        </w:r>
        <w:r>
          <w:rPr>
            <w:noProof/>
            <w:webHidden/>
          </w:rPr>
          <w:fldChar w:fldCharType="begin"/>
        </w:r>
        <w:r>
          <w:rPr>
            <w:noProof/>
            <w:webHidden/>
          </w:rPr>
          <w:instrText xml:space="preserve"> PAGEREF _Toc354848813 \h </w:instrText>
        </w:r>
        <w:r>
          <w:rPr>
            <w:noProof/>
            <w:webHidden/>
          </w:rPr>
        </w:r>
        <w:r>
          <w:rPr>
            <w:noProof/>
            <w:webHidden/>
          </w:rPr>
          <w:fldChar w:fldCharType="separate"/>
        </w:r>
        <w:r>
          <w:rPr>
            <w:noProof/>
            <w:webHidden/>
          </w:rPr>
          <w:t>58</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14" w:history="1">
        <w:r w:rsidRPr="004711B0">
          <w:rPr>
            <w:rStyle w:val="Hyperlink"/>
            <w:noProof/>
          </w:rPr>
          <w:t>7.3.1.3</w:t>
        </w:r>
        <w:r w:rsidRPr="00132566">
          <w:rPr>
            <w:rFonts w:eastAsia="Times New Roman"/>
            <w:noProof/>
          </w:rPr>
          <w:tab/>
        </w:r>
        <w:r w:rsidRPr="004711B0">
          <w:rPr>
            <w:rStyle w:val="Hyperlink"/>
            <w:noProof/>
          </w:rPr>
          <w:t>Admission Management</w:t>
        </w:r>
        <w:r>
          <w:rPr>
            <w:noProof/>
            <w:webHidden/>
          </w:rPr>
          <w:tab/>
        </w:r>
        <w:r>
          <w:rPr>
            <w:noProof/>
            <w:webHidden/>
          </w:rPr>
          <w:fldChar w:fldCharType="begin"/>
        </w:r>
        <w:r>
          <w:rPr>
            <w:noProof/>
            <w:webHidden/>
          </w:rPr>
          <w:instrText xml:space="preserve"> PAGEREF _Toc354848814 \h </w:instrText>
        </w:r>
        <w:r>
          <w:rPr>
            <w:noProof/>
            <w:webHidden/>
          </w:rPr>
        </w:r>
        <w:r>
          <w:rPr>
            <w:noProof/>
            <w:webHidden/>
          </w:rPr>
          <w:fldChar w:fldCharType="separate"/>
        </w:r>
        <w:r>
          <w:rPr>
            <w:noProof/>
            <w:webHidden/>
          </w:rPr>
          <w:t>60</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15" w:history="1">
        <w:r w:rsidRPr="004711B0">
          <w:rPr>
            <w:rStyle w:val="Hyperlink"/>
            <w:noProof/>
          </w:rPr>
          <w:t>7.3.1.4</w:t>
        </w:r>
        <w:r w:rsidRPr="00132566">
          <w:rPr>
            <w:rFonts w:eastAsia="Times New Roman"/>
            <w:noProof/>
          </w:rPr>
          <w:tab/>
        </w:r>
        <w:r w:rsidRPr="004711B0">
          <w:rPr>
            <w:rStyle w:val="Hyperlink"/>
            <w:noProof/>
          </w:rPr>
          <w:t>Teacher Management</w:t>
        </w:r>
        <w:r>
          <w:rPr>
            <w:noProof/>
            <w:webHidden/>
          </w:rPr>
          <w:tab/>
        </w:r>
        <w:r>
          <w:rPr>
            <w:noProof/>
            <w:webHidden/>
          </w:rPr>
          <w:fldChar w:fldCharType="begin"/>
        </w:r>
        <w:r>
          <w:rPr>
            <w:noProof/>
            <w:webHidden/>
          </w:rPr>
          <w:instrText xml:space="preserve"> PAGEREF _Toc354848815 \h </w:instrText>
        </w:r>
        <w:r>
          <w:rPr>
            <w:noProof/>
            <w:webHidden/>
          </w:rPr>
        </w:r>
        <w:r>
          <w:rPr>
            <w:noProof/>
            <w:webHidden/>
          </w:rPr>
          <w:fldChar w:fldCharType="separate"/>
        </w:r>
        <w:r>
          <w:rPr>
            <w:noProof/>
            <w:webHidden/>
          </w:rPr>
          <w:t>62</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16" w:history="1">
        <w:r w:rsidRPr="004711B0">
          <w:rPr>
            <w:rStyle w:val="Hyperlink"/>
            <w:noProof/>
          </w:rPr>
          <w:t>7.3.1.5</w:t>
        </w:r>
        <w:r w:rsidRPr="00132566">
          <w:rPr>
            <w:rFonts w:eastAsia="Times New Roman"/>
            <w:noProof/>
          </w:rPr>
          <w:tab/>
        </w:r>
        <w:r w:rsidRPr="004711B0">
          <w:rPr>
            <w:rStyle w:val="Hyperlink"/>
            <w:noProof/>
          </w:rPr>
          <w:t>Student Management</w:t>
        </w:r>
        <w:r>
          <w:rPr>
            <w:noProof/>
            <w:webHidden/>
          </w:rPr>
          <w:tab/>
        </w:r>
        <w:r>
          <w:rPr>
            <w:noProof/>
            <w:webHidden/>
          </w:rPr>
          <w:fldChar w:fldCharType="begin"/>
        </w:r>
        <w:r>
          <w:rPr>
            <w:noProof/>
            <w:webHidden/>
          </w:rPr>
          <w:instrText xml:space="preserve"> PAGEREF _Toc354848816 \h </w:instrText>
        </w:r>
        <w:r>
          <w:rPr>
            <w:noProof/>
            <w:webHidden/>
          </w:rPr>
        </w:r>
        <w:r>
          <w:rPr>
            <w:noProof/>
            <w:webHidden/>
          </w:rPr>
          <w:fldChar w:fldCharType="separate"/>
        </w:r>
        <w:r>
          <w:rPr>
            <w:noProof/>
            <w:webHidden/>
          </w:rPr>
          <w:t>63</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7" w:history="1">
        <w:r w:rsidRPr="004711B0">
          <w:rPr>
            <w:rStyle w:val="Hyperlink"/>
            <w:noProof/>
          </w:rPr>
          <w:t>7.3.1.5.1</w:t>
        </w:r>
        <w:r w:rsidRPr="00132566">
          <w:rPr>
            <w:rFonts w:eastAsia="Times New Roman"/>
            <w:noProof/>
          </w:rPr>
          <w:tab/>
        </w:r>
        <w:r w:rsidRPr="004711B0">
          <w:rPr>
            <w:rStyle w:val="Hyperlink"/>
            <w:noProof/>
          </w:rPr>
          <w:t>Student Maintenance</w:t>
        </w:r>
        <w:r>
          <w:rPr>
            <w:noProof/>
            <w:webHidden/>
          </w:rPr>
          <w:tab/>
        </w:r>
        <w:r>
          <w:rPr>
            <w:noProof/>
            <w:webHidden/>
          </w:rPr>
          <w:fldChar w:fldCharType="begin"/>
        </w:r>
        <w:r>
          <w:rPr>
            <w:noProof/>
            <w:webHidden/>
          </w:rPr>
          <w:instrText xml:space="preserve"> PAGEREF _Toc354848817 \h </w:instrText>
        </w:r>
        <w:r>
          <w:rPr>
            <w:noProof/>
            <w:webHidden/>
          </w:rPr>
        </w:r>
        <w:r>
          <w:rPr>
            <w:noProof/>
            <w:webHidden/>
          </w:rPr>
          <w:fldChar w:fldCharType="separate"/>
        </w:r>
        <w:r>
          <w:rPr>
            <w:noProof/>
            <w:webHidden/>
          </w:rPr>
          <w:t>63</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8" w:history="1">
        <w:r w:rsidRPr="004711B0">
          <w:rPr>
            <w:rStyle w:val="Hyperlink"/>
            <w:noProof/>
          </w:rPr>
          <w:t>7.3.1.5.2</w:t>
        </w:r>
        <w:r w:rsidRPr="00132566">
          <w:rPr>
            <w:rFonts w:eastAsia="Times New Roman"/>
            <w:noProof/>
          </w:rPr>
          <w:tab/>
        </w:r>
        <w:r w:rsidRPr="004711B0">
          <w:rPr>
            <w:rStyle w:val="Hyperlink"/>
            <w:noProof/>
          </w:rPr>
          <w:t>Student Grade Level Enrollment</w:t>
        </w:r>
        <w:r>
          <w:rPr>
            <w:noProof/>
            <w:webHidden/>
          </w:rPr>
          <w:tab/>
        </w:r>
        <w:r>
          <w:rPr>
            <w:noProof/>
            <w:webHidden/>
          </w:rPr>
          <w:fldChar w:fldCharType="begin"/>
        </w:r>
        <w:r>
          <w:rPr>
            <w:noProof/>
            <w:webHidden/>
          </w:rPr>
          <w:instrText xml:space="preserve"> PAGEREF _Toc354848818 \h </w:instrText>
        </w:r>
        <w:r>
          <w:rPr>
            <w:noProof/>
            <w:webHidden/>
          </w:rPr>
        </w:r>
        <w:r>
          <w:rPr>
            <w:noProof/>
            <w:webHidden/>
          </w:rPr>
          <w:fldChar w:fldCharType="separate"/>
        </w:r>
        <w:r>
          <w:rPr>
            <w:noProof/>
            <w:webHidden/>
          </w:rPr>
          <w:t>64</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19" w:history="1">
        <w:r w:rsidRPr="004711B0">
          <w:rPr>
            <w:rStyle w:val="Hyperlink"/>
            <w:noProof/>
          </w:rPr>
          <w:t>7.3.1.5.3</w:t>
        </w:r>
        <w:r w:rsidRPr="00132566">
          <w:rPr>
            <w:rFonts w:eastAsia="Times New Roman"/>
            <w:noProof/>
          </w:rPr>
          <w:tab/>
        </w:r>
        <w:r w:rsidRPr="004711B0">
          <w:rPr>
            <w:rStyle w:val="Hyperlink"/>
            <w:noProof/>
          </w:rPr>
          <w:t>Student Subject Enrollment</w:t>
        </w:r>
        <w:r>
          <w:rPr>
            <w:noProof/>
            <w:webHidden/>
          </w:rPr>
          <w:tab/>
        </w:r>
        <w:r>
          <w:rPr>
            <w:noProof/>
            <w:webHidden/>
          </w:rPr>
          <w:fldChar w:fldCharType="begin"/>
        </w:r>
        <w:r>
          <w:rPr>
            <w:noProof/>
            <w:webHidden/>
          </w:rPr>
          <w:instrText xml:space="preserve"> PAGEREF _Toc354848819 \h </w:instrText>
        </w:r>
        <w:r>
          <w:rPr>
            <w:noProof/>
            <w:webHidden/>
          </w:rPr>
        </w:r>
        <w:r>
          <w:rPr>
            <w:noProof/>
            <w:webHidden/>
          </w:rPr>
          <w:fldChar w:fldCharType="separate"/>
        </w:r>
        <w:r>
          <w:rPr>
            <w:noProof/>
            <w:webHidden/>
          </w:rPr>
          <w:t>64</w:t>
        </w:r>
        <w:r>
          <w:rPr>
            <w:noProof/>
            <w:webHidden/>
          </w:rPr>
          <w:fldChar w:fldCharType="end"/>
        </w:r>
      </w:hyperlink>
    </w:p>
    <w:p w:rsidR="003F1288" w:rsidRPr="00132566" w:rsidRDefault="003F1288">
      <w:pPr>
        <w:pStyle w:val="TOC5"/>
        <w:tabs>
          <w:tab w:val="left" w:pos="1880"/>
          <w:tab w:val="right" w:leader="dot" w:pos="9350"/>
        </w:tabs>
        <w:rPr>
          <w:rFonts w:eastAsia="Times New Roman"/>
          <w:noProof/>
        </w:rPr>
      </w:pPr>
      <w:hyperlink w:anchor="_Toc354848820" w:history="1">
        <w:r w:rsidRPr="004711B0">
          <w:rPr>
            <w:rStyle w:val="Hyperlink"/>
            <w:noProof/>
          </w:rPr>
          <w:t>7.3.1.5.4</w:t>
        </w:r>
        <w:r w:rsidRPr="00132566">
          <w:rPr>
            <w:rFonts w:eastAsia="Times New Roman"/>
            <w:noProof/>
          </w:rPr>
          <w:tab/>
        </w:r>
        <w:r w:rsidRPr="004711B0">
          <w:rPr>
            <w:rStyle w:val="Hyperlink"/>
            <w:noProof/>
          </w:rPr>
          <w:t>Process student school year results</w:t>
        </w:r>
        <w:r>
          <w:rPr>
            <w:noProof/>
            <w:webHidden/>
          </w:rPr>
          <w:tab/>
        </w:r>
        <w:r>
          <w:rPr>
            <w:noProof/>
            <w:webHidden/>
          </w:rPr>
          <w:fldChar w:fldCharType="begin"/>
        </w:r>
        <w:r>
          <w:rPr>
            <w:noProof/>
            <w:webHidden/>
          </w:rPr>
          <w:instrText xml:space="preserve"> PAGEREF _Toc354848820 \h </w:instrText>
        </w:r>
        <w:r>
          <w:rPr>
            <w:noProof/>
            <w:webHidden/>
          </w:rPr>
        </w:r>
        <w:r>
          <w:rPr>
            <w:noProof/>
            <w:webHidden/>
          </w:rPr>
          <w:fldChar w:fldCharType="separate"/>
        </w:r>
        <w:r>
          <w:rPr>
            <w:noProof/>
            <w:webHidden/>
          </w:rPr>
          <w:t>64</w:t>
        </w:r>
        <w:r>
          <w:rPr>
            <w:noProof/>
            <w:webHidden/>
          </w:rPr>
          <w:fldChar w:fldCharType="end"/>
        </w:r>
      </w:hyperlink>
    </w:p>
    <w:p w:rsidR="003F1288" w:rsidRPr="00132566" w:rsidRDefault="003F1288">
      <w:pPr>
        <w:pStyle w:val="TOC4"/>
        <w:tabs>
          <w:tab w:val="left" w:pos="1540"/>
          <w:tab w:val="right" w:leader="dot" w:pos="9350"/>
        </w:tabs>
        <w:rPr>
          <w:rFonts w:eastAsia="Times New Roman"/>
          <w:noProof/>
        </w:rPr>
      </w:pPr>
      <w:hyperlink w:anchor="_Toc354848821" w:history="1">
        <w:r w:rsidRPr="004711B0">
          <w:rPr>
            <w:rStyle w:val="Hyperlink"/>
            <w:noProof/>
          </w:rPr>
          <w:t>7.3.1.6</w:t>
        </w:r>
        <w:r w:rsidRPr="00132566">
          <w:rPr>
            <w:rFonts w:eastAsia="Times New Roman"/>
            <w:noProof/>
          </w:rPr>
          <w:tab/>
        </w:r>
        <w:r w:rsidRPr="004711B0">
          <w:rPr>
            <w:rStyle w:val="Hyperlink"/>
            <w:noProof/>
          </w:rPr>
          <w:t>Reports Management</w:t>
        </w:r>
        <w:r>
          <w:rPr>
            <w:noProof/>
            <w:webHidden/>
          </w:rPr>
          <w:tab/>
        </w:r>
        <w:r>
          <w:rPr>
            <w:noProof/>
            <w:webHidden/>
          </w:rPr>
          <w:fldChar w:fldCharType="begin"/>
        </w:r>
        <w:r>
          <w:rPr>
            <w:noProof/>
            <w:webHidden/>
          </w:rPr>
          <w:instrText xml:space="preserve"> PAGEREF _Toc354848821 \h </w:instrText>
        </w:r>
        <w:r>
          <w:rPr>
            <w:noProof/>
            <w:webHidden/>
          </w:rPr>
        </w:r>
        <w:r>
          <w:rPr>
            <w:noProof/>
            <w:webHidden/>
          </w:rPr>
          <w:fldChar w:fldCharType="separate"/>
        </w:r>
        <w:r>
          <w:rPr>
            <w:noProof/>
            <w:webHidden/>
          </w:rPr>
          <w:t>64</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822" w:history="1">
        <w:r w:rsidRPr="004711B0">
          <w:rPr>
            <w:rStyle w:val="Hyperlink"/>
            <w:noProof/>
          </w:rPr>
          <w:t>7.4</w:t>
        </w:r>
        <w:r w:rsidRPr="00132566">
          <w:rPr>
            <w:rFonts w:eastAsia="Times New Roman"/>
            <w:noProof/>
          </w:rPr>
          <w:tab/>
        </w:r>
        <w:r w:rsidRPr="004711B0">
          <w:rPr>
            <w:rStyle w:val="Hyperlink"/>
            <w:noProof/>
          </w:rPr>
          <w:t>Teacher Portal</w:t>
        </w:r>
        <w:r>
          <w:rPr>
            <w:noProof/>
            <w:webHidden/>
          </w:rPr>
          <w:tab/>
        </w:r>
        <w:r>
          <w:rPr>
            <w:noProof/>
            <w:webHidden/>
          </w:rPr>
          <w:fldChar w:fldCharType="begin"/>
        </w:r>
        <w:r>
          <w:rPr>
            <w:noProof/>
            <w:webHidden/>
          </w:rPr>
          <w:instrText xml:space="preserve"> PAGEREF _Toc354848822 \h </w:instrText>
        </w:r>
        <w:r>
          <w:rPr>
            <w:noProof/>
            <w:webHidden/>
          </w:rPr>
        </w:r>
        <w:r>
          <w:rPr>
            <w:noProof/>
            <w:webHidden/>
          </w:rPr>
          <w:fldChar w:fldCharType="separate"/>
        </w:r>
        <w:r>
          <w:rPr>
            <w:noProof/>
            <w:webHidden/>
          </w:rPr>
          <w:t>64</w:t>
        </w:r>
        <w:r>
          <w:rPr>
            <w:noProof/>
            <w:webHidden/>
          </w:rPr>
          <w:fldChar w:fldCharType="end"/>
        </w:r>
      </w:hyperlink>
    </w:p>
    <w:p w:rsidR="003F1288" w:rsidRPr="00132566" w:rsidRDefault="003F1288">
      <w:pPr>
        <w:pStyle w:val="TOC2"/>
        <w:tabs>
          <w:tab w:val="left" w:pos="880"/>
          <w:tab w:val="right" w:leader="dot" w:pos="9350"/>
        </w:tabs>
        <w:rPr>
          <w:rFonts w:eastAsia="Times New Roman"/>
          <w:noProof/>
        </w:rPr>
      </w:pPr>
      <w:hyperlink w:anchor="_Toc354848823" w:history="1">
        <w:r w:rsidRPr="004711B0">
          <w:rPr>
            <w:rStyle w:val="Hyperlink"/>
            <w:noProof/>
          </w:rPr>
          <w:t>7.5</w:t>
        </w:r>
        <w:r w:rsidRPr="00132566">
          <w:rPr>
            <w:rFonts w:eastAsia="Times New Roman"/>
            <w:noProof/>
          </w:rPr>
          <w:tab/>
        </w:r>
        <w:r w:rsidRPr="004711B0">
          <w:rPr>
            <w:rStyle w:val="Hyperlink"/>
            <w:noProof/>
          </w:rPr>
          <w:t>Student Portal</w:t>
        </w:r>
        <w:r>
          <w:rPr>
            <w:noProof/>
            <w:webHidden/>
          </w:rPr>
          <w:tab/>
        </w:r>
        <w:r>
          <w:rPr>
            <w:noProof/>
            <w:webHidden/>
          </w:rPr>
          <w:fldChar w:fldCharType="begin"/>
        </w:r>
        <w:r>
          <w:rPr>
            <w:noProof/>
            <w:webHidden/>
          </w:rPr>
          <w:instrText xml:space="preserve"> PAGEREF _Toc354848823 \h </w:instrText>
        </w:r>
        <w:r>
          <w:rPr>
            <w:noProof/>
            <w:webHidden/>
          </w:rPr>
        </w:r>
        <w:r>
          <w:rPr>
            <w:noProof/>
            <w:webHidden/>
          </w:rPr>
          <w:fldChar w:fldCharType="separate"/>
        </w:r>
        <w:r>
          <w:rPr>
            <w:noProof/>
            <w:webHidden/>
          </w:rPr>
          <w:t>64</w:t>
        </w:r>
        <w:r>
          <w:rPr>
            <w:noProof/>
            <w:webHidden/>
          </w:rPr>
          <w:fldChar w:fldCharType="end"/>
        </w:r>
      </w:hyperlink>
    </w:p>
    <w:p w:rsidR="0064245C" w:rsidRDefault="0064245C">
      <w:r>
        <w:fldChar w:fldCharType="end"/>
      </w:r>
    </w:p>
    <w:p w:rsidR="009D03D4" w:rsidRDefault="009D03D4"/>
    <w:p w:rsidR="009D03D4" w:rsidRPr="00B25151" w:rsidRDefault="009D03D4" w:rsidP="009D03D4">
      <w:pPr>
        <w:pStyle w:val="Heading1"/>
      </w:pPr>
      <w:r>
        <w:br w:type="page"/>
      </w:r>
      <w:bookmarkStart w:id="2" w:name="_Toc354848743"/>
      <w:r w:rsidRPr="00B25151">
        <w:lastRenderedPageBreak/>
        <w:t>Revision History</w:t>
      </w:r>
      <w:bookmarkEnd w:id="2"/>
    </w:p>
    <w:p w:rsidR="009D03D4" w:rsidRDefault="009D03D4" w:rsidP="009D03D4"/>
    <w:tbl>
      <w:tblPr>
        <w:tblW w:w="97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6289"/>
        <w:gridCol w:w="1775"/>
      </w:tblGrid>
      <w:tr w:rsidR="009D03D4" w:rsidRPr="00C74C8F" w:rsidTr="00C74C8F">
        <w:trPr>
          <w:trHeight w:val="409"/>
        </w:trPr>
        <w:tc>
          <w:tcPr>
            <w:tcW w:w="1646" w:type="dxa"/>
            <w:shd w:val="clear" w:color="auto" w:fill="4F81BD"/>
          </w:tcPr>
          <w:p w:rsidR="009D03D4" w:rsidRPr="00C74C8F" w:rsidRDefault="009D03D4" w:rsidP="00D0186A">
            <w:pPr>
              <w:spacing w:before="40" w:after="40"/>
              <w:rPr>
                <w:b/>
                <w:color w:val="FFFFFF"/>
              </w:rPr>
            </w:pPr>
            <w:r w:rsidRPr="00C74C8F">
              <w:rPr>
                <w:b/>
                <w:color w:val="FFFFFF"/>
              </w:rPr>
              <w:t>Revision</w:t>
            </w:r>
          </w:p>
        </w:tc>
        <w:tc>
          <w:tcPr>
            <w:tcW w:w="6289" w:type="dxa"/>
            <w:shd w:val="clear" w:color="auto" w:fill="4F81BD"/>
          </w:tcPr>
          <w:p w:rsidR="009D03D4" w:rsidRPr="00C74C8F" w:rsidRDefault="009D03D4" w:rsidP="00D0186A">
            <w:pPr>
              <w:spacing w:before="40" w:after="40"/>
              <w:rPr>
                <w:b/>
                <w:color w:val="FFFFFF"/>
              </w:rPr>
            </w:pPr>
            <w:r w:rsidRPr="00C74C8F">
              <w:rPr>
                <w:b/>
                <w:color w:val="FFFFFF"/>
              </w:rPr>
              <w:t>Description of Revision</w:t>
            </w:r>
          </w:p>
        </w:tc>
        <w:tc>
          <w:tcPr>
            <w:tcW w:w="1775" w:type="dxa"/>
            <w:shd w:val="clear" w:color="auto" w:fill="4F81BD"/>
          </w:tcPr>
          <w:p w:rsidR="009D03D4" w:rsidRPr="00C74C8F" w:rsidRDefault="009D03D4" w:rsidP="00D0186A">
            <w:pPr>
              <w:spacing w:before="40" w:after="40"/>
              <w:rPr>
                <w:b/>
                <w:color w:val="FFFFFF"/>
              </w:rPr>
            </w:pPr>
            <w:r w:rsidRPr="00C74C8F">
              <w:rPr>
                <w:b/>
                <w:color w:val="FFFFFF"/>
              </w:rPr>
              <w:t>Date</w:t>
            </w:r>
          </w:p>
        </w:tc>
      </w:tr>
      <w:tr w:rsidR="009D03D4" w:rsidTr="009D03D4">
        <w:trPr>
          <w:trHeight w:val="349"/>
        </w:trPr>
        <w:tc>
          <w:tcPr>
            <w:tcW w:w="1646" w:type="dxa"/>
          </w:tcPr>
          <w:p w:rsidR="009D03D4" w:rsidRDefault="006E0FD0" w:rsidP="00D0186A">
            <w:pPr>
              <w:spacing w:before="20" w:after="20"/>
            </w:pPr>
            <w:r>
              <w:t>1.0</w:t>
            </w:r>
          </w:p>
        </w:tc>
        <w:tc>
          <w:tcPr>
            <w:tcW w:w="6289" w:type="dxa"/>
          </w:tcPr>
          <w:p w:rsidR="009D03D4" w:rsidRDefault="009D03D4" w:rsidP="00D0186A">
            <w:pPr>
              <w:spacing w:before="20" w:after="20"/>
            </w:pPr>
            <w:r>
              <w:t>Initial Draft</w:t>
            </w:r>
          </w:p>
        </w:tc>
        <w:tc>
          <w:tcPr>
            <w:tcW w:w="1775" w:type="dxa"/>
          </w:tcPr>
          <w:p w:rsidR="009D03D4" w:rsidRDefault="00BB397F" w:rsidP="00BB397F">
            <w:pPr>
              <w:spacing w:before="20" w:after="20"/>
            </w:pPr>
            <w:r>
              <w:t>0</w:t>
            </w:r>
            <w:r w:rsidR="009D03D4">
              <w:t>1/</w:t>
            </w:r>
            <w:r>
              <w:t>15</w:t>
            </w:r>
            <w:r w:rsidR="009D03D4">
              <w:t>/201</w:t>
            </w:r>
            <w:r>
              <w:t>3</w:t>
            </w:r>
          </w:p>
        </w:tc>
      </w:tr>
      <w:tr w:rsidR="009D03D4" w:rsidTr="009D03D4">
        <w:trPr>
          <w:trHeight w:val="349"/>
        </w:trPr>
        <w:tc>
          <w:tcPr>
            <w:tcW w:w="1646" w:type="dxa"/>
          </w:tcPr>
          <w:p w:rsidR="009D03D4" w:rsidRDefault="006E0FD0" w:rsidP="00D0186A">
            <w:pPr>
              <w:spacing w:before="20" w:after="20"/>
            </w:pPr>
            <w:r>
              <w:t>1.1</w:t>
            </w:r>
          </w:p>
        </w:tc>
        <w:tc>
          <w:tcPr>
            <w:tcW w:w="6289" w:type="dxa"/>
          </w:tcPr>
          <w:p w:rsidR="009D03D4" w:rsidRDefault="00697FDB" w:rsidP="004E47BA">
            <w:pPr>
              <w:spacing w:before="20" w:after="20"/>
            </w:pPr>
            <w:r>
              <w:t xml:space="preserve">Added </w:t>
            </w:r>
            <w:r w:rsidR="004E47BA">
              <w:t>functional requirements with use cases</w:t>
            </w:r>
          </w:p>
        </w:tc>
        <w:tc>
          <w:tcPr>
            <w:tcW w:w="1775" w:type="dxa"/>
          </w:tcPr>
          <w:p w:rsidR="009D03D4" w:rsidRDefault="00697FDB" w:rsidP="00842E95">
            <w:pPr>
              <w:spacing w:before="20" w:after="20"/>
            </w:pPr>
            <w:r>
              <w:t>01</w:t>
            </w:r>
            <w:r w:rsidR="009D03D4">
              <w:t>/</w:t>
            </w:r>
            <w:r>
              <w:t>2</w:t>
            </w:r>
            <w:r w:rsidR="00842E95">
              <w:t>2</w:t>
            </w:r>
            <w:r w:rsidR="009D03D4">
              <w:t>/201</w:t>
            </w:r>
            <w:r>
              <w:t>3</w:t>
            </w:r>
          </w:p>
        </w:tc>
      </w:tr>
      <w:tr w:rsidR="00842E95" w:rsidTr="00D4363E">
        <w:trPr>
          <w:trHeight w:val="215"/>
        </w:trPr>
        <w:tc>
          <w:tcPr>
            <w:tcW w:w="1646" w:type="dxa"/>
          </w:tcPr>
          <w:p w:rsidR="00842E95" w:rsidRDefault="006E0FD0" w:rsidP="006E0FD0">
            <w:pPr>
              <w:spacing w:before="20" w:after="20"/>
            </w:pPr>
            <w:r>
              <w:t>1.2</w:t>
            </w:r>
          </w:p>
        </w:tc>
        <w:tc>
          <w:tcPr>
            <w:tcW w:w="6289" w:type="dxa"/>
          </w:tcPr>
          <w:p w:rsidR="00842E95" w:rsidRDefault="00842E95" w:rsidP="00D0186A">
            <w:pPr>
              <w:spacing w:before="20" w:after="20"/>
            </w:pPr>
            <w:r>
              <w:t>Added system architecture design</w:t>
            </w:r>
          </w:p>
        </w:tc>
        <w:tc>
          <w:tcPr>
            <w:tcW w:w="1775" w:type="dxa"/>
          </w:tcPr>
          <w:p w:rsidR="00842E95" w:rsidRDefault="00842E95" w:rsidP="00D0186A">
            <w:pPr>
              <w:spacing w:before="20" w:after="20"/>
            </w:pPr>
            <w:r>
              <w:t>01/29/2013</w:t>
            </w:r>
          </w:p>
        </w:tc>
      </w:tr>
      <w:tr w:rsidR="009D03D4" w:rsidTr="009D03D4">
        <w:trPr>
          <w:trHeight w:val="349"/>
        </w:trPr>
        <w:tc>
          <w:tcPr>
            <w:tcW w:w="1646" w:type="dxa"/>
          </w:tcPr>
          <w:p w:rsidR="009D03D4" w:rsidRDefault="006E0FD0" w:rsidP="00D0186A">
            <w:pPr>
              <w:spacing w:before="20" w:after="20"/>
            </w:pPr>
            <w:r>
              <w:t>1.3</w:t>
            </w:r>
          </w:p>
        </w:tc>
        <w:tc>
          <w:tcPr>
            <w:tcW w:w="6289" w:type="dxa"/>
          </w:tcPr>
          <w:p w:rsidR="00F01DEA" w:rsidRDefault="00F01DEA" w:rsidP="004A2A69">
            <w:pPr>
              <w:spacing w:before="20" w:after="20"/>
            </w:pPr>
            <w:r>
              <w:t>Updated the use case diagram</w:t>
            </w:r>
            <w:r w:rsidR="00DF7A66">
              <w:t>.</w:t>
            </w:r>
          </w:p>
          <w:p w:rsidR="00FB435F" w:rsidRDefault="00FB435F" w:rsidP="004A2A69">
            <w:pPr>
              <w:spacing w:before="20" w:after="20"/>
            </w:pPr>
            <w:r>
              <w:t xml:space="preserve">Added </w:t>
            </w:r>
            <w:r w:rsidR="00274D67">
              <w:t xml:space="preserve">following new </w:t>
            </w:r>
            <w:r>
              <w:t>use cases</w:t>
            </w:r>
            <w:r w:rsidR="00274D67">
              <w:t>:</w:t>
            </w:r>
          </w:p>
          <w:p w:rsidR="00274D67" w:rsidRDefault="00274D67" w:rsidP="00274D67">
            <w:pPr>
              <w:numPr>
                <w:ilvl w:val="0"/>
                <w:numId w:val="10"/>
              </w:numPr>
              <w:spacing w:before="20" w:after="20"/>
            </w:pPr>
            <w:r>
              <w:t>Mobile view message center</w:t>
            </w:r>
          </w:p>
          <w:p w:rsidR="00274D67" w:rsidRDefault="00274D67" w:rsidP="00274D67">
            <w:pPr>
              <w:numPr>
                <w:ilvl w:val="0"/>
                <w:numId w:val="10"/>
              </w:numPr>
              <w:spacing w:before="20" w:after="20"/>
            </w:pPr>
            <w:r>
              <w:t>Mobile view schedules</w:t>
            </w:r>
          </w:p>
          <w:p w:rsidR="00274D67" w:rsidRDefault="00274D67" w:rsidP="00274D67">
            <w:pPr>
              <w:numPr>
                <w:ilvl w:val="0"/>
                <w:numId w:val="10"/>
              </w:numPr>
              <w:spacing w:before="20" w:after="20"/>
            </w:pPr>
            <w:r>
              <w:t>Mobile view score card</w:t>
            </w:r>
          </w:p>
          <w:p w:rsidR="00FF0DA4" w:rsidRDefault="00274D67" w:rsidP="00274D67">
            <w:pPr>
              <w:numPr>
                <w:ilvl w:val="0"/>
                <w:numId w:val="10"/>
              </w:numPr>
              <w:spacing w:before="20" w:after="20"/>
            </w:pPr>
            <w:r>
              <w:t>Mobile log in</w:t>
            </w:r>
          </w:p>
          <w:p w:rsidR="00274D67" w:rsidRDefault="00274D67" w:rsidP="00274D67">
            <w:pPr>
              <w:numPr>
                <w:ilvl w:val="0"/>
                <w:numId w:val="10"/>
              </w:numPr>
              <w:spacing w:before="20" w:after="20"/>
            </w:pPr>
            <w:r>
              <w:t>Mobile menu option screen</w:t>
            </w:r>
          </w:p>
          <w:p w:rsidR="00274D67" w:rsidRDefault="00274D67" w:rsidP="00274D67">
            <w:pPr>
              <w:numPr>
                <w:ilvl w:val="0"/>
                <w:numId w:val="10"/>
              </w:numPr>
              <w:spacing w:before="20" w:after="20"/>
            </w:pPr>
            <w:r>
              <w:t>Mobile log out</w:t>
            </w:r>
          </w:p>
          <w:p w:rsidR="00485FF9" w:rsidRDefault="00485FF9" w:rsidP="00485FF9">
            <w:pPr>
              <w:spacing w:before="20" w:after="20"/>
            </w:pPr>
            <w:r>
              <w:t>Updated the following use cases:</w:t>
            </w:r>
          </w:p>
          <w:p w:rsidR="00485FF9" w:rsidRDefault="00485FF9" w:rsidP="00485FF9">
            <w:pPr>
              <w:numPr>
                <w:ilvl w:val="0"/>
                <w:numId w:val="11"/>
              </w:numPr>
              <w:spacing w:before="20" w:after="20"/>
            </w:pPr>
            <w:r>
              <w:t>Set objectives to IEP student</w:t>
            </w:r>
          </w:p>
          <w:p w:rsidR="00485FF9" w:rsidRDefault="00485FF9" w:rsidP="00485FF9">
            <w:pPr>
              <w:numPr>
                <w:ilvl w:val="0"/>
                <w:numId w:val="11"/>
              </w:numPr>
              <w:spacing w:before="20" w:after="20"/>
            </w:pPr>
            <w:r>
              <w:t>View IEP student progress</w:t>
            </w:r>
          </w:p>
          <w:p w:rsidR="00485FF9" w:rsidRDefault="00485FF9" w:rsidP="00485FF9">
            <w:pPr>
              <w:numPr>
                <w:ilvl w:val="0"/>
                <w:numId w:val="11"/>
              </w:numPr>
              <w:spacing w:before="20" w:after="20"/>
            </w:pPr>
            <w:r>
              <w:t>Update IEP student progress</w:t>
            </w:r>
          </w:p>
          <w:p w:rsidR="0072100C" w:rsidRDefault="001B47DB" w:rsidP="00485FF9">
            <w:pPr>
              <w:numPr>
                <w:ilvl w:val="0"/>
                <w:numId w:val="11"/>
              </w:numPr>
              <w:spacing w:before="20" w:after="20"/>
            </w:pPr>
            <w:r>
              <w:t>Prospective</w:t>
            </w:r>
            <w:r w:rsidR="0072100C">
              <w:t xml:space="preserve"> students</w:t>
            </w:r>
          </w:p>
          <w:p w:rsidR="0072100C" w:rsidRDefault="0072100C" w:rsidP="00485FF9">
            <w:pPr>
              <w:numPr>
                <w:ilvl w:val="0"/>
                <w:numId w:val="11"/>
              </w:numPr>
              <w:spacing w:before="20" w:after="20"/>
            </w:pPr>
            <w:r>
              <w:t xml:space="preserve">Update </w:t>
            </w:r>
            <w:r w:rsidR="001B47DB">
              <w:t>prospective</w:t>
            </w:r>
            <w:r>
              <w:t xml:space="preserve"> student’s page</w:t>
            </w:r>
          </w:p>
          <w:p w:rsidR="000F0BA6" w:rsidRPr="00360AB8" w:rsidRDefault="000F0BA6" w:rsidP="000F0BA6">
            <w:pPr>
              <w:numPr>
                <w:ilvl w:val="0"/>
                <w:numId w:val="11"/>
              </w:numPr>
              <w:spacing w:before="20" w:after="20"/>
            </w:pPr>
            <w:r w:rsidRPr="00360AB8">
              <w:t>Create Class and schedules</w:t>
            </w:r>
          </w:p>
          <w:p w:rsidR="000F0BA6" w:rsidRPr="00360AB8" w:rsidRDefault="000F0BA6" w:rsidP="000F0BA6">
            <w:pPr>
              <w:numPr>
                <w:ilvl w:val="0"/>
                <w:numId w:val="11"/>
              </w:numPr>
              <w:spacing w:before="20" w:after="20"/>
            </w:pPr>
            <w:r w:rsidRPr="00360AB8">
              <w:t>Enroll new students</w:t>
            </w:r>
          </w:p>
          <w:p w:rsidR="00FC1DF5" w:rsidRPr="00360AB8" w:rsidRDefault="001464BC" w:rsidP="000F0BA6">
            <w:pPr>
              <w:numPr>
                <w:ilvl w:val="0"/>
                <w:numId w:val="11"/>
              </w:numPr>
              <w:spacing w:before="20" w:after="20"/>
            </w:pPr>
            <w:r>
              <w:t xml:space="preserve">Handle </w:t>
            </w:r>
            <w:r w:rsidR="00FC1DF5" w:rsidRPr="00360AB8">
              <w:t>State report</w:t>
            </w:r>
          </w:p>
          <w:p w:rsidR="00F83F51" w:rsidRDefault="00F83F51" w:rsidP="00F83F51">
            <w:pPr>
              <w:spacing w:before="20" w:after="20"/>
            </w:pPr>
            <w:r>
              <w:t>Updated system architecture design diagram for mobile web.</w:t>
            </w:r>
          </w:p>
          <w:p w:rsidR="00F83F51" w:rsidRDefault="00F83F51" w:rsidP="00F83F51">
            <w:pPr>
              <w:spacing w:before="20" w:after="20"/>
            </w:pPr>
            <w:r>
              <w:t>Updated sequence diagram for bean load process.</w:t>
            </w:r>
          </w:p>
          <w:p w:rsidR="004F1024" w:rsidRDefault="004F1024" w:rsidP="00F83F51">
            <w:pPr>
              <w:spacing w:before="20" w:after="20"/>
            </w:pPr>
            <w:r>
              <w:t>Updated Presentation tier for Mobile Web Architecture</w:t>
            </w:r>
            <w:r w:rsidR="002955EC">
              <w:t>.</w:t>
            </w:r>
          </w:p>
          <w:p w:rsidR="002955EC" w:rsidRDefault="002955EC" w:rsidP="00F83F51">
            <w:pPr>
              <w:spacing w:before="20" w:after="20"/>
            </w:pPr>
            <w:r>
              <w:t>Updated Business Object tier for bean load process.</w:t>
            </w:r>
          </w:p>
          <w:p w:rsidR="00F83F51" w:rsidRDefault="002955EC" w:rsidP="005B590B">
            <w:pPr>
              <w:spacing w:before="20" w:after="20"/>
            </w:pPr>
            <w:r>
              <w:t>Updated Security for SSL needs.</w:t>
            </w:r>
          </w:p>
          <w:p w:rsidR="008533A2" w:rsidRDefault="008533A2" w:rsidP="005B590B">
            <w:pPr>
              <w:spacing w:before="20" w:after="20"/>
            </w:pPr>
            <w:r>
              <w:t>Added Database schema design</w:t>
            </w:r>
          </w:p>
        </w:tc>
        <w:tc>
          <w:tcPr>
            <w:tcW w:w="1775" w:type="dxa"/>
          </w:tcPr>
          <w:p w:rsidR="009D03D4" w:rsidRDefault="00D4363E" w:rsidP="00D4363E">
            <w:pPr>
              <w:spacing w:before="20" w:after="20"/>
            </w:pPr>
            <w:r>
              <w:t>0</w:t>
            </w:r>
            <w:r w:rsidR="009D03D4">
              <w:t>2/</w:t>
            </w:r>
            <w:r>
              <w:t>05</w:t>
            </w:r>
            <w:r w:rsidR="009D03D4">
              <w:t>/201</w:t>
            </w:r>
            <w:r>
              <w:t>3</w:t>
            </w:r>
          </w:p>
        </w:tc>
      </w:tr>
      <w:tr w:rsidR="000A6073" w:rsidTr="009D03D4">
        <w:trPr>
          <w:trHeight w:val="349"/>
        </w:trPr>
        <w:tc>
          <w:tcPr>
            <w:tcW w:w="1646" w:type="dxa"/>
          </w:tcPr>
          <w:p w:rsidR="000A6073" w:rsidRDefault="000A6073" w:rsidP="00D0186A">
            <w:pPr>
              <w:spacing w:before="20" w:after="20"/>
            </w:pPr>
            <w:r>
              <w:t>1.4</w:t>
            </w:r>
          </w:p>
        </w:tc>
        <w:tc>
          <w:tcPr>
            <w:tcW w:w="6289" w:type="dxa"/>
          </w:tcPr>
          <w:p w:rsidR="000A6073" w:rsidRDefault="000A6073" w:rsidP="000A6073">
            <w:pPr>
              <w:spacing w:before="20" w:after="20"/>
            </w:pPr>
            <w:r>
              <w:t>Made following changes to the database schema:</w:t>
            </w:r>
          </w:p>
          <w:p w:rsidR="000A6073" w:rsidRDefault="000A6073" w:rsidP="000A6073">
            <w:pPr>
              <w:pStyle w:val="ListParagraph"/>
              <w:numPr>
                <w:ilvl w:val="0"/>
                <w:numId w:val="12"/>
              </w:numPr>
              <w:spacing w:before="20" w:after="20"/>
            </w:pPr>
            <w:r>
              <w:t>Updated table and column names to follow consistent naming conventions and used the camel case for both entities and attributes.</w:t>
            </w:r>
          </w:p>
          <w:p w:rsidR="000A6073" w:rsidRDefault="000A6073" w:rsidP="000A6073">
            <w:pPr>
              <w:pStyle w:val="ListParagraph"/>
              <w:numPr>
                <w:ilvl w:val="0"/>
                <w:numId w:val="12"/>
              </w:numPr>
              <w:spacing w:before="20" w:after="20"/>
            </w:pPr>
            <w:r>
              <w:t xml:space="preserve">Renamed </w:t>
            </w:r>
            <w:proofErr w:type="spellStart"/>
            <w:r>
              <w:t>StudentEnrollment</w:t>
            </w:r>
            <w:proofErr w:type="spellEnd"/>
            <w:r>
              <w:t xml:space="preserve"> to </w:t>
            </w:r>
            <w:proofErr w:type="spellStart"/>
            <w:r>
              <w:t>StudentGradeLevel</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column form </w:t>
            </w:r>
            <w:proofErr w:type="spellStart"/>
            <w:r>
              <w:t>StudentGrade</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StudentGrade</w:t>
            </w:r>
            <w:proofErr w:type="spellEnd"/>
            <w:r>
              <w:t xml:space="preserve"> to </w:t>
            </w:r>
            <w:proofErr w:type="spellStart"/>
            <w:r>
              <w:t>StudentScoreCard</w:t>
            </w:r>
            <w:proofErr w:type="spellEnd"/>
            <w:r>
              <w:t>.</w:t>
            </w:r>
          </w:p>
          <w:p w:rsidR="000A6073" w:rsidRDefault="000A6073" w:rsidP="000A6073">
            <w:pPr>
              <w:pStyle w:val="ListParagraph"/>
              <w:numPr>
                <w:ilvl w:val="0"/>
                <w:numId w:val="12"/>
              </w:numPr>
              <w:spacing w:before="20" w:after="20"/>
            </w:pPr>
            <w:r>
              <w:t xml:space="preserve">Removed </w:t>
            </w:r>
            <w:proofErr w:type="spellStart"/>
            <w:r>
              <w:t>GradeLevelSubjects</w:t>
            </w:r>
            <w:proofErr w:type="spellEnd"/>
            <w:r>
              <w:t xml:space="preserve"> table, this table is no longer </w:t>
            </w:r>
            <w:r>
              <w:lastRenderedPageBreak/>
              <w:t>needed.</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SchedulesTeacherAssignment</w:t>
            </w:r>
            <w:proofErr w:type="spellEnd"/>
            <w:r>
              <w:t xml:space="preserve"> table.</w:t>
            </w:r>
          </w:p>
          <w:p w:rsidR="000A6073" w:rsidRDefault="000A6073" w:rsidP="000A6073">
            <w:pPr>
              <w:pStyle w:val="ListParagraph"/>
              <w:numPr>
                <w:ilvl w:val="0"/>
                <w:numId w:val="12"/>
              </w:numPr>
              <w:spacing w:before="20" w:after="20"/>
            </w:pPr>
            <w:r>
              <w:t xml:space="preserve">Renamed </w:t>
            </w:r>
            <w:proofErr w:type="spellStart"/>
            <w:r>
              <w:t>SchedulesTeacherAssignment</w:t>
            </w:r>
            <w:proofErr w:type="spellEnd"/>
            <w:r>
              <w:t xml:space="preserve"> to </w:t>
            </w:r>
            <w:proofErr w:type="spellStart"/>
            <w:r>
              <w:t>SubjectSchedule</w:t>
            </w:r>
            <w:proofErr w:type="spellEnd"/>
            <w:r>
              <w:t>.</w:t>
            </w:r>
          </w:p>
          <w:p w:rsidR="000A6073" w:rsidRDefault="000A6073" w:rsidP="000A6073">
            <w:pPr>
              <w:pStyle w:val="ListParagraph"/>
              <w:numPr>
                <w:ilvl w:val="0"/>
                <w:numId w:val="12"/>
              </w:numPr>
              <w:spacing w:before="20" w:after="20"/>
            </w:pPr>
            <w:r>
              <w:t xml:space="preserve">Added new </w:t>
            </w:r>
            <w:proofErr w:type="spellStart"/>
            <w:r>
              <w:t>StudentSubjectSchedule</w:t>
            </w:r>
            <w:proofErr w:type="spellEnd"/>
            <w:r>
              <w:t xml:space="preserve"> table.</w:t>
            </w:r>
          </w:p>
          <w:p w:rsidR="000A6073" w:rsidRDefault="000A6073" w:rsidP="000A6073">
            <w:pPr>
              <w:pStyle w:val="ListParagraph"/>
              <w:numPr>
                <w:ilvl w:val="0"/>
                <w:numId w:val="12"/>
              </w:numPr>
              <w:spacing w:before="20" w:after="20"/>
            </w:pPr>
            <w:r>
              <w:t xml:space="preserve">Removed </w:t>
            </w:r>
            <w:proofErr w:type="spellStart"/>
            <w:r>
              <w:t>GradeLevelId</w:t>
            </w:r>
            <w:proofErr w:type="spellEnd"/>
            <w:r>
              <w:t xml:space="preserve"> from </w:t>
            </w:r>
            <w:proofErr w:type="spellStart"/>
            <w:r>
              <w:t>AttendanceTracking</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GoalTitle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GoalDescription</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StartDate</w:t>
            </w:r>
            <w:proofErr w:type="spellEnd"/>
            <w:r>
              <w:t xml:space="preserve"> column to the </w:t>
            </w:r>
            <w:proofErr w:type="spellStart"/>
            <w:r>
              <w:t>IepGoals</w:t>
            </w:r>
            <w:proofErr w:type="spellEnd"/>
            <w:r>
              <w:t xml:space="preserve"> table.</w:t>
            </w:r>
          </w:p>
          <w:p w:rsidR="000A6073" w:rsidRDefault="000A6073" w:rsidP="000A6073">
            <w:pPr>
              <w:pStyle w:val="ListParagraph"/>
              <w:numPr>
                <w:ilvl w:val="0"/>
                <w:numId w:val="12"/>
              </w:numPr>
              <w:spacing w:before="20" w:after="20"/>
            </w:pPr>
            <w:r>
              <w:t xml:space="preserve">Added </w:t>
            </w:r>
            <w:proofErr w:type="spellStart"/>
            <w:r>
              <w:t>EndDate</w:t>
            </w:r>
            <w:proofErr w:type="spellEnd"/>
            <w:r>
              <w:t xml:space="preserve"> column to the </w:t>
            </w:r>
            <w:proofErr w:type="spellStart"/>
            <w:r>
              <w:t>IepGoals</w:t>
            </w:r>
            <w:proofErr w:type="spellEnd"/>
            <w:r>
              <w:t xml:space="preserve"> table.</w:t>
            </w:r>
          </w:p>
          <w:p w:rsidR="000A6073" w:rsidRDefault="000A6073" w:rsidP="000A6073">
            <w:pPr>
              <w:spacing w:before="20" w:after="20"/>
            </w:pPr>
            <w:r>
              <w:t>Renamed User table to Users.</w:t>
            </w:r>
          </w:p>
          <w:p w:rsidR="001464BC" w:rsidRDefault="001464BC" w:rsidP="001464BC">
            <w:pPr>
              <w:spacing w:before="20" w:after="20"/>
            </w:pPr>
            <w:r>
              <w:t>Priority for mobile Use cases are changed to Conditional</w:t>
            </w:r>
          </w:p>
        </w:tc>
        <w:tc>
          <w:tcPr>
            <w:tcW w:w="1775" w:type="dxa"/>
          </w:tcPr>
          <w:p w:rsidR="000A6073" w:rsidRDefault="000A6073" w:rsidP="00D4363E">
            <w:pPr>
              <w:spacing w:before="20" w:after="20"/>
            </w:pPr>
            <w:r>
              <w:lastRenderedPageBreak/>
              <w:t>02/11/2012</w:t>
            </w:r>
          </w:p>
        </w:tc>
      </w:tr>
      <w:tr w:rsidR="00425F65" w:rsidTr="009D03D4">
        <w:trPr>
          <w:trHeight w:val="349"/>
        </w:trPr>
        <w:tc>
          <w:tcPr>
            <w:tcW w:w="1646" w:type="dxa"/>
          </w:tcPr>
          <w:p w:rsidR="00425F65" w:rsidRDefault="00425F65" w:rsidP="00D0186A">
            <w:pPr>
              <w:spacing w:before="20" w:after="20"/>
            </w:pPr>
            <w:r>
              <w:lastRenderedPageBreak/>
              <w:t>1.5</w:t>
            </w:r>
          </w:p>
        </w:tc>
        <w:tc>
          <w:tcPr>
            <w:tcW w:w="6289" w:type="dxa"/>
          </w:tcPr>
          <w:p w:rsidR="00425F65" w:rsidRDefault="00AB3908" w:rsidP="00AB3908">
            <w:pPr>
              <w:spacing w:before="20" w:after="20"/>
            </w:pPr>
            <w:r>
              <w:t>Allocate assignment (in teacher module) and cafeteria provision (in student module) is removed in the proposal section.</w:t>
            </w:r>
          </w:p>
        </w:tc>
        <w:tc>
          <w:tcPr>
            <w:tcW w:w="1775" w:type="dxa"/>
          </w:tcPr>
          <w:p w:rsidR="00425F65" w:rsidRDefault="00425F65" w:rsidP="00D4363E">
            <w:pPr>
              <w:spacing w:before="20" w:after="20"/>
            </w:pPr>
            <w:r>
              <w:t>02/18/2013</w:t>
            </w:r>
          </w:p>
        </w:tc>
      </w:tr>
      <w:tr w:rsidR="00B8000E" w:rsidTr="009D03D4">
        <w:trPr>
          <w:trHeight w:val="349"/>
          <w:ins w:id="3" w:author="Veekija" w:date="2013-04-22T17:43:00Z"/>
        </w:trPr>
        <w:tc>
          <w:tcPr>
            <w:tcW w:w="1646" w:type="dxa"/>
          </w:tcPr>
          <w:p w:rsidR="00B8000E" w:rsidRDefault="00B8000E" w:rsidP="00D0186A">
            <w:pPr>
              <w:spacing w:before="20" w:after="20"/>
              <w:rPr>
                <w:ins w:id="4" w:author="Veekija" w:date="2013-04-22T17:43:00Z"/>
              </w:rPr>
            </w:pPr>
            <w:ins w:id="5" w:author="Veekija" w:date="2013-04-22T17:43:00Z">
              <w:r>
                <w:t>1.6</w:t>
              </w:r>
            </w:ins>
          </w:p>
        </w:tc>
        <w:tc>
          <w:tcPr>
            <w:tcW w:w="6289" w:type="dxa"/>
          </w:tcPr>
          <w:p w:rsidR="00B8000E" w:rsidRDefault="00B8000E" w:rsidP="00AB3908">
            <w:pPr>
              <w:spacing w:before="20" w:after="20"/>
              <w:rPr>
                <w:ins w:id="6" w:author="Veekija" w:date="2013-04-22T17:43:00Z"/>
              </w:rPr>
            </w:pPr>
            <w:ins w:id="7" w:author="Veekija" w:date="2013-04-22T17:43:00Z">
              <w:r>
                <w:t>System Documentation updated</w:t>
              </w:r>
            </w:ins>
          </w:p>
        </w:tc>
        <w:tc>
          <w:tcPr>
            <w:tcW w:w="1775" w:type="dxa"/>
          </w:tcPr>
          <w:p w:rsidR="00B8000E" w:rsidRDefault="00B8000E" w:rsidP="00D4363E">
            <w:pPr>
              <w:spacing w:before="20" w:after="20"/>
              <w:rPr>
                <w:ins w:id="8" w:author="Veekija" w:date="2013-04-22T17:43:00Z"/>
              </w:rPr>
            </w:pPr>
            <w:ins w:id="9" w:author="Veekija" w:date="2013-04-22T17:43:00Z">
              <w:r>
                <w:t>04/22/2013</w:t>
              </w:r>
            </w:ins>
          </w:p>
        </w:tc>
      </w:tr>
    </w:tbl>
    <w:p w:rsidR="009D03D4" w:rsidRDefault="009D03D4" w:rsidP="009D03D4"/>
    <w:p w:rsidR="0064245C" w:rsidRDefault="0064245C">
      <w:pPr>
        <w:rPr>
          <w:rFonts w:ascii="Cambria" w:hAnsi="Cambria"/>
          <w:b/>
          <w:bCs/>
          <w:color w:val="1F497D"/>
          <w:sz w:val="36"/>
          <w:szCs w:val="28"/>
        </w:rPr>
      </w:pPr>
      <w:r>
        <w:br w:type="page"/>
      </w:r>
    </w:p>
    <w:p w:rsidR="0064245C" w:rsidRDefault="0064245C" w:rsidP="006A6D24">
      <w:pPr>
        <w:pStyle w:val="Heading1"/>
      </w:pPr>
      <w:bookmarkStart w:id="10" w:name="_Toc354848744"/>
      <w:r>
        <w:t>Purpose</w:t>
      </w:r>
      <w:bookmarkEnd w:id="10"/>
    </w:p>
    <w:p w:rsidR="0064245C" w:rsidRDefault="0064245C" w:rsidP="006A6D24">
      <w:pPr>
        <w:pStyle w:val="Heading2"/>
      </w:pPr>
      <w:bookmarkStart w:id="11" w:name="_Toc354848745"/>
      <w:r>
        <w:t>Introduction</w:t>
      </w:r>
      <w:bookmarkEnd w:id="11"/>
    </w:p>
    <w:p w:rsidR="0064245C" w:rsidRDefault="0064245C" w:rsidP="009F55E6">
      <w:pPr>
        <w:spacing w:line="480" w:lineRule="auto"/>
        <w:ind w:firstLine="720"/>
        <w:jc w:val="both"/>
        <w:rPr>
          <w:color w:val="000000"/>
        </w:rPr>
      </w:pPr>
    </w:p>
    <w:p w:rsidR="0064245C" w:rsidRPr="002B2799" w:rsidRDefault="0064245C" w:rsidP="009F55E6">
      <w:pPr>
        <w:spacing w:line="480" w:lineRule="auto"/>
        <w:ind w:firstLine="720"/>
        <w:jc w:val="both"/>
        <w:rPr>
          <w:color w:val="000000"/>
        </w:rPr>
      </w:pPr>
      <w:r w:rsidRPr="002B2799">
        <w:rPr>
          <w:color w:val="000000"/>
        </w:rPr>
        <w:t>The main intent of SIS application is to provide a solution to automate the schools day to day functions such as: student admission, student enrollment, and student grade management</w:t>
      </w:r>
      <w:r w:rsidRPr="002B2799">
        <w:t>.</w:t>
      </w:r>
      <w:r w:rsidRPr="002B2799">
        <w:rPr>
          <w:color w:val="000000"/>
        </w:rPr>
        <w:t xml:space="preserve"> At the same time providing a system to accurately store and manage all student information which would allow generating accurate reports required by the state such as PSIS. SIS creates a collaborative environment for parents, teachers and students to work together to improve the student performance.   The primary beneficiaries of this application are teachers, students, parents, and administrative staff members. The features/functions of SIS would divide into multiple modules to target different users of the system, which includes a student admission workflow process, special education management (IEP), teachers’ portal, parent/student portal, report module, user and role management. SIS enables each user login with secured credentials registered with the application and allows access to the functionality designated to only that user role.</w:t>
      </w:r>
    </w:p>
    <w:p w:rsidR="0064245C" w:rsidRPr="002B2799" w:rsidRDefault="0064245C" w:rsidP="009F55E6">
      <w:pPr>
        <w:spacing w:line="480" w:lineRule="auto"/>
        <w:ind w:firstLine="720"/>
        <w:jc w:val="both"/>
        <w:rPr>
          <w:color w:val="000000"/>
        </w:rPr>
      </w:pPr>
      <w:r w:rsidRPr="002B2799">
        <w:rPr>
          <w:color w:val="000000"/>
        </w:rPr>
        <w:t xml:space="preserve">Admin workflow process provides an automated streamlined approach to manage student admission process. This workflow process will be triggered by the system either by submitting on-line application forms through SIS web application by parents or by entering student information based on the submitted hard copy of the application. SIS application controls the workflow by moving into various steps after an appropriate review and approvals. In each step of the workflow, system assigns a unique status to track the life of the workflow uniquely. The various statuses of the workflow include: Application Submitted, Application Review In-progress, In-person Interview Requested, In-person </w:t>
      </w:r>
      <w:r w:rsidRPr="002B2799">
        <w:rPr>
          <w:color w:val="000000"/>
        </w:rPr>
        <w:lastRenderedPageBreak/>
        <w:t>Interview Completed and Admission Granted. Along with admissions and enrollment, admin users can manage staff and courses.</w:t>
      </w:r>
    </w:p>
    <w:p w:rsidR="0064245C" w:rsidRPr="002B2799" w:rsidRDefault="0064245C" w:rsidP="009F55E6">
      <w:pPr>
        <w:spacing w:line="480" w:lineRule="auto"/>
        <w:ind w:firstLine="720"/>
        <w:jc w:val="both"/>
        <w:rPr>
          <w:color w:val="000000"/>
        </w:rPr>
      </w:pPr>
      <w:r w:rsidRPr="002B2799">
        <w:rPr>
          <w:color w:val="000000"/>
        </w:rPr>
        <w:t xml:space="preserve">Individualized Education Plan (IEP) allows schools to store information regarding the students with special education needs. The access to IEP is restricted to strictly authorized users only because of the sensitivity of the data. Essentially, it is used by the special education teachers, school psychologists, IEP coordinators, to enter individualized education plans for students with disabilities. This module would allow users to store files, recordings and videos. For instance, the school psychologist worked with the special education student on some goals or objectives. Using the </w:t>
      </w:r>
      <w:proofErr w:type="spellStart"/>
      <w:r w:rsidRPr="002B2799">
        <w:rPr>
          <w:color w:val="000000"/>
        </w:rPr>
        <w:t>iPad</w:t>
      </w:r>
      <w:proofErr w:type="spellEnd"/>
      <w:r w:rsidRPr="002B2799">
        <w:rPr>
          <w:color w:val="000000"/>
        </w:rPr>
        <w:t xml:space="preserve"> or any other device, the school psychologist recorded the session. The school psychologist uploads the video to the web server so that the file is accessible to all the “team” working with the student. The video can be used by the team to discuss new objectives or observations based on the student’s behavior.</w:t>
      </w:r>
    </w:p>
    <w:p w:rsidR="0064245C" w:rsidRPr="002B2799" w:rsidRDefault="0064245C" w:rsidP="009F55E6">
      <w:pPr>
        <w:spacing w:line="480" w:lineRule="auto"/>
        <w:ind w:firstLine="720"/>
        <w:jc w:val="both"/>
      </w:pPr>
      <w:r w:rsidRPr="002B2799">
        <w:t xml:space="preserve">Teacher portal module would be mainly used by teachers to perform their day to day activities effectively. </w:t>
      </w:r>
      <w:r w:rsidRPr="006E764E">
        <w:t>.</w:t>
      </w:r>
      <w:r w:rsidRPr="002B2799">
        <w:t xml:space="preserve"> This portal also provides an ability to manage the attendance and grades for all students. In addition to this, it allows teachers to collaborate and communicate effectively with students and parents by sending messages or real time feedback on student’s performance. </w:t>
      </w:r>
    </w:p>
    <w:p w:rsidR="0064245C" w:rsidRPr="002B2799" w:rsidRDefault="0064245C" w:rsidP="009F55E6">
      <w:pPr>
        <w:spacing w:line="480" w:lineRule="auto"/>
        <w:ind w:firstLine="720"/>
        <w:jc w:val="both"/>
      </w:pPr>
      <w:r w:rsidRPr="002B2799">
        <w:t>Student/parent portal module is mainly intended for students/parents. Using this portal, students/parents would be able to view the grades, attendance status, and feedback/comments from the teachers and can effectively collaborate and communicate with teachers by sending messages or inquiries. User/Role management process would allow administrative users to create various roles and users to secure the application’s functionality from un-authorized users.</w:t>
      </w:r>
    </w:p>
    <w:p w:rsidR="0064245C" w:rsidRPr="002B2799" w:rsidRDefault="0064245C" w:rsidP="009F55E6">
      <w:pPr>
        <w:spacing w:line="480" w:lineRule="auto"/>
        <w:ind w:firstLine="720"/>
        <w:jc w:val="both"/>
        <w:rPr>
          <w:color w:val="000000"/>
        </w:rPr>
      </w:pPr>
      <w:r w:rsidRPr="002B2799">
        <w:rPr>
          <w:color w:val="000000"/>
        </w:rPr>
        <w:t xml:space="preserve">Report modules would provide administrative users and educational departments to generate various reports by selecting various criteria. Users would be able to accurately generate student </w:t>
      </w:r>
      <w:r w:rsidRPr="002B2799">
        <w:rPr>
          <w:color w:val="000000"/>
        </w:rPr>
        <w:lastRenderedPageBreak/>
        <w:t>information required by the state such as PSIS (Public School Information Systems).  Users would be able to generate the reports either in web page or in excel sheet.</w:t>
      </w:r>
    </w:p>
    <w:p w:rsidR="0064245C" w:rsidRDefault="0064245C" w:rsidP="002B2799">
      <w:pPr>
        <w:pStyle w:val="Heading2"/>
        <w:spacing w:line="360" w:lineRule="auto"/>
      </w:pPr>
      <w:bookmarkStart w:id="12" w:name="_Toc354848746"/>
      <w:r>
        <w:t>Overview</w:t>
      </w:r>
      <w:bookmarkEnd w:id="12"/>
    </w:p>
    <w:p w:rsidR="0064245C" w:rsidRDefault="0064245C" w:rsidP="002B2799">
      <w:pPr>
        <w:spacing w:line="360" w:lineRule="auto"/>
        <w:ind w:firstLine="576"/>
        <w:jc w:val="both"/>
      </w:pPr>
      <w:r>
        <w:t xml:space="preserve">There are four categories of users of the system: Administrative user, the parent/student user, teacher user and the public user.  These users and the action each of them can perform on the system are listed in the use case diagram below. </w:t>
      </w:r>
    </w:p>
    <w:p w:rsidR="0064245C" w:rsidRDefault="0064245C" w:rsidP="002B2799">
      <w:pPr>
        <w:spacing w:line="360" w:lineRule="auto"/>
      </w:pPr>
    </w:p>
    <w:p w:rsidR="0064245C" w:rsidRDefault="00C34508" w:rsidP="00456DC1">
      <w:r>
        <w:rPr>
          <w:noProof/>
        </w:rPr>
      </w:r>
      <w:r>
        <w:rPr>
          <w:noProof/>
        </w:rPr>
        <w:pict>
          <v:group id="Canvas 50" o:spid="_x0000_s1026" editas="canvas" style="width:486pt;height:673.5pt;mso-position-horizontal-relative:char;mso-position-vertical-relative:line" coordorigin="1455,1440" coordsize="9720,13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55;top:1440;width:9720;height:13470;visibility:visible">
              <v:fill o:detectmouseclick="t"/>
              <v:path o:connecttype="none"/>
            </v:shape>
            <v:group id="Group 4" o:spid="_x0000_s1028" style="position:absolute;left:6645;top:13005;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oval id="Oval 5" o:spid="_x0000_s1029"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cp78A&#10;AADaAAAADwAAAGRycy9kb3ducmV2LnhtbESPzQrCMBCE74LvEFbwpqkFRatRRFDEg+LPAyzN2hab&#10;TW2i1rc3guBxmJlvmNmiMaV4Uu0KywoG/QgEcWp1wZmCy3ndG4NwHlljaZkUvMnBYt5uzTDR9sVH&#10;ep58JgKEXYIKcu+rREqX5mTQ9W1FHLyrrQ36IOtM6hpfAW5KGUfRSBosOCzkWNEqp/R2ehgFNHrH&#10;h2hzvA53k+Zx359Xl1IXSnU7zXIKwlPj/+Ffe6s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pynvwAAANoAAAAPAAAAAAAAAAAAAAAAAJgCAABkcnMvZG93bnJl&#10;di54bWxQSwUGAAAAAAQABAD1AAAAhAMAAAAA&#10;" fillcolor="#92d050"/>
              <v:shapetype id="_x0000_t32" coordsize="21600,21600" o:spt="32" o:oned="t" path="m,l21600,21600e" filled="f">
                <v:path arrowok="t" fillok="f" o:connecttype="none"/>
                <o:lock v:ext="edit" shapetype="t"/>
              </v:shapetype>
              <v:shape id="AutoShape 6" o:spid="_x0000_s1030"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us6MQAAADaAAAADwAAAGRycy9kb3ducmV2LnhtbESPT2sCMRTE74V+h/AEL0WzWhT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W6zoxAAAANoAAAAPAAAAAAAAAAAA&#10;AAAAAKECAABkcnMvZG93bnJldi54bWxQSwUGAAAAAAQABAD5AAAAkgMAAAAA&#10;"/>
              <v:shape id="AutoShape 7" o:spid="_x0000_s1031"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0GIsIAAADaAAAADwAAAGRycy9kb3ducmV2LnhtbESPQYvCMBSE7wv+h/CEvSyaVmSRahQR&#10;BPGwsNqDx0fybIvNS01i7f77zYKwx2FmvmFWm8G2oicfGscK8mkGglg703CloDzvJwsQISIbbB2T&#10;gh8KsFmP3lZYGPfkb+pPsRIJwqFABXWMXSFl0DVZDFPXESfv6rzFmKSvpPH4THDbylmWfUqLDaeF&#10;Gjva1aRvp4dV0BzLr7L/uEevF8f84vNwvrRaqffxsF2CiDTE//CrfTAK5vB3Jd0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0GIsIAAADaAAAADwAAAAAAAAAAAAAA&#10;AAChAgAAZHJzL2Rvd25yZXYueG1sUEsFBgAAAAAEAAQA+QAAAJADAAAAAA==&#10;"/>
              <v:shape id="AutoShape 8" o:spid="_x0000_s1032"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9" o:spid="_x0000_s1033"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PcMMAAADaAAAADwAAAGRycy9kb3ducmV2LnhtbESPQWsCMRSE7wX/Q3hCL0WzFpSyGmUt&#10;CLXgQa335+a5CW5e1k3U7b83hYLHYWa+YWaLztXiRm2wnhWMhhkI4tJry5WCn/1q8AEiRGSNtWdS&#10;8EsBFvPeywxz7e+8pdsuViJBOOSowMTY5FKG0pDDMPQNcfJOvnUYk2wrqVu8J7ir5XuWTaRDy2nB&#10;YEOfhsrz7uoUbNajZXE0dv29vdjNeFXU1+rtoNRrvyumICJ18Rn+b39pBRP4u5Ju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sD3DDAAAA2gAAAA8AAAAAAAAAAAAA&#10;AAAAoQIAAGRycy9kb3ducmV2LnhtbFBLBQYAAAAABAAEAPkAAACRAwAAAAA=&#10;"/>
            </v:group>
            <v:group id="Group 10" o:spid="_x0000_s1034" style="position:absolute;left:5402;top:5364;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1" o:spid="_x0000_s1035"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BmsAA&#10;AADaAAAADwAAAGRycy9kb3ducmV2LnhtbERPzWrCQBC+C77DMoIXqRurqERXkVKt2JPaBxiyY5I2&#10;O5tmR41v3z0IPX58/8t16yp1oyaUng2Mhgko4szbknMDX+ftyxxUEGSLlWcy8KAA61W3s8TU+jsf&#10;6XaSXMUQDikaKETqVOuQFeQwDH1NHLmLbxxKhE2ubYP3GO4q/ZokU+2w5NhQYE1vBWU/p6sz8D7Q&#10;l+9ft/s4Ts5WPrPxYSCzgzH9XrtZgBJq5V/8dO+tgbg1Xok3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QBmsAAAADaAAAADwAAAAAAAAAAAAAAAACYAgAAZHJzL2Rvd25y&#10;ZXYueG1sUEsFBgAAAAAEAAQA9QAAAIUDAAAAAA==&#10;" fillcolor="#c00000"/>
              <v:shape id="AutoShape 12" o:spid="_x0000_s1036"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3" o:spid="_x0000_s1037"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14" o:spid="_x0000_s1038"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15" o:spid="_x0000_s1039"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group>
            <v:group id="Group 16" o:spid="_x0000_s1040" style="position:absolute;left:6736;top:6900;width:405;height:959" coordorigin="2940,8221" coordsize="405,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17" o:spid="_x0000_s1041" style="position:absolute;left:2955;top:8221;width:299;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zNl74A&#10;AADbAAAADwAAAGRycy9kb3ducmV2LnhtbESPzQrCMAzH74LvUCJ4006ZItMqIgg7iDD1AeIat+Ga&#10;jrXqfHsrCN4S8sv/Y7XpTC2e1LrKsoLJOAJBnFtdcaHgct6PFiCcR9ZYWyYFb3KwWfd7K0y0fXFG&#10;z5MvRBBhl6CC0vsmkdLlJRl0Y9sQh9vNtgZ9WNtC6hZfQdzUchpFc2mw4uBQYkO7kvL76WEUXB9x&#10;laWzS5ouDrM84PEx21mlhoNuuwThqfN/+Ped6hA/hm+XMI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MzZe+AAAA2wAAAA8AAAAAAAAAAAAAAAAAmAIAAGRycy9kb3ducmV2&#10;LnhtbFBLBQYAAAAABAAEAPUAAACDAwAAAAA=&#10;" fillcolor="#548dd4"/>
              <v:shape id="AutoShape 18" o:spid="_x0000_s1042" type="#_x0000_t32" style="position:absolute;left:3120;top:8505;width:2;height:4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pJcIAAADbAAAADwAAAGRycy9kb3ducmV2LnhtbERPTWsCMRC9F/wPYQQvpWYVlLIaZVsQ&#10;quBBbe/jZroJ3Uy2m6jrvzeC4G0e73Pmy87V4kxtsJ4VjIYZCOLSa8uVgu/D6u0dRIjIGmvPpOBK&#10;AZaL3sscc+0vvKPzPlYihXDIUYGJscmlDKUhh2HoG+LE/frWYUywraRu8ZLCXS3HWTaVDi2nBoMN&#10;fRoq//Ynp2C7Hn0UR2PXm92/3U5WRX2qXn+UGvS7YgYiUhef4of7S6f5E7j/kg6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pJcIAAADbAAAADwAAAAAAAAAAAAAA&#10;AAChAgAAZHJzL2Rvd25yZXYueG1sUEsFBgAAAAAEAAQA+QAAAJADAAAAAA==&#10;"/>
              <v:shape id="AutoShape 19" o:spid="_x0000_s1043" type="#_x0000_t32" style="position:absolute;left:3030;top:8925;width:92;height:2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gHucAAAADbAAAADwAAAGRycy9kb3ducmV2LnhtbERPTYvCMBC9L/gfwgheFk3rQaQaRQRh&#10;8SCs9uBxSMa22ExqEmv335uFhb3N433OejvYVvTkQ+NYQT7LQBBrZxquFJSXw3QJIkRkg61jUvBD&#10;Abab0ccaC+Ne/E39OVYihXAoUEEdY1dIGXRNFsPMdcSJuzlvMSboK2k8vlK4beU8yxbSYsOpocaO&#10;9jXp+/lpFTTH8lT2n4/o9fKYX30eLtdWKzUZD7sViEhD/Bf/ub9Mmr+A31/SAXLz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oB7nAAAAA2wAAAA8AAAAAAAAAAAAAAAAA&#10;oQIAAGRycy9kb3ducmV2LnhtbFBLBQYAAAAABAAEAPkAAACOAwAAAAA=&#10;"/>
              <v:shape id="AutoShape 20" o:spid="_x0000_s1044" type="#_x0000_t32" style="position:absolute;left:3120;top:8925;width:134;height: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21" o:spid="_x0000_s1045" type="#_x0000_t32" style="position:absolute;left:2940;top:8670;width:40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v:oval id="Oval 22" o:spid="_x0000_s1046" style="position:absolute;left:1455;top:1492;width:2655;height:8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style="mso-next-textbox:#Oval 22">
                <w:txbxContent>
                  <w:p w:rsidR="00C34508" w:rsidRPr="005558ED" w:rsidRDefault="00C34508" w:rsidP="00D076B7">
                    <w:pPr>
                      <w:jc w:val="center"/>
                      <w:rPr>
                        <w:b/>
                        <w:sz w:val="16"/>
                        <w:szCs w:val="16"/>
                      </w:rPr>
                    </w:pPr>
                    <w:r>
                      <w:rPr>
                        <w:b/>
                        <w:sz w:val="16"/>
                        <w:szCs w:val="16"/>
                      </w:rPr>
                      <w:t>Update prospective student’s page</w:t>
                    </w:r>
                  </w:p>
                </w:txbxContent>
              </v:textbox>
            </v:oval>
            <v:oval id="Oval 23" o:spid="_x0000_s1047" style="position:absolute;left:1455;top:2410;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hq8AA&#10;AADbAAAADwAAAGRycy9kb3ducmV2LnhtbERPO2vDMBDeA/0P4grdErkZRHGihDxoydQSt5D1sC62&#10;iXUy1sV2/301FDJ+fO/1dvKtGqiPTWALr4sMFHEZXMOVhZ/v9/kbqCjIDtvAZOGXImw3T7M15i6M&#10;fKahkEqlEI45WqhFulzrWNbkMS5CR5y4a+g9SoJ9pV2PYwr3rV5mmdEeG04NNXZ0qKm8FXdv4Xgc&#10;pJK7+Szw8lGexr35uhlj7cvztFuBEprkIf53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Rhq8AAAADbAAAADwAAAAAAAAAAAAAAAACYAgAAZHJzL2Rvd25y&#10;ZXYueG1sUEsFBgAAAAAEAAQA9QAAAIUDAAAAAA==&#10;" fillcolor="#eaf1dd">
              <v:textbox style="mso-next-textbox:#Oval 23">
                <w:txbxContent>
                  <w:p w:rsidR="00C34508" w:rsidRPr="005558ED" w:rsidRDefault="00C34508" w:rsidP="00D076B7">
                    <w:pPr>
                      <w:jc w:val="center"/>
                      <w:rPr>
                        <w:b/>
                        <w:sz w:val="16"/>
                        <w:szCs w:val="16"/>
                      </w:rPr>
                    </w:pPr>
                    <w:r>
                      <w:rPr>
                        <w:b/>
                        <w:sz w:val="16"/>
                        <w:szCs w:val="16"/>
                      </w:rPr>
                      <w:t>View all new applications</w:t>
                    </w:r>
                  </w:p>
                </w:txbxContent>
              </v:textbox>
            </v:oval>
            <v:oval id="Oval 24" o:spid="_x0000_s1048" style="position:absolute;left:1455;top:4357;width:2805;height:5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MMMA&#10;AADbAAAADwAAAGRycy9kb3ducmV2LnhtbESPzWrDMBCE74W+g9hCb42cHERwo4T80JJTS9xCr4u1&#10;sU2slbE2tvv2VSGQ4zAz3zCrzeRbNVAfm8AW5rMMFHEZXMOVhe+vt5clqCjIDtvAZOGXImzWjw8r&#10;zF0Y+URDIZVKEI45WqhFulzrWNbkMc5CR5y8c+g9SpJ9pV2PY4L7Vi+yzGiPDaeFGjva11Reiqu3&#10;cDgMUsnVfBT4814ex535vBhj7fPTtH0FJTTJPXxrH52FxRz+v6Qf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jEMMMAAADbAAAADwAAAAAAAAAAAAAAAACYAgAAZHJzL2Rv&#10;d25yZXYueG1sUEsFBgAAAAAEAAQA9QAAAIgDAAAAAA==&#10;" fillcolor="#eaf1dd">
              <v:textbox style="mso-next-textbox:#Oval 24">
                <w:txbxContent>
                  <w:p w:rsidR="00C34508" w:rsidRPr="005558ED" w:rsidRDefault="00C34508" w:rsidP="00D076B7">
                    <w:pPr>
                      <w:jc w:val="center"/>
                      <w:rPr>
                        <w:b/>
                        <w:sz w:val="16"/>
                        <w:szCs w:val="16"/>
                      </w:rPr>
                    </w:pPr>
                    <w:r>
                      <w:rPr>
                        <w:b/>
                        <w:sz w:val="16"/>
                        <w:szCs w:val="16"/>
                      </w:rPr>
                      <w:t>Enroll new students</w:t>
                    </w:r>
                  </w:p>
                </w:txbxContent>
              </v:textbox>
            </v:oval>
            <v:oval id="Oval 25" o:spid="_x0000_s1049" style="position:absolute;left:1455;top:5006;width:2805;height: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paR8MA&#10;AADbAAAADwAAAGRycy9kb3ducmV2LnhtbESPQUvDQBSE74L/YXmCN7sxh0XSbktraelJMS14fWSf&#10;SWj2bci+JvHfu4LgcZiZb5jVZvadGmmIbWALz4sMFHEVXMu1hcv58PQCKgqywy4wWfimCJv1/d0K&#10;Cxcm/qCxlFolCMcCLTQifaF1rBryGBehJ07eVxg8SpJDrd2AU4L7TudZZrTHltNCgz29NlRdy5u3&#10;sN+PUsvNvJX4eaxO0868X42x9vFh3i5BCc3yH/5rn5yFPIffL+k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paR8MAAADbAAAADwAAAAAAAAAAAAAAAACYAgAAZHJzL2Rv&#10;d25yZXYueG1sUEsFBgAAAAAEAAQA9QAAAIgDAAAAAA==&#10;" fillcolor="#eaf1dd">
              <v:textbox style="mso-next-textbox:#Oval 25">
                <w:txbxContent>
                  <w:p w:rsidR="00C34508" w:rsidRDefault="00C34508" w:rsidP="00D076B7">
                    <w:pPr>
                      <w:jc w:val="center"/>
                      <w:rPr>
                        <w:b/>
                        <w:sz w:val="16"/>
                        <w:szCs w:val="16"/>
                      </w:rPr>
                    </w:pPr>
                    <w:r>
                      <w:rPr>
                        <w:b/>
                        <w:sz w:val="16"/>
                        <w:szCs w:val="16"/>
                      </w:rPr>
                      <w:t>Create class and schedules</w:t>
                    </w:r>
                  </w:p>
                  <w:p w:rsidR="00C34508" w:rsidRPr="005558ED" w:rsidRDefault="00C34508" w:rsidP="00D076B7">
                    <w:pPr>
                      <w:jc w:val="center"/>
                      <w:rPr>
                        <w:b/>
                        <w:sz w:val="16"/>
                        <w:szCs w:val="16"/>
                      </w:rPr>
                    </w:pPr>
                  </w:p>
                </w:txbxContent>
              </v:textbox>
            </v:oval>
            <v:oval id="Oval 26" o:spid="_x0000_s1050" style="position:absolute;left:1455;top:9183;width:2757;height: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3MMA&#10;AADbAAAADwAAAGRycy9kb3ducmV2LnhtbESPQUvDQBSE74L/YXmCN7uxha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b/3MMAAADbAAAADwAAAAAAAAAAAAAAAACYAgAAZHJzL2Rv&#10;d25yZXYueG1sUEsFBgAAAAAEAAQA9QAAAIgDAAAAAA==&#10;" fillcolor="#eaf1dd">
              <v:textbox style="mso-next-textbox:#Oval 26">
                <w:txbxContent>
                  <w:p w:rsidR="00C34508" w:rsidRPr="005558ED" w:rsidRDefault="00C34508" w:rsidP="00D076B7">
                    <w:pPr>
                      <w:jc w:val="center"/>
                      <w:rPr>
                        <w:b/>
                        <w:sz w:val="16"/>
                        <w:szCs w:val="16"/>
                      </w:rPr>
                    </w:pPr>
                    <w:r>
                      <w:rPr>
                        <w:b/>
                        <w:sz w:val="16"/>
                        <w:szCs w:val="16"/>
                      </w:rPr>
                      <w:t>View Ad-hoc reports</w:t>
                    </w:r>
                  </w:p>
                </w:txbxContent>
              </v:textbox>
            </v:oval>
            <v:oval id="Oval 27" o:spid="_x0000_s1051" style="position:absolute;left:1965;top:10322;width:2175;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style="mso-next-textbox:#Oval 27">
                <w:txbxContent>
                  <w:p w:rsidR="00C34508" w:rsidRPr="005558ED" w:rsidRDefault="00C34508" w:rsidP="00D076B7">
                    <w:pPr>
                      <w:jc w:val="center"/>
                      <w:rPr>
                        <w:b/>
                        <w:sz w:val="16"/>
                        <w:szCs w:val="16"/>
                      </w:rPr>
                    </w:pPr>
                    <w:r>
                      <w:rPr>
                        <w:b/>
                        <w:sz w:val="16"/>
                        <w:szCs w:val="16"/>
                      </w:rPr>
                      <w:t>Log Out</w:t>
                    </w:r>
                  </w:p>
                </w:txbxContent>
              </v:textbox>
            </v:oval>
            <v:oval id="Oval 28" o:spid="_x0000_s1052" style="position:absolute;left:1502;top:7634;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style="mso-next-textbox:#Oval 28">
                <w:txbxContent>
                  <w:p w:rsidR="00C34508" w:rsidRPr="005558ED" w:rsidRDefault="00C34508" w:rsidP="00D076B7">
                    <w:pPr>
                      <w:jc w:val="center"/>
                      <w:rPr>
                        <w:b/>
                        <w:sz w:val="16"/>
                        <w:szCs w:val="16"/>
                      </w:rPr>
                    </w:pPr>
                    <w:r>
                      <w:rPr>
                        <w:b/>
                        <w:sz w:val="16"/>
                        <w:szCs w:val="16"/>
                      </w:rPr>
                      <w:t>View student records</w:t>
                    </w:r>
                  </w:p>
                </w:txbxContent>
              </v:textbox>
            </v:oval>
            <v:oval id="Oval 29" o:spid="_x0000_s1053" style="position:absolute;left:1455;top:8706;width:2805;height:3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RMIA&#10;AADbAAAADwAAAGRycy9kb3ducmV2LnhtbESPQWvCQBSE7wX/w/KE3uqmHhZJXaWtKJ5ajIVeH9nX&#10;JJh9G7LPJP333YLgcZiZb5j1dvKtGqiPTWALz4sMFHEZXMOVha/z/mkFKgqywzYwWfilCNvN7GGN&#10;uQsjn2gopFIJwjFHC7VIl2sdy5o8xkXoiJP3E3qPkmRfadfjmOC+1cssM9pjw2mhxo7eayovxdVb&#10;2O0GqeRqPgr8PpTH8c18Xoyx9nE+vb6AEprkHr61j87C0sD/l/QD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VxEwgAAANsAAAAPAAAAAAAAAAAAAAAAAJgCAABkcnMvZG93&#10;bnJldi54bWxQSwUGAAAAAAQABAD1AAAAhwMAAAAA&#10;" fillcolor="#eaf1dd">
              <v:textbox style="mso-next-textbox:#Oval 29">
                <w:txbxContent>
                  <w:p w:rsidR="00C34508" w:rsidRPr="005558ED" w:rsidRDefault="00C34508" w:rsidP="00D076B7">
                    <w:pPr>
                      <w:jc w:val="center"/>
                      <w:rPr>
                        <w:b/>
                        <w:sz w:val="16"/>
                        <w:szCs w:val="16"/>
                      </w:rPr>
                    </w:pPr>
                    <w:r>
                      <w:rPr>
                        <w:b/>
                        <w:sz w:val="16"/>
                        <w:szCs w:val="16"/>
                      </w:rPr>
                      <w:t>Handle State reports</w:t>
                    </w:r>
                  </w:p>
                </w:txbxContent>
              </v:textbox>
            </v:oval>
            <v:oval id="Oval 30" o:spid="_x0000_s1054" style="position:absolute;left:8233;top:1486;width:2934;height: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3538MA&#10;AADbAAAADwAAAGRycy9kb3ducmV2LnhtbESPQUvDQBSE74L/YXmCN7uxh1XSbku1KD1ZjEKvj+xr&#10;Epp9G7KvSfz3bqHQ4zAz3zDL9eRbNVAfm8AWnmcZKOIyuIYrC78/H0+voKIgO2wDk4U/irBe3d8t&#10;MXdh5G8aCqlUgnDM0UIt0uVax7Imj3EWOuLkHUPvUZLsK+16HBPct3qeZUZ7bDgt1NjRe03lqTh7&#10;C9vtIJWczVeBh89yN76Z/ckYax8fps0ClNAkt/C1vXMW5i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3538MAAADbAAAADwAAAAAAAAAAAAAAAACYAgAAZHJzL2Rv&#10;d25yZXYueG1sUEsFBgAAAAAEAAQA9QAAAIgDAAAAAA==&#10;" fillcolor="#eaf1dd">
              <v:textbox style="mso-next-textbox:#Oval 30">
                <w:txbxContent>
                  <w:p w:rsidR="00C34508" w:rsidRPr="005558ED" w:rsidRDefault="00C34508" w:rsidP="00D076B7">
                    <w:pPr>
                      <w:jc w:val="center"/>
                      <w:rPr>
                        <w:b/>
                        <w:sz w:val="16"/>
                        <w:szCs w:val="16"/>
                      </w:rPr>
                    </w:pPr>
                    <w:r>
                      <w:rPr>
                        <w:b/>
                        <w:sz w:val="16"/>
                        <w:szCs w:val="16"/>
                      </w:rPr>
                      <w:t>View attendance</w:t>
                    </w:r>
                  </w:p>
                </w:txbxContent>
              </v:textbox>
            </v:oval>
            <v:oval id="Oval 31" o:spid="_x0000_s1055" style="position:absolute;left:8359;top:2353;width:2775;height:3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JtrcAA&#10;AADbAAAADwAAAGRycy9kb3ducmV2LnhtbERPO2vDMBDeA/0P4grdErkZRHGihDxoydQSt5D1sC62&#10;iXUy1sV2/301FDJ+fO/1dvKtGqiPTWALr4sMFHEZXMOVhZ/v9/kbqCjIDtvAZOGXImw3T7M15i6M&#10;fKahkEqlEI45WqhFulzrWNbkMS5CR5y4a+g9SoJ9pV2PYwr3rV5mmdEeG04NNXZ0qKm8FXdv4Xgc&#10;pJK7+Szw8lGexr35uhlj7cvztFuBEprkIf53n5yFZRqb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JtrcAAAADbAAAADwAAAAAAAAAAAAAAAACYAgAAZHJzL2Rvd25y&#10;ZXYueG1sUEsFBgAAAAAEAAQA9QAAAIUDAAAAAA==&#10;" fillcolor="#eaf1dd">
              <v:textbox style="mso-next-textbox:#Oval 31">
                <w:txbxContent>
                  <w:p w:rsidR="00C34508" w:rsidRPr="005558ED" w:rsidRDefault="00C34508" w:rsidP="00D076B7">
                    <w:pPr>
                      <w:jc w:val="center"/>
                      <w:rPr>
                        <w:b/>
                        <w:sz w:val="16"/>
                        <w:szCs w:val="16"/>
                      </w:rPr>
                    </w:pPr>
                    <w:r>
                      <w:rPr>
                        <w:b/>
                        <w:sz w:val="16"/>
                        <w:szCs w:val="16"/>
                      </w:rPr>
                      <w:t>View progress</w:t>
                    </w:r>
                  </w:p>
                </w:txbxContent>
              </v:textbox>
            </v:oval>
            <v:oval id="Oval 33" o:spid="_x0000_s1056" style="position:absolute;left:8388;top:4186;width:2703;height:6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3dsAA&#10;AADbAAAADwAAAGRycy9kb3ducmV2LnhtbERPTWvCQBC9F/wPywi91U1bWEp0FVtp8aSYFrwO2TEJ&#10;ZmdDdkzSf989CD0+3vdqM/lWDdTHJrCF50UGirgMruHKws/359MbqCjIDtvAZOGXImzWs4cV5i6M&#10;fKKhkEqlEI45WqhFulzrWNbkMS5CR5y4S+g9SoJ9pV2PYwr3rX7JMqM9Npwaauzoo6byWty8hd1u&#10;kEpu5lDg+avcj+/meDXG2sf5tF2CEprkX3x3752F17Q+fUk/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33dsAAAADbAAAADwAAAAAAAAAAAAAAAACYAgAAZHJzL2Rvd25y&#10;ZXYueG1sUEsFBgAAAAAEAAQA9QAAAIUDAAAAAA==&#10;" fillcolor="#eaf1dd">
              <v:textbox style="mso-next-textbox:#Oval 33">
                <w:txbxContent>
                  <w:p w:rsidR="00C34508" w:rsidRPr="005558ED" w:rsidRDefault="00C34508" w:rsidP="00D076B7">
                    <w:pPr>
                      <w:jc w:val="center"/>
                      <w:rPr>
                        <w:b/>
                        <w:sz w:val="16"/>
                        <w:szCs w:val="16"/>
                      </w:rPr>
                    </w:pPr>
                    <w:r>
                      <w:rPr>
                        <w:b/>
                        <w:sz w:val="16"/>
                        <w:szCs w:val="16"/>
                      </w:rPr>
                      <w:t>Set objectives to IEP student</w:t>
                    </w:r>
                  </w:p>
                </w:txbxContent>
              </v:textbox>
            </v:oval>
            <v:shapetype id="_x0000_t202" coordsize="21600,21600" o:spt="202" path="m,l,21600r21600,l21600,xe">
              <v:stroke joinstyle="miter"/>
              <v:path gradientshapeok="t" o:connecttype="rect"/>
            </v:shapetype>
            <v:shape id="Text Box 50" o:spid="_x0000_s1057" type="#_x0000_t202" style="position:absolute;left:5580;top:4978;width:162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style="mso-next-textbox:#Text Box 50">
                <w:txbxContent>
                  <w:p w:rsidR="00C34508" w:rsidRDefault="00C34508" w:rsidP="00D076B7">
                    <w:pPr>
                      <w:jc w:val="center"/>
                    </w:pPr>
                    <w:r w:rsidRPr="00DF7B8E">
                      <w:t>Administrative User</w:t>
                    </w:r>
                  </w:p>
                </w:txbxContent>
              </v:textbox>
            </v:shape>
            <v:shape id="Text Box 51" o:spid="_x0000_s1058" type="#_x0000_t202" style="position:absolute;left:5982;top:14040;width:1675;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style="mso-next-textbox:#Text Box 51">
                <w:txbxContent>
                  <w:p w:rsidR="00C34508" w:rsidRDefault="00C34508" w:rsidP="00D076B7">
                    <w:pPr>
                      <w:jc w:val="right"/>
                    </w:pPr>
                    <w:r>
                      <w:t>Parent/Student</w:t>
                    </w:r>
                  </w:p>
                </w:txbxContent>
              </v:textbox>
            </v:shape>
            <v:shape id="Text Box 52" o:spid="_x0000_s1059" type="#_x0000_t202" style="position:absolute;left:6435;top:7921;width:1132;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style="mso-next-textbox:#Text Box 52">
                <w:txbxContent>
                  <w:p w:rsidR="00C34508" w:rsidRDefault="00C34508" w:rsidP="00D076B7">
                    <w:pPr>
                      <w:jc w:val="right"/>
                    </w:pPr>
                    <w:r>
                      <w:t>Teacher</w:t>
                    </w:r>
                  </w:p>
                </w:txbxContent>
              </v:textbox>
            </v:shape>
            <v:oval id="Oval 52" o:spid="_x0000_s1060" style="position:absolute;left:8303;top:1300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pOsMA&#10;AADbAAAADwAAAGRycy9kb3ducmV2LnhtbESPQUvDQBSE74L/YXmCN7ux0KXEbotaLD1ZGgWvj+wz&#10;Cc2+DdnXJP57t1DocZiZb5jVZvKtGqiPTWALz7MMFHEZXMOVhe+vj6clqCjIDtvAZOGPImzW93cr&#10;zF0Y+UhDIZVKEI45WqhFulzrWNbkMc5CR5y839B7lCT7SrsexwT3rZ5nmdEeG04LNXb0XlN5Ks7e&#10;wnY7SCVn81ngz67cj2/mcDLG2seH6fUFlNAkt/C1vXcWFnO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wpOsMAAADbAAAADwAAAAAAAAAAAAAAAACYAgAAZHJzL2Rv&#10;d25yZXYueG1sUEsFBgAAAAAEAAQA9QAAAIgDAAAAAA==&#10;" fillcolor="#eaf1dd">
              <v:textbox style="mso-next-textbox:#Oval 52">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View attendance</w:t>
                    </w:r>
                  </w:p>
                </w:txbxContent>
              </v:textbox>
            </v:oval>
            <v:oval id="Oval 56" o:spid="_x0000_s1061" style="position:absolute;left:1483;top:13112;width:2296;height: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cvOcMA&#10;AADbAAAADwAAAGRycy9kb3ducmV2LnhtbESPQUvDQBSE74L/YXlCb3aj4CKx26IWpacWU8HrI/tM&#10;QrNvQ/Y1Sf99t1DocZiZb5jFavKtGqiPTWALT/MMFHEZXMOVhd/91+MrqCjIDtvAZOFEEVbL+7sF&#10;5i6M/ENDIZVKEI45WqhFulzrWNbkMc5DR5y8/9B7lCT7SrsexwT3rX7OMqM9NpwWauzos6byUBy9&#10;hfV6kEqOZlvg33e5GT/M7mCMtbOH6f0NlNAkt/C1vXEWXgxcvqQfoJd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cvOcMAAADbAAAADwAAAAAAAAAAAAAAAACYAgAAZHJzL2Rv&#10;d25yZXYueG1sUEsFBgAAAAAEAAQA9QAAAIgDAAAAAA==&#10;" fillcolor="#eaf1dd">
              <v:textbox style="mso-next-textbox:#Oval 56">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Submit online applications</w:t>
                    </w:r>
                  </w:p>
                </w:txbxContent>
              </v:textbox>
            </v:oval>
            <v:oval id="Oval 57" o:spid="_x0000_s1062" style="position:absolute;left:1455;top:13901;width:2296;height: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KosMA&#10;AADbAAAADwAAAGRycy9kb3ducmV2LnhtbESPQUvDQBSE74L/YXmCN7tRcFtit0UtSk8tjYLXR/aZ&#10;hGbfhuxrEv+9Wyj0OMzMN8xyPflWDdTHJrCFx1kGirgMruHKwvfXx8MCVBRkh21gsvBHEdar25sl&#10;5i6MfKChkEolCMccLdQiXa51LGvyGGehI07eb+g9SpJ9pV2PY4L7Vj9lmdEeG04LNXb0XlN5LE7e&#10;wmYzSCUnsyvw57Pcjm9mfzTG2vu76fUFlNAk1/ClvXUWnud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uKosMAAADbAAAADwAAAAAAAAAAAAAAAACYAgAAZHJzL2Rv&#10;d25yZXYueG1sUEsFBgAAAAAEAAQA9QAAAIgDAAAAAA==&#10;" fillcolor="#eaf1dd">
              <v:textbox style="mso-next-textbox:#Oval 57">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Track applications status</w:t>
                    </w:r>
                  </w:p>
                </w:txbxContent>
              </v:textbox>
            </v:oval>
            <v:group id="Group 65" o:spid="_x0000_s1063" style="position:absolute;left:4997;top:13170;width:405;height:959" coordorigin="7010" coordsize="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oval id="Oval 67" o:spid="_x0000_s1064" style="position:absolute;left:7010;width:3;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BUcMA&#10;AADbAAAADwAAAGRycy9kb3ducmV2LnhtbESPQWsCMRSE74X+h/AKXqRmq8XKapQqCLandhXPj81z&#10;d3XzEpKo6783BaHHYWa+YWaLzrTiQj40lhW8DTIQxKXVDVcKdtv16wREiMgaW8uk4EYBFvPnpxnm&#10;2l75ly5FrESCcMhRQR2jy6UMZU0Gw8A64uQdrDcYk/SV1B6vCW5aOcyysTTYcFqo0dGqpvJUnI0C&#10;877s/5jv7YiWpZPFbeL2R/+lVO+l+5yCiNTF//CjvdEKxh/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BBUcMAAADbAAAADwAAAAAAAAAAAAAAAACYAgAAZHJzL2Rv&#10;d25yZXYueG1sUEsFBgAAAAAEAAQA9QAAAIgDAAAAAA==&#10;" fillcolor="yellow">
                <v:textbox style="mso-next-textbox:#Oval 67">
                  <w:txbxContent>
                    <w:p w:rsidR="00C34508" w:rsidRDefault="00C34508" w:rsidP="00D076B7"/>
                  </w:txbxContent>
                </v:textbox>
              </v:oval>
              <v:shape id="AutoShape 6" o:spid="_x0000_s1065" type="#_x0000_t32" style="position:absolute;left:7012;top:2;width:0;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7" o:spid="_x0000_s1066" type="#_x0000_t32" style="position:absolute;left:7011;top:7;width:1;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8" o:spid="_x0000_s1067" type="#_x0000_t32" style="position:absolute;left:7012;top:7;width:1;height: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9" o:spid="_x0000_s1068" type="#_x0000_t32" style="position:absolute;left:7010;top:4;width: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shape id="Text Box 51" o:spid="_x0000_s1069" type="#_x0000_t202" style="position:absolute;left:4346;top:14216;width:1519;height:4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C34508" w:rsidRDefault="00C34508" w:rsidP="00D076B7">
                    <w:pPr>
                      <w:pStyle w:val="NormalWeb"/>
                      <w:spacing w:before="0" w:beforeAutospacing="0" w:after="200" w:afterAutospacing="0" w:line="276" w:lineRule="auto"/>
                      <w:jc w:val="right"/>
                    </w:pPr>
                    <w:r>
                      <w:rPr>
                        <w:rFonts w:ascii="Calibri" w:hAnsi="Calibri"/>
                        <w:sz w:val="22"/>
                        <w:szCs w:val="22"/>
                      </w:rPr>
                      <w:t>Public User</w:t>
                    </w:r>
                  </w:p>
                </w:txbxContent>
              </v:textbox>
            </v:shape>
            <v:oval id="Oval 75" o:spid="_x0000_s1070" style="position:absolute;left:8199;top:1905;width:2934;height:3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DtLsMA&#10;AADbAAAADwAAAGRycy9kb3ducmV2LnhtbESPQUvDQBSE74L/YXmCN7tRcFtit0UtSk8tjYLXR/aZ&#10;hGbfhuxrEv+9Wyj0OMzMN8xyPflWDdTHJrCFx1kGirgMruHKwvfXx8MCVBRkh21gsvBHEdar25sl&#10;5i6MfKChkEolCMccLdQiXa51LGvyGGehI07eb+g9SpJ9pV2PY4L7Vj9lmdEeG04LNXb0XlN5LE7e&#10;wmYzSCUnsyvw57Pcjm9mfzTG2vu76fUFlNAk1/ClvXUW5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DtLsMAAADbAAAADwAAAAAAAAAAAAAAAACYAgAAZHJzL2Rv&#10;d25yZXYueG1sUEsFBgAAAAAEAAQA9QAAAIgDAAAAAA==&#10;" fillcolor="#eaf1dd">
              <v:textbox style="mso-next-textbox:#Oval 75">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attendance</w:t>
                    </w:r>
                  </w:p>
                </w:txbxContent>
              </v:textbox>
            </v:oval>
            <v:oval id="Oval 76" o:spid="_x0000_s1071" style="position:absolute;left:8359;top:2783;width:2816;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zWcMA&#10;AADbAAAADwAAAGRycy9kb3ducmV2LnhtbESPQUvDQBSE74L/YXmCN7vRw1Zit0UtSk8tpoLXR/aZ&#10;hGbfhuxrkv77bqHQ4zAz3zCL1eRbNVAfm8AWnmcZKOIyuIYrC7/7r6dXUFGQHbaBycKJIqyW93cL&#10;zF0Y+YeGQiqVIBxztFCLdLnWsazJY5yFjjh5/6H3KEn2lXY9jgnuW/2SZUZ7bDgt1NjRZ03loTh6&#10;C+v1IJUczbbAv+9yM36Y3cEYax8fpvc3UEKT3MLX9sZZmBu4fE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JzWcMAAADbAAAADwAAAAAAAAAAAAAAAACYAgAAZHJzL2Rv&#10;d25yZXYueG1sUEsFBgAAAAAEAAQA9QAAAIgDAAAAAA==&#10;" fillcolor="#eaf1dd">
              <v:textbox style="mso-next-textbox:#Oval 76">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progress</w:t>
                    </w:r>
                  </w:p>
                </w:txbxContent>
              </v:textbox>
            </v:oval>
            <v:oval id="Oval 77" o:spid="_x0000_s1072" style="position:absolute;left:8359;top:3243;width:2774;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WwsMA&#10;AADbAAAADwAAAGRycy9kb3ducmV2LnhtbESPQUvDQBSE74L/YXmCN7vRw1bSbku1KD1ZjEKvj+xr&#10;Epp9G7KvSfz3bqHQ4zAz3zDL9eRbNVAfm8AWnmcZKOIyuIYrC78/H0+voKIgO2wDk4U/irBe3d8t&#10;MXdh5G8aCqlUgnDM0UIt0uVax7Imj3EWOuLkHUPvUZLsK+16HBPct/oly4z22HBaqLGj95rKU3H2&#10;FrbbQSo5m68CD5/lbnwz+5Mx1j4+TJsFKKFJbuFre+cszOd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7WwsMAAADbAAAADwAAAAAAAAAAAAAAAACYAgAAZHJzL2Rv&#10;d25yZXYueG1sUEsFBgAAAAAEAAQA9QAAAIgDAAAAAA==&#10;" fillcolor="#eaf1dd">
              <v:textbox style="mso-next-textbox:#Oval 77">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79" o:spid="_x0000_s1073" style="position:absolute;left:8359;top:3733;width:2774;height:4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3nK8MA&#10;AADbAAAADwAAAGRycy9kb3ducmV2LnhtbESPQUvDQBSE74L/YXmCN7vRw6ppt6ValJ4qRqHXR/Y1&#10;Cc2+DdnXJP57t1DocZiZb5jFavKtGqiPTWALj7MMFHEZXMOVhd+fj4cXUFGQHbaBycIfRVgtb28W&#10;mLsw8jcNhVQqQTjmaKEW6XKtY1mTxzgLHXHyDqH3KEn2lXY9jgnuW/2UZUZ7bDgt1NjRe03lsTh5&#10;C5vNIJWczK7A/We5Hd/M19EYa+/vpvUclNAk1/ClvXUWnl/h/CX9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3nK8MAAADbAAAADwAAAAAAAAAAAAAAAACYAgAAZHJzL2Rv&#10;d25yZXYueG1sUEsFBgAAAAAEAAQA9QAAAIgDAAAAAA==&#10;" fillcolor="#eaf1dd">
              <v:textbox style="mso-next-textbox:#Oval 79">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grades</w:t>
                    </w:r>
                  </w:p>
                </w:txbxContent>
              </v:textbox>
            </v:oval>
            <v:line id="Straight Connector 86" o:spid="_x0000_s1074" style="position:absolute;flip:y;visibility:visible" from="7050,5406" to="8388,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v:line id="Straight Connector 87" o:spid="_x0000_s1075" style="position:absolute;flip:y;visibility:visible" from="6751,5956" to="8387,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rCDcYAAADbAAAADwAAAGRycy9kb3ducmV2LnhtbESPQWvCQBSE70L/w/IKvelGK1VSN6EI&#10;YlDQ1nrw+Mi+JqHZtzG7mthf3xUKPQ4z8w2zSHtTiyu1rrKsYDyKQBDnVldcKDh+roZzEM4ja6wt&#10;k4IbOUiTh8ECY207/qDrwRciQNjFqKD0vomldHlJBt3INsTB+7KtQR9kW0jdYhfgppaTKHqRBisO&#10;CyU2tCwp/z5cjIIs483mh1f70/j9vPbP1XY37WZKPT32b68gPPX+P/zXzrSC+QzuX8IPkM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awg3GAAAA2wAAAA8AAAAAAAAA&#10;AAAAAAAAoQIAAGRycy9kb3ducmV2LnhtbFBLBQYAAAAABAAEAPkAAACUAwAAAAA=&#10;" strokecolor="#4579b8"/>
            <v:line id="Straight Connector 91" o:spid="_x0000_s1076" style="position:absolute;flip:y;visibility:visible" from="7050,4632" to="84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pP8YAAADbAAAADwAAAGRycy9kb3ducmV2LnhtbESPQWvCQBSE70L/w/IK3uomVrSNriKC&#10;GCy01nrw+Mg+k2D2bZpdTdpf3xUKHoeZ+YaZLTpTiSs1rrSsIB5EIIgzq0vOFRy+1k8vIJxH1lhZ&#10;JgU/5GAxf+jNMNG25U+67n0uAoRdggoK7+tESpcVZNANbE0cvJNtDPogm1zqBtsAN5UcRtFYGiw5&#10;LBRY06qg7Ly/GAVpytvtL68/jvHue+Ofy7f3UTtRqv/YLacgPHX+Hv5vp1rBaw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aT/GAAAA2wAAAA8AAAAAAAAA&#10;AAAAAAAAoQIAAGRycy9kb3ducmV2LnhtbFBLBQYAAAAABAAEAPkAAACUAwAAAAA=&#10;" strokecolor="#4579b8"/>
            <v:line id="Straight Connector 93" o:spid="_x0000_s1077" style="position:absolute;flip:y;visibility:visible" from="7050,3968" to="8359,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S08YAAADbAAAADwAAAGRycy9kb3ducmV2LnhtbESPT2vCQBTE70K/w/IKvZmNf7A2dRUp&#10;SIOCbbWHHh/Z1yQ0+zbNrib66V1B8DjMzG+Y2aIzlThS40rLCgZRDII4s7rkXMH3ftWfgnAeWWNl&#10;mRScyMFi/tCbYaJty1903PlcBAi7BBUU3teJlC4ryKCLbE0cvF/bGPRBNrnUDbYBbio5jOOJNFhy&#10;WCiwpreCsr/dwShIU16vz7z6+Bl8/r/7UbnZjttnpZ4eu+UrCE+dv4dv7VQreBnB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4UtPGAAAA2wAAAA8AAAAAAAAA&#10;AAAAAAAAoQIAAGRycy9kb3ducmV2LnhtbFBLBQYAAAAABAAEAPkAAACUAwAAAAA=&#10;" strokecolor="#4579b8"/>
            <v:line id="Straight Connector 94" o:spid="_x0000_s1078" style="position:absolute;flip:y;visibility:visible" from="6900,1639" to="8233,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HKp8UAAADbAAAADwAAAGRycy9kb3ducmV2LnhtbESPW2vCQBSE34X+h+UUfKsbL1RNXUUE&#10;MVjw/tDHQ/Y0Cc2ejdnVpP313ULBx2FmvmFmi9aU4k61Kywr6PciEMSp1QVnCi7n9csEhPPIGkvL&#10;pOCbHCzmT50Zxto2fKT7yWciQNjFqCD3voqldGlOBl3PVsTB+7S1QR9knUldYxPgppSDKHqVBgsO&#10;CzlWtMop/TrdjIIk4e32h9f7j/7huvHD4n03asZKdZ/b5RsIT61/hP/biVYw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1HKp8UAAADbAAAADwAAAAAAAAAA&#10;AAAAAAChAgAAZHJzL2Rvd25yZXYueG1sUEsFBgAAAAAEAAQA+QAAAJMDAAAAAA==&#10;" strokecolor="#4579b8"/>
            <v:oval id="Oval 95" o:spid="_x0000_s1079" style="position:absolute;left:8388;top:4925;width:2781;height: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L1MMA&#10;AADbAAAADwAAAGRycy9kb3ducmV2LnhtbESPQUvDQBSE74L/YXmCN7tRcGljt0UtSk8tjYLXR/aZ&#10;hGbfhuxrEv+9Wyj0OMzMN8xyPflWDdTHJrCFx1kGirgMruHKwvfXx8McVBRkh21gsvBHEdar25sl&#10;5i6MfKChkEolCMccLdQiXa51LGvyGGehI07eb+g9SpJ9pV2PY4L7Vj9lmdEeG04LNXb0XlN5LE7e&#10;wmYzSCUnsyvw57Pcjm9mfzTG2vu76fUFlNAk1/ClvXUWFs9w/p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wL1MMAAADbAAAADwAAAAAAAAAAAAAAAACYAgAAZHJzL2Rv&#10;d25yZXYueG1sUEsFBgAAAAAEAAQA9QAAAIgDAAAAAA==&#10;" fillcolor="#eaf1dd">
              <v:textbox style="mso-next-textbox:#Oval 95">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 xml:space="preserve">Update IEP student progress </w:t>
                    </w:r>
                  </w:p>
                </w:txbxContent>
              </v:textbox>
            </v:oval>
            <v:oval id="Oval 98" o:spid="_x0000_s1080" style="position:absolute;left:1455;top:3020;width:2805;height:5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kSsAA&#10;AADbAAAADwAAAGRycy9kb3ducmV2LnhtbERPO2vDMBDeC/0P4grZGjkZROtGCXnQkqmlTqDrYV1s&#10;E+tkrIvt/PtqKHT8+N6rzeRbNVAfm8AWFvMMFHEZXMOVhfPp/fkFVBRkh21gsnCnCJv148MKcxdG&#10;/qahkEqlEI45WqhFulzrWNbkMc5DR5y4S+g9SoJ9pV2PYwr3rV5mmdEeG04NNXa0r6m8Fjdv4XAY&#10;pJKb+Szw56M8jjvzdTXG2tnTtH0DJTTJv/jPfXQWXtPY9CX9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2kSsAAAADbAAAADwAAAAAAAAAAAAAAAACYAgAAZHJzL2Rvd25y&#10;ZXYueG1sUEsFBgAAAAAEAAQA9QAAAIUDAAAAAA==&#10;" fillcolor="#eaf1dd">
              <v:textbox style="mso-next-textbox:#Oval 98">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 xml:space="preserve">Update Application </w:t>
                    </w:r>
                  </w:p>
                </w:txbxContent>
              </v:textbox>
            </v:oval>
            <v:oval id="Oval 99" o:spid="_x0000_s1081" style="position:absolute;left:1455;top:3680;width:28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B0cMA&#10;AADbAAAADwAAAGRycy9kb3ducmV2LnhtbESPQUvDQBSE74L/YXmCN7vRw9Km3ZZqUXqyGIVeH9nX&#10;JDT7NmRfk/jv3ULB4zAz3zCrzeRbNVAfm8AWnmcZKOIyuIYrCz/f709zUFGQHbaBycIvRdis7+9W&#10;mLsw8hcNhVQqQTjmaKEW6XKtY1mTxzgLHXHyTqH3KEn2lXY9jgnuW/2SZUZ7bDgt1NjRW03lubh4&#10;C7vdIJVczGeBx49yP76aw9kYax8fpu0SlNAk/+Fbe+8sLBZw/Z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EB0cMAAADbAAAADwAAAAAAAAAAAAAAAACYAgAAZHJzL2Rv&#10;d25yZXYueG1sUEsFBgAAAAAEAAQA9QAAAIgDAAAAAA==&#10;" fillcolor="#eaf1dd">
              <v:textbox style="mso-next-textbox:#Oval 99">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admission status </w:t>
                    </w:r>
                  </w:p>
                </w:txbxContent>
              </v:textbox>
            </v:oval>
            <v:oval id="Oval 101" o:spid="_x0000_s1082" style="position:absolute;left:1455;top:8241;width:2757;height:3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AcEA&#10;AADcAAAADwAAAGRycy9kb3ducmV2LnhtbERPTWvCQBC9C/0PyxR6040elpK6SlupeFIaC70O2WkS&#10;zM6G7Jik/94VCr3N433Oejv5Vg3UxyawheUiA0VcBtdwZeHr/DF/BhUF2WEbmCz8UoTt5mG2xtyF&#10;kT9pKKRSKYRjjhZqkS7XOpY1eYyL0BEn7if0HiXBvtKuxzGF+1avssxojw2nhho7eq+pvBRXb2G3&#10;G6SSqzkW+L0vD+ObOV2MsfbpcXp9ASU0yb/4z31waX62hPsz6QK9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4PwHBAAAA3AAAAA8AAAAAAAAAAAAAAAAAmAIAAGRycy9kb3du&#10;cmV2LnhtbFBLBQYAAAAABAAEAPUAAACGAwAAAAA=&#10;" fillcolor="#eaf1dd">
              <v:textbox style="mso-next-textbox:#Oval 101">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student records</w:t>
                    </w:r>
                  </w:p>
                </w:txbxContent>
              </v:textbox>
            </v:oval>
            <v:oval id="Oval 102" o:spid="_x0000_s1083" style="position:absolute;left:8293;top:13571;width:2788;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dsEA&#10;AADcAAAADwAAAGRycy9kb3ducmV2LnhtbERPTWvCQBC9F/wPywi91U09LJK6SltRPLUYC70O2WkS&#10;zM6G7Jik/75bELzN433Oejv5Vg3UxyawhedFBoq4DK7hysLXef+0AhUF2WEbmCz8UoTtZvawxtyF&#10;kU80FFKpFMIxRwu1SJdrHcuaPMZF6IgT9xN6j5JgX2nX45jCfauXWWa0x4ZTQ40dvddUXoqrt7Db&#10;DVLJ1XwU+H0oj+Ob+bwYY+3jfHp9ASU0yV18cx9dmp8t4f+ZdIH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oXbBAAAA3AAAAA8AAAAAAAAAAAAAAAAAmAIAAGRycy9kb3du&#10;cmV2LnhtbFBLBQYAAAAABAAEAPUAAACGAwAAAAA=&#10;" fillcolor="#eaf1dd">
              <v:textbox style="mso-next-textbox:#Oval 102">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View progress</w:t>
                    </w:r>
                  </w:p>
                </w:txbxContent>
              </v:textbox>
            </v:oval>
            <v:oval id="Oval 103" o:spid="_x0000_s1084" style="position:absolute;left:8359;top:14129;width:2787;height:4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E7cEA&#10;AADcAAAADwAAAGRycy9kb3ducmV2LnhtbERPTUvDQBC9C/6HZQRvZmOF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mBO3BAAAA3AAAAA8AAAAAAAAAAAAAAAAAmAIAAGRycy9kb3du&#10;cmV2LnhtbFBLBQYAAAAABAAEAPUAAACGAwAAAAA=&#10;" fillcolor="#eaf1dd">
              <v:textbox style="mso-next-textbox:#Oval 103">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View grades</w:t>
                    </w:r>
                  </w:p>
                </w:txbxContent>
              </v:textbox>
            </v:oval>
            <v:oval id="Oval 105" o:spid="_x0000_s1085" style="position:absolute;left:1973;top:10814;width:2175;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style="mso-next-textbox:#Oval 105">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Update Profile</w:t>
                    </w:r>
                  </w:p>
                </w:txbxContent>
              </v:textbox>
            </v:oval>
            <v:oval id="Oval 107" o:spid="_x0000_s1086" style="position:absolute;left:1800;top:9908;width:2175;height:3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style="mso-next-textbox:#Oval 107">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Log In</w:t>
                    </w:r>
                  </w:p>
                </w:txbxContent>
              </v:textbox>
            </v:oval>
            <v:oval id="Oval 108" o:spid="_x0000_s1087" style="position:absolute;left:2130;top:11264;width:2175;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style="mso-next-textbox:#Oval 108">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Access home page</w:t>
                    </w:r>
                  </w:p>
                </w:txbxContent>
              </v:textbox>
            </v:oval>
            <v:line id="Straight Connector 110" o:spid="_x0000_s1088" style="position:absolute;flip:x;visibility:visible" from="7050,7042" to="7050,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Qym8cAAADcAAAADwAAAGRycy9kb3ducmV2LnhtbESPT2vCQBDF7wW/wzKF3uomVtoSXUUE&#10;aVDoH9tDj0N2TEKzs2l2NdFP7xwKvc3w3rz3m/lycI06URdqzwbScQKKuPC25tLA1+fm/hlUiMgW&#10;G89k4EwBlovRzRwz63v+oNM+lkpCOGRooIqxzbQORUUOw9i3xKIdfOcwytqV2nbYS7hr9CRJHrXD&#10;mqWhwpbWFRU/+6MzkOe83V548/advv++xId69zrtn4y5ux1WM1CRhvhv/rvOreCngi/PyAR6c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xDKbxwAAANwAAAAPAAAAAAAA&#10;AAAAAAAAAKECAABkcnMvZG93bnJldi54bWxQSwUGAAAAAAQABAD5AAAAlQMAAAAA&#10;" strokecolor="#4579b8"/>
            <v:line id="Straight Connector 113" o:spid="_x0000_s1089" style="position:absolute;flip:y;visibility:visible" from="6900,3020" to="8450,6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as7MQAAADcAAAADwAAAGRycy9kb3ducmV2LnhtbERPS2vCQBC+C/6HZYTe6iYqtkRXEUEa&#10;FPqwHjwO2TEJZmfT7NZEf31XKHibj+8582VnKnGhxpWWFcTDCARxZnXJuYLD9+b5FYTzyBory6Tg&#10;Sg6Wi35vjom2LX/RZe9zEULYJaig8L5OpHRZQQbd0NbEgTvZxqAPsMmlbrAN4aaSoyiaSoMlh4YC&#10;a1oXlJ33v0ZBmvJ2e+PNxzH+/Hnz43L3PmlflHoadKsZCE+df4j/3akO8+Mx3J8JF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FqzsxAAAANwAAAAPAAAAAAAAAAAA&#10;AAAAAKECAABkcnMvZG93bnJldi54bWxQSwUGAAAAAAQABAD5AAAAkgMAAAAA&#10;" strokecolor="#4579b8"/>
            <v:line id="Straight Connector 114" o:spid="_x0000_s1090" style="position:absolute;flip:x y;visibility:visible" from="4155,1980" to="567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lcC8MAAADcAAAADwAAAGRycy9kb3ducmV2LnhtbERPTWvCQBC9F/wPyxR6qxtFRaIbqaLF&#10;nkTtpbchOyYh2dm4u8bYX98tFHqbx/uc5ao3jejI+cqygtEwAUGcW11xoeDzvHudg/ABWWNjmRQ8&#10;yMMqGzwtMdX2zkfqTqEQMYR9igrKENpUSp+XZNAPbUscuYt1BkOErpDa4T2Gm0aOk2QmDVYcG0ps&#10;aVNSXp9uRoHefr93zTWvjfx4rLeHyRTd+kupl+f+bQEiUB/+xX/uvY7zRxP4fSZeIL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XAvDAAAA3AAAAA8AAAAAAAAAAAAA&#10;AAAAoQIAAGRycy9kb3ducmV2LnhtbFBLBQYAAAAABAAEAPkAAACRAwAAAAA=&#10;" strokecolor="#4579b8"/>
            <v:line id="Straight Connector 115" o:spid="_x0000_s1091" style="position:absolute;flip:x y;visibility:visible" from="4335,2700"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X5kMMAAADcAAAADwAAAGRycy9kb3ducmV2LnhtbERPTWvCQBC9C/6HZQre6saiRaIbqUVL&#10;eyrGXnobsmMSkp2Nu2uM/fXdQsHbPN7nrDeDaUVPzteWFcymCQjiwuqaSwVfx/3jEoQPyBpby6Tg&#10;Rh422Xi0xlTbKx+oz0MpYgj7FBVUIXSplL6oyKCf2o44cifrDIYIXSm1w2sMN618SpJnabDm2FBh&#10;R68VFU1+MQr07uetb89FY+THbbv7nC/Qbb+VmjwMLysQgYZwF/+733WcP1vA3zPxAp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V+ZDDAAAA3AAAAA8AAAAAAAAAAAAA&#10;AAAAoQIAAGRycy9kb3ducmV2LnhtbFBLBQYAAAAABAAEAPkAAACRAwAAAAA=&#10;" strokecolor="#4579b8"/>
            <v:line id="Straight Connector 116" o:spid="_x0000_s1092" style="position:absolute;flip:x y;visibility:visible" from="4260,3299" to="5567,5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dn58MAAADcAAAADwAAAGRycy9kb3ducmV2LnhtbERPTWvCQBC9F/oflhG81Y1ipUQ3omJF&#10;T0XrxduQHZOQ7Gy6u42xv94tFHqbx/ucxbI3jejI+cqygvEoAUGcW11xoeD8+f7yBsIHZI2NZVJw&#10;Jw/L7Plpgam2Nz5SdwqFiCHsU1RQhtCmUvq8JIN+ZFviyF2tMxgidIXUDm8x3DRykiQzabDi2FBi&#10;S5uS8vr0bRTo7c+ua77y2sjDfb39mL6iW1+UGg761RxEoD78i//cex3nj2fw+0y8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HZ+fDAAAA3AAAAA8AAAAAAAAAAAAA&#10;AAAAoQIAAGRycy9kb3ducmV2LnhtbFBLBQYAAAAABAAEAPkAAACRAwAAAAA=&#10;" strokecolor="#4579b8"/>
            <v:line id="Straight Connector 117" o:spid="_x0000_s1093" style="position:absolute;flip:x y;visibility:visible" from="4260,3968" to="5716,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vCfMMAAADcAAAADwAAAGRycy9kb3ducmV2LnhtbERPTWvCQBC9C/6HZYTe6ialWomu0hQr&#10;7UmqXrwN2TEJZmfT3W2M/fVdoeBtHu9zFqveNKIj52vLCtJxAoK4sLrmUsFh//44A+EDssbGMim4&#10;kofVcjhYYKbthb+o24VSxBD2GSqoQmgzKX1RkUE/ti1x5E7WGQwRulJqh5cYbhr5lCRTabDm2FBh&#10;S28VFefdj1Gg17+brvkuzkZ+XvP19nmCLj8q9TDqX+cgAvXhLv53f+g4P32B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LwnzDAAAA3AAAAA8AAAAAAAAAAAAA&#10;AAAAoQIAAGRycy9kb3ducmV2LnhtbFBLBQYAAAAABAAEAPkAAACRAwAAAAA=&#10;" strokecolor="#4579b8"/>
            <v:line id="Straight Connector 118" o:spid="_x0000_s1094" style="position:absolute;flip:x y;visibility:visible" from="4260,4632" to="5461,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RWDsYAAADcAAAADwAAAGRycy9kb3ducmV2LnhtbESPT2/CMAzF70h8h8iTdhsp0zahQkBj&#10;YtN2Qvy5cLMa01Y0TkmyUvbp5wMSN1vv+b2fZ4veNaqjEGvPBsajDBRx4W3NpYH97vNpAiomZIuN&#10;ZzJwpQiL+XAww9z6C2+o26ZSSQjHHA1UKbW51rGoyGEc+ZZYtKMPDpOsodQ24EXCXaOfs+xNO6xZ&#10;Gips6aOi4rT9dQbs6u+ra87Fyemf63K1fnnFsDwY8/jQv09BJerT3Xy7/raCPxZaeUYm0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Vg7GAAAA3AAAAA8AAAAAAAAA&#10;AAAAAAAAoQIAAGRycy9kb3ducmV2LnhtbFBLBQYAAAAABAAEAPkAAACUAwAAAAA=&#10;" strokecolor="#4579b8"/>
            <v:line id="Straight Connector 119" o:spid="_x0000_s1095" style="position:absolute;flip:x y;visibility:visible" from="4212,5258" to="5417,5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zlcMAAADcAAAADwAAAGRycy9kb3ducmV2LnhtbERPTWvCQBC9C/6HZYTe6ialSo2u0hQr&#10;7UmqXrwN2TEJZmfT3W2M/fVdoeBtHu9zFqveNKIj52vLCtJxAoK4sLrmUsFh//74AsIHZI2NZVJw&#10;JQ+r5XCwwEzbC39RtwuliCHsM1RQhdBmUvqiIoN+bFviyJ2sMxgidKXUDi8x3DTyKUmm0mDNsaHC&#10;lt4qKs67H6NAr383XfNdnI38vObr7fMEXX5U6mHUv85BBOrDXfzv/tBxfjqD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85XDAAAA3AAAAA8AAAAAAAAAAAAA&#10;AAAAoQIAAGRycy9kb3ducmV2LnhtbFBLBQYAAAAABAAEAPkAAACRAwAAAAA=&#10;" strokecolor="#4579b8"/>
            <v:line id="Straight Connector 120" o:spid="_x0000_s1096" style="position:absolute;flip:x;visibility:visible" from="4118,5607" to="5461,7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4JscAAADcAAAADwAAAGRycy9kb3ducmV2LnhtbESPQWvCQBCF74X+h2UKvdWNVmpJXUUE&#10;MShUa3vocchOk9DsbMyuJvrrnUOhtxnem/e+mc57V6sztaHybGA4SEAR595WXBj4+lw9vYIKEdli&#10;7ZkMXCjAfHZ/N8XU+o4/6HyIhZIQDikaKGNsUq1DXpLDMPANsWg/vnUYZW0LbVvsJNzVepQkL9ph&#10;xdJQYkPLkvLfw8kZyDLebK682n0P98d1fK627+NuYszjQ794AxWpj//mv+vMCv5I8OUZmUDP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qPgmxwAAANwAAAAPAAAAAAAA&#10;AAAAAAAAAKECAABkcnMvZG93bnJldi54bWxQSwUGAAAAAAQABAD5AAAAlQMAAAAA&#10;" strokecolor="#4579b8"/>
            <v:line id="Straight Connector 121" o:spid="_x0000_s1097" style="position:absolute;flip:x;visibility:visible" from="4118,5607" to="5461,8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RdvcQAAADcAAAADwAAAGRycy9kb3ducmV2LnhtbERPS2vCQBC+F/oflhF6M5vYUiW6SilI&#10;gwXfB49DdkyC2dk0uzVpf71bEHqbj+85s0VvanGl1lWWFSRRDII4t7riQsHxsBxOQDiPrLG2TAp+&#10;yMFi/vgww1Tbjnd03ftChBB2KSoovW9SKV1ekkEX2YY4cGfbGvQBtoXULXYh3NRyFMev0mDFoaHE&#10;ht5Lyi/7b6Mgy3i1+uXl5pRsvz78c/W5funGSj0N+rcpCE+9/xff3ZkO80cJ/D0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F29xAAAANwAAAAPAAAAAAAAAAAA&#10;AAAAAKECAABkcnMvZG93bnJldi54bWxQSwUGAAAAAAQABAD5AAAAkgMAAAAA&#10;" strokecolor="#4579b8"/>
            <v:line id="Straight Connector 122" o:spid="_x0000_s1098" style="position:absolute;flip:x;visibility:visible" from="4212,5648" to="5567,8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DysQAAADcAAAADwAAAGRycy9kb3ducmV2LnhtbERPTWvCQBC9C/0PyxR6MxtTsSV1lSJI&#10;gwW11oPHITtNQrOzMbs1sb/eFQRv83ifM533phYnal1lWcEoikEQ51ZXXCjYfy+HryCcR9ZYWyYF&#10;Z3Iwnz0Mpphq2/EXnXa+ECGEXYoKSu+bVEqXl2TQRbYhDtyPbQ36ANtC6ha7EG5qmcTxRBqsODSU&#10;2NCipPx392cUZBmvVv+83BxG2+OHf64+1+PuRamnx/79DYSn3t/FN3emw/wkgesz4QI5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sPKxAAAANwAAAAPAAAAAAAAAAAA&#10;AAAAAKECAABkcnMvZG93bnJldi54bWxQSwUGAAAAAAQABAD5AAAAkgMAAAAA&#10;" strokecolor="#4579b8"/>
            <v:line id="Straight Connector 123" o:spid="_x0000_s1099" style="position:absolute;flip:x;visibility:visible" from="4155,5648" to="5567,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pmUcQAAADcAAAADwAAAGRycy9kb3ducmV2LnhtbERPS2vCQBC+F/oflin0Vjc+qCXNRkQQ&#10;g0K16qHHITsmwexszG5N9Nd3C4Xe5uN7TjLrTS2u1LrKsoLhIAJBnFtdcaHgeFi+vIFwHlljbZkU&#10;3MjBLH18SDDWtuNPuu59IUIIuxgVlN43sZQuL8mgG9iGOHAn2xr0AbaF1C12IdzUchRFr9JgxaGh&#10;xIYWJeXn/bdRkGW8Xt95uf0a7i4rP642H5NuqtTzUz9/B+Gp9//iP3emw/zRG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mZRxAAAANwAAAAPAAAAAAAAAAAA&#10;AAAAAKECAABkcnMvZG93bnJldi54bWxQSwUGAAAAAAQABAD5AAAAkgMAAAAA&#10;" strokecolor="#4579b8"/>
            <v:line id="Straight Connector 124" o:spid="_x0000_s1100" style="position:absolute;visibility:visible" from="6959,13170" to="8359,1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JcMAAADcAAAADwAAAGRycy9kb3ducmV2LnhtbERPTWvCQBC9C/6HZYTe6kYrWlJXEUEM&#10;CtWqhx6H7JgEs7MxuzWpv74rFLzN433OdN6aUtyodoVlBYN+BII4tbrgTMHpuHp9B+E8ssbSMin4&#10;JQfzWbczxVjbhr/odvCZCCHsYlSQe1/FUro0J4OubyviwJ1tbdAHWGdS19iEcFPKYRSNpcGCQ0OO&#10;FS1zSi+HH6MgSXizufNq9z3YX9f+rdh+jpqJUi+9dvEBwlPrn+J/d6LD/OEIHs+EC+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iXDAAAA3AAAAA8AAAAAAAAAAAAA&#10;AAAAoQIAAGRycy9kb3ducmV2LnhtbFBLBQYAAAAABAAEAPkAAACRAwAAAAA=&#10;" strokecolor="#4579b8"/>
            <v:line id="Straight Connector 125" o:spid="_x0000_s1101" style="position:absolute;visibility:visible" from="6918,13225" to="8346,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9bvsQAAADcAAAADwAAAGRycy9kb3ducmV2LnhtbERPTWvCQBC9C/0PyxS8mY221pK6ighi&#10;ULCt9tDjkJ0modnZNLs10V/vCoK3ebzPmc47U4kjNa60rGAYxSCIM6tLzhV8HVaDVxDOI2usLJOC&#10;EzmYzx56U0y0bfmTjnufixDCLkEFhfd1IqXLCjLoIlsTB+7HNgZ9gE0udYNtCDeVHMXxizRYcmgo&#10;sKZlQdnv/t8oSFPebM68ev8efvyt/VO53T23E6X6j93iDYSnzt/FN3eqw/zRGK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31u+xAAAANwAAAAPAAAAAAAAAAAA&#10;AAAAAKECAABkcnMvZG93bnJldi54bWxQSwUGAAAAAAQABAD5AAAAkgMAAAAA&#10;" strokecolor="#4579b8"/>
            <v:line id="Straight Connector 126" o:spid="_x0000_s1102" style="position:absolute;visibility:visible" from="6918,13282" to="8388,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bN/cMAAADcAAAADwAAAGRycy9kb3ducmV2LnhtbERPzWrCQBC+C32HZQq96aYRg01dRQoF&#10;ab3U9gGm2WkSzM6mu6PGPr0rFLzNx/c7i9XgOnWkEFvPBh4nGSjiytuWawNfn6/jOagoyBY7z2Tg&#10;TBFWy7vRAkvrT/xBx53UKoVwLNFAI9KXWseqIYdx4nvixP344FASDLW2AU8p3HU6z7JCO2w5NTTY&#10;00tD1X53cAZ+37ebeP7ucilmf2/7sJ4/yTQa83A/rJ9BCQ1yE/+7NzbNzwu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zf3DAAAA3AAAAA8AAAAAAAAAAAAA&#10;AAAAoQIAAGRycy9kb3ducmV2LnhtbFBLBQYAAAAABAAEAPkAAACRAwAAAAA=&#10;" strokecolor="#4579b8"/>
            <v:line id="Straight Connector 129" o:spid="_x0000_s1103" style="position:absolute;flip:x;visibility:visible" from="3751,13282" to="4997,14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JRu8QAAADcAAAADwAAAGRycy9kb3ducmV2LnhtbERPTWvCQBC9C/0PyxS8mY22WJu6ighi&#10;ULCt9tDjkJ0modnZNLs10V/vCoK3ebzPmc47U4kjNa60rGAYxSCIM6tLzhV8HVaDCQjnkTVWlknB&#10;iRzMZw+9KSbatvxJx73PRQhhl6CCwvs6kdJlBRl0ka2JA/djG4M+wCaXusE2hJtKjuJ4LA2WHBoK&#10;rGlZUPa7/zcK0pQ3mzOv3r+HH39r/1Rud8/ti1L9x27xBsJT5+/imzvVYf7oFa7PhAv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klG7xAAAANwAAAAPAAAAAAAAAAAA&#10;AAAAAKECAABkcnMvZG93bnJldi54bWxQSwUGAAAAAAQABAD5AAAAkgMAAAAA&#10;" strokecolor="#4579b8"/>
            <v:line id="Straight Connector 130" o:spid="_x0000_s1104" style="position:absolute;flip:x;visibility:visible" from="3795,13282" to="499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line id="Straight Connector 131" o:spid="_x0000_s1105" style="position:absolute;flip:x y;visibility:visible" from="3975,11608" to="520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uj88MAAADcAAAADwAAAGRycy9kb3ducmV2LnhtbERPTWvCQBC9C/6HZYTe6iatFomu0hQr&#10;7UmqXrwN2TEJZmfT3W2M/fVdoeBtHu9zFqveNKIj52vLCtJxAoK4sLrmUsFh//44A+EDssbGMim4&#10;kofVcjhYYKbthb+o24VSxBD2GSqoQmgzKX1RkUE/ti1x5E7WGQwRulJqh5cYbhr5lCQv0mDNsaHC&#10;lt4qKs67H6NAr383XfNdnI38vObr7WSKLj8q9TDqX+cgAvXhLv53f+g4/zmF2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bo/PDAAAA3AAAAA8AAAAAAAAAAAAA&#10;AAAAoQIAAGRycy9kb3ducmV2LnhtbFBLBQYAAAAABAAEAPkAAACRAwAAAAA=&#10;" strokecolor="#4579b8"/>
            <v:line id="Straight Connector 132" o:spid="_x0000_s1106" style="position:absolute;flip:x y;visibility:visible" from="4110,11608" to="6660,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VF8QAAADcAAAADwAAAGRycy9kb3ducmV2LnhtbERPS2vCQBC+F/oflin0Vjc+qCXNRkQQ&#10;g0K16qHHITsmwexszG5N9Nd3C4Xe5uN7TjLrTS2u1LrKsoLhIAJBnFtdcaHgeFi+vIFwHlljbZkU&#10;3MjBLH18SDDWtuNPuu59IUIIuxgVlN43sZQuL8mgG9iGOHAn2xr0AbaF1C12IdzUchRFr9JgxaGh&#10;xIYWJeXn/bdRkGW8Xt95uf0a7i4rP642H5NuqtTzUz9/B+Gp9//iP3emw/zxCH6fCR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71UXxAAAANwAAAAPAAAAAAAAAAAA&#10;AAAAAKECAABkcnMvZG93bnJldi54bWxQSwUGAAAAAAQABAD5AAAAkgMAAAAA&#10;" strokecolor="#4579b8"/>
            <v:line id="Straight Connector 133" o:spid="_x0000_s1107" style="position:absolute;flip:x;visibility:visible" from="4155,7184" to="6900,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v:line id="Straight Connector 134" o:spid="_x0000_s1108" style="position:absolute;flip:x;visibility:visible" from="4110,7143" to="6794,10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v:line id="Straight Connector 135" o:spid="_x0000_s1109" style="position:absolute;flip:x;visibility:visible" from="3959,7042" to="6751,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NY8MAAADcAAAADwAAAGRycy9kb3ducmV2LnhtbERPS2vCQBC+F/wPywje6sbaqkRXKYIY&#10;LPg+eByyYxLMzsbs1qT99d1Cobf5+J4zW7SmFA+qXWFZwaAfgSBOrS44U3A+rZ4nIJxH1lhaJgVf&#10;5GAx7zzNMNa24QM9jj4TIYRdjApy76tYSpfmZND1bUUcuKutDfoA60zqGpsQbkr5EkUjabDg0JBj&#10;Rcuc0tvx0yhIEt5svnm1uwz297UfFh/b12asVK/bvk9BeGr9v/jPnegwf/gG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GzWPDAAAA3AAAAA8AAAAAAAAAAAAA&#10;AAAAoQIAAGRycy9kb3ducmV2LnhtbFBLBQYAAAAABAAEAPkAAACRAwAAAAA=&#10;" strokecolor="#4579b8"/>
            <v:line id="Straight Connector 136" o:spid="_x0000_s1110" style="position:absolute;flip:x;visibility:visible" from="3809,7042" to="6751,9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TFMQAAADcAAAADwAAAGRycy9kb3ducmV2LnhtbERPS2vCQBC+C/0PyxR6qxsf2JJmI6Ug&#10;DQraqoceh+w0Cc3Oxuxqor/eFQre5uN7TjLvTS1O1LrKsoLRMAJBnFtdcaFgv1s8v4JwHlljbZkU&#10;nMnBPH0YJBhr2/E3nba+ECGEXYwKSu+bWEqXl2TQDW1DHLhf2xr0AbaF1C12IdzUchxFM2mw4tBQ&#10;YkMfJeV/26NRkGW8XF54sfkZfR0+/aRarafdi1JPj/37GwhPvb+L/92ZDvMnM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1FMUxAAAANwAAAAPAAAAAAAAAAAA&#10;AAAAAKECAABkcnMvZG93bnJldi54bWxQSwUGAAAAAAQABAD5AAAAkgMAAAAA&#10;" strokecolor="#4579b8"/>
            <v:line id="Straight Connector 138" o:spid="_x0000_s1112" style="position:absolute;flip:x;visibility:visible" from="3959,5648" to="5567,10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di/ccAAADcAAAADwAAAGRycy9kb3ducmV2LnhtbESPT2vCQBDF74V+h2UKvdWNf6gldRUR&#10;pEGhWttDj0N2moRmZ2N2NdFP7xwKvc3w3rz3m9mid7U6UxsqzwaGgwQUce5txYWBr8/10wuoEJEt&#10;1p7JwIUCLOb3dzNMre/4g86HWCgJ4ZCigTLGJtU65CU5DAPfEIv241uHUda20LbFTsJdrUdJ8qwd&#10;ViwNJTa0Kin/PZycgSzjzebK6933cH98i+Nq+z7ppsY8PvTLV1CR+vhv/rvOrOCPhVaekQn0/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B2L9xwAAANwAAAAPAAAAAAAA&#10;AAAAAAAAAKECAABkcnMvZG93bnJldi54bWxQSwUGAAAAAAQABAD5AAAAlQMAAAAA&#10;" strokecolor="#4579b8"/>
            <v:line id="Straight Connector 139" o:spid="_x0000_s1113" style="position:absolute;flip:x;visibility:visible" from="4118,5648" to="5567,11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vHZsMAAADcAAAADwAAAGRycy9kb3ducmV2LnhtbERPS2vCQBC+F/wPywje6sZaqkZXKYIY&#10;LPg+eByyYxLMzsbs1qT99d1Cobf5+J4zW7SmFA+qXWFZwaAfgSBOrS44U3A+rZ7HIJxH1lhaJgVf&#10;5GAx7zzNMNa24QM9jj4TIYRdjApy76tYSpfmZND1bUUcuKutDfoA60zqGpsQbkr5EkVv0mDBoSHH&#10;ipY5pbfjp1GQJLzZfPNqdxns72s/LD62r81IqV63fZ+C8NT6f/GfO9Fh/nAC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Lx2bDAAAA3AAAAA8AAAAAAAAAAAAA&#10;AAAAoQIAAGRycy9kb3ducmV2LnhtbFBLBQYAAAAABAAEAPkAAACRAwAAAAA=&#10;" strokecolor="#4579b8"/>
            <v:line id="Straight Connector 140" o:spid="_x0000_s1114" style="position:absolute;flip:x;visibility:visible" from="4110,5506" to="5417,10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VssUAAADcAAAADwAAAGRycy9kb3ducmV2LnhtbESPQU8CQQyF7yb+h0lNvMmsqARXBkJI&#10;TIh6AfwBdafubtjpLDMVFn+9PZhwa/Ne3/s6WwyhM0dKuY3s4H5UgCGuom+5dvC5e72bgsmC7LGL&#10;TA7OlGExv76aYenjiTd03EptNIRziQ4akb60NlcNBcyj2BOr9h1TQNE11dYnPGl46Oy4KCY2YMva&#10;0GBPq4aq/fYnODi8f6zz+asby+Tp922fltNnecjO3d4MyxcwQoNczP/Xa6/4j4qvz+gEd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wVssUAAADcAAAADwAAAAAAAAAA&#10;AAAAAAChAgAAZHJzL2Rvd25yZXYueG1sUEsFBgAAAAAEAAQA+QAAAJMDAAAAAA==&#10;" strokecolor="#4579b8"/>
            <v:line id="Straight Connector 141" o:spid="_x0000_s1115" style="position:absolute;flip:x y;visibility:visible" from="4110,1101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u4HcQAAADcAAAADwAAAGRycy9kb3ducmV2LnhtbERPTWvCQBC9F/wPywjezCZVbImuIgVp&#10;sGBb68HjkB2TYHY2zW5N2l/vCkJv83ifs1j1phYXal1lWUESxSCIc6srLhQcvjbjZxDOI2usLZOC&#10;X3KwWg4eFphq2/EnXfa+ECGEXYoKSu+bVEqXl2TQRbYhDtzJtgZ9gG0hdYtdCDe1fIzjmTRYcWgo&#10;saGXkvLz/scoyDLebv94835MPr5f/aR62027J6VGw349B+Gp9//iuzvTYf40gdsz4QK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7gdxAAAANwAAAAPAAAAAAAAAAAA&#10;AAAAAKECAABkcnMvZG93bnJldi54bWxQSwUGAAAAAAQABAD5AAAAkgMAAAAA&#10;" strokecolor="#4579b8"/>
            <v:line id="Straight Connector 142" o:spid="_x0000_s1116" style="position:absolute;flip:x y;visibility:visible" from="4110,10579" to="6660,1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9O+cIAAADcAAAADwAAAGRycy9kb3ducmV2LnhtbERPTYvCMBC9L+x/CLPgTdMVV6QaZRWV&#10;9STqXvY2NGNbbCY1ibX6640g7G0e73Mms9ZUoiHnS8sKPnsJCOLM6pJzBb+HVXcEwgdkjZVlUnAj&#10;D7Pp+9sEU22vvKNmH3IRQ9inqKAIoU6l9FlBBn3P1sSRO1pnMETocqkdXmO4qWQ/SYbSYMmxocCa&#10;FgVlp/3FKNDL+7qpztnJyM1tvtwOvtDN/5TqfLTfYxCB2vAvfrl/dJw/6MPzmXiBn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9O+cIAAADcAAAADwAAAAAAAAAAAAAA&#10;AAChAgAAZHJzL2Rvd25yZXYueG1sUEsFBgAAAAAEAAQA+QAAAJADAAAAAA==&#10;" strokecolor="#4579b8"/>
            <v:line id="Straight Connector 143" o:spid="_x0000_s1117" style="position:absolute;flip:x y;visibility:visible" from="3959,10075" to="6736,13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PrYsMAAADcAAAADwAAAGRycy9kb3ducmV2LnhtbERPS2vCQBC+C/6HZQq96aatFYmuQYst&#10;7Ul8XLwN2TEJyc6mu9sY++u7BcHbfHzPWWS9aURHzleWFTyNExDEudUVFwqOh/fRDIQPyBoby6Tg&#10;Sh6y5XCwwFTbC++o24dCxBD2KSooQ2hTKX1ekkE/ti1x5M7WGQwRukJqh5cYbhr5nCRTabDi2FBi&#10;S28l5fX+xyjQm9+PrvnOayO/ruvNdvKKbn1S6vGhX81BBOrDXXxzf+o4f/IC/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D62LDAAAA3AAAAA8AAAAAAAAAAAAA&#10;AAAAoQIAAGRycy9kb3ducmV2LnhtbFBLBQYAAAAABAAEAPkAAACRAwAAAAA=&#10;" strokecolor="#4579b8"/>
            <v:oval id="Oval 144" o:spid="_x0000_s1118" style="position:absolute;left:8388;top:5716;width:2787;height:3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lWcEA&#10;AADcAAAADwAAAGRycy9kb3ducmV2LnhtbERPS0vDQBC+C/6HZQRvdtNSFkm7LX2g9KQYhV6H7DQJ&#10;zc6G7DSJ/94VBG/z8T1nvZ18qwbqYxPYwnyWgSIug2u4svD1+fL0DCoKssM2MFn4pgjbzf3dGnMX&#10;Rv6goZBKpRCOOVqoRbpc61jW5DHOQkecuEvoPUqCfaVdj2MK961eZJnRHhtODTV2dKipvBY3b+F4&#10;HKSSm3kr8Pxansa9eb8aY+3jw7RbgRKa5F/85z65NH+5hN9n0gV6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JVnBAAAA3AAAAA8AAAAAAAAAAAAAAAAAmAIAAGRycy9kb3du&#10;cmV2LnhtbFBLBQYAAAAABAAEAPUAAACGAwAAAAA=&#10;" fillcolor="#eaf1dd">
              <v:textbox style="mso-next-textbox:#Oval 144">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 xml:space="preserve">View IEP student progress </w:t>
                    </w:r>
                  </w:p>
                </w:txbxContent>
              </v:textbox>
            </v:oval>
            <v:oval id="Oval 32" o:spid="_x0000_s1119" style="position:absolute;left:8388;top:6170;width:2787;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NsMA&#10;AADbAAAADwAAAGRycy9kb3ducmV2LnhtbESPQUvDQBSE74L/YXmCN7uxh0XTbku1KD1ZjEKvj+xr&#10;Epp9G7KvSfz3bqHQ4zAz3zDL9eRbNVAfm8AWnmcZKOIyuIYrC78/H08voKIgO2wDk4U/irBe3d8t&#10;MXdh5G8aCqlUgnDM0UIt0uVax7Imj3EWOuLkHUPvUZLsK+16HBPct3qeZUZ7bDgt1NjRe03lqTh7&#10;C9vtIJWczVeBh89yN76Z/ckYax8fps0ClNAkt/C1vXMW5q9w+ZJ+gF7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7INsMAAADbAAAADwAAAAAAAAAAAAAAAACYAgAAZHJzL2Rv&#10;d25yZXYueG1sUEsFBgAAAAAEAAQA9QAAAIgDAAAAAA==&#10;" fillcolor="#eaf1dd">
              <v:textbox style="mso-next-textbox:#Oval 32">
                <w:txbxContent>
                  <w:p w:rsidR="00C34508" w:rsidRPr="005558ED" w:rsidRDefault="00C34508" w:rsidP="00D076B7">
                    <w:pPr>
                      <w:jc w:val="center"/>
                      <w:rPr>
                        <w:b/>
                        <w:sz w:val="16"/>
                        <w:szCs w:val="16"/>
                      </w:rPr>
                    </w:pPr>
                    <w:r>
                      <w:rPr>
                        <w:b/>
                        <w:sz w:val="16"/>
                        <w:szCs w:val="16"/>
                      </w:rPr>
                      <w:t>View message center</w:t>
                    </w:r>
                  </w:p>
                </w:txbxContent>
              </v:textbox>
            </v:oval>
            <v:oval id="Oval 80" o:spid="_x0000_s1120" style="position:absolute;left:8450;top:6636;width:2725;height: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kcAA&#10;AADbAAAADwAAAGRycy9kb3ducmV2LnhtbERPO2vDMBDeA/0P4grdErkdRHCihDxoydRQt5D1sC62&#10;iXUy1sV2/301BDp+fO/1dvKtGqiPTWALr4sMFHEZXMOVhZ/v9/kSVBRkh21gsvBLEbabp9kacxdG&#10;/qKhkEqlEI45WqhFulzrWNbkMS5CR5y4a+g9SoJ9pV2PYwr3rX7LMqM9NpwaauzoUFN5K+7ewvE4&#10;SCV381ng5aM8jXtzvhlj7cvztFuBEprkX/xwn5yFZVqfvqQf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I+kcAAAADbAAAADwAAAAAAAAAAAAAAAACYAgAAZHJzL2Rvd25y&#10;ZXYueG1sUEsFBgAAAAAEAAQA9QAAAIUDAAAAAA==&#10;" fillcolor="#eaf1dd">
              <v:textbox style="mso-next-textbox:#Oval 80">
                <w:txbxContent>
                  <w:p w:rsidR="00C34508" w:rsidRPr="00FD1868" w:rsidRDefault="00C34508" w:rsidP="00D076B7">
                    <w:pPr>
                      <w:pStyle w:val="NormalWeb"/>
                      <w:spacing w:before="0" w:beforeAutospacing="0" w:after="200" w:afterAutospacing="0" w:line="276" w:lineRule="auto"/>
                      <w:jc w:val="center"/>
                    </w:pPr>
                    <w:r>
                      <w:rPr>
                        <w:rFonts w:ascii="Calibri" w:hAnsi="Calibri"/>
                        <w:b/>
                        <w:bCs/>
                        <w:sz w:val="16"/>
                        <w:szCs w:val="16"/>
                      </w:rPr>
                      <w:t>Communicate with other users through the message center</w:t>
                    </w:r>
                  </w:p>
                </w:txbxContent>
              </v:textbox>
            </v:oval>
            <v:shape id="_x0000_s1121" type="#_x0000_t32" style="position:absolute;left:7050;top:6461;width:1400;height:581;flip:y" o:connectortype="straight" strokecolor="#4579b8"/>
            <v:shape id="_x0000_s1122" type="#_x0000_t32" style="position:absolute;left:7050;top:7042;width:1400;height:101" o:connectortype="straight" strokecolor="#4579b8"/>
            <v:shape id="_x0000_s1123" type="#_x0000_t32" style="position:absolute;left:6794;top:6461;width:1594;height:6540;flip:y" o:connectortype="straight" strokecolor="#4579b8"/>
            <v:shape id="_x0000_s1124" type="#_x0000_t32" style="position:absolute;left:6751;top:7349;width:1797;height:5763;flip:y" o:connectortype="straight" strokecolor="#4579b8"/>
            <v:oval id="Oval 28" o:spid="_x0000_s1125" style="position:absolute;left:1455;top:5648;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C34508" w:rsidRPr="005558ED" w:rsidRDefault="00C34508" w:rsidP="00D076B7">
                    <w:pPr>
                      <w:jc w:val="center"/>
                      <w:rPr>
                        <w:b/>
                        <w:sz w:val="16"/>
                        <w:szCs w:val="16"/>
                      </w:rPr>
                    </w:pPr>
                    <w:r>
                      <w:rPr>
                        <w:b/>
                        <w:sz w:val="16"/>
                        <w:szCs w:val="16"/>
                      </w:rPr>
                      <w:t>View teachers</w:t>
                    </w:r>
                  </w:p>
                </w:txbxContent>
              </v:textbox>
            </v:oval>
            <v:oval id="Oval 28" o:spid="_x0000_s1126" style="position:absolute;left:1455;top:6290;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C34508" w:rsidRPr="005558ED" w:rsidRDefault="00C34508" w:rsidP="00D076B7">
                    <w:pPr>
                      <w:jc w:val="center"/>
                      <w:rPr>
                        <w:b/>
                        <w:sz w:val="16"/>
                        <w:szCs w:val="16"/>
                      </w:rPr>
                    </w:pPr>
                    <w:r>
                      <w:rPr>
                        <w:b/>
                        <w:sz w:val="16"/>
                        <w:szCs w:val="16"/>
                      </w:rPr>
                      <w:t>Add teacher</w:t>
                    </w:r>
                  </w:p>
                </w:txbxContent>
              </v:textbox>
            </v:oval>
            <v:oval id="Oval 28" o:spid="_x0000_s1127" style="position:absolute;left:1455;top:6995;width:2758;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CM8MA&#10;AADbAAAADwAAAGRycy9kb3ducmV2LnhtbESPQUvDQBSE74L/YXmCN7ux0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CM8MAAADbAAAADwAAAAAAAAAAAAAAAACYAgAAZHJzL2Rv&#10;d25yZXYueG1sUEsFBgAAAAAEAAQA9QAAAIgDAAAAAA==&#10;" fillcolor="#eaf1dd">
              <v:textbox>
                <w:txbxContent>
                  <w:p w:rsidR="00C34508" w:rsidRPr="005558ED" w:rsidRDefault="00C34508" w:rsidP="00D076B7">
                    <w:pPr>
                      <w:jc w:val="center"/>
                      <w:rPr>
                        <w:b/>
                        <w:sz w:val="16"/>
                        <w:szCs w:val="16"/>
                      </w:rPr>
                    </w:pPr>
                    <w:r>
                      <w:rPr>
                        <w:b/>
                        <w:sz w:val="16"/>
                        <w:szCs w:val="16"/>
                      </w:rPr>
                      <w:t>Update teacher</w:t>
                    </w:r>
                  </w:p>
                </w:txbxContent>
              </v:textbox>
            </v:oval>
            <v:shape id="_x0000_s1128" type="#_x0000_t32" style="position:absolute;left:3809;top:5506;width:1608;height:210;flip:x" o:connectortype="straight" strokecolor="#4579b8"/>
            <v:shape id="_x0000_s1129" type="#_x0000_t32" style="position:absolute;left:3809;top:5506;width:1608;height:852;flip:x" o:connectortype="straight" strokecolor="#4579b8"/>
            <v:shape id="_x0000_s1130" type="#_x0000_t32" style="position:absolute;left:3809;top:5506;width:1608;height:1557;flip:x" o:connectortype="straight" strokecolor="#4579b8"/>
            <v:oval id="Oval 22" o:spid="_x0000_s1131" style="position:absolute;left:1455;top:12420;width:2354;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Ci8EA&#10;AADbAAAADwAAAGRycy9kb3ducmV2LnhtbERPTUvDQBC9C/6HZQRvdqOHpcZui1qUnlpMBa9DdkxC&#10;s7MhO03Sf98tFHqbx/ucxWryrRqoj01gC8+zDBRxGVzDlYXf/dfTHFQUZIdtYLJwogir5f3dAnMX&#10;Rv6hoZBKpRCOOVqoRbpc61jW5DHOQkecuP/Qe5QE+0q7HscU7lv9kmVGe2w4NdTY0WdN5aE4egvr&#10;9SCVHM22wL/vcjN+mN3BGGsfH6b3N1BCk9zEV/fGpfmvcPklHaC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SAovBAAAA2wAAAA8AAAAAAAAAAAAAAAAAmAIAAGRycy9kb3du&#10;cmV2LnhtbFBLBQYAAAAABAAEAPUAAACGAwAAAAA=&#10;" fillcolor="#eaf1dd">
              <v:textbox>
                <w:txbxContent>
                  <w:p w:rsidR="00C34508" w:rsidRPr="005558ED" w:rsidRDefault="00C34508" w:rsidP="00D076B7">
                    <w:pPr>
                      <w:jc w:val="center"/>
                      <w:rPr>
                        <w:b/>
                        <w:sz w:val="16"/>
                        <w:szCs w:val="16"/>
                      </w:rPr>
                    </w:pPr>
                    <w:r>
                      <w:rPr>
                        <w:b/>
                        <w:sz w:val="16"/>
                        <w:szCs w:val="16"/>
                      </w:rPr>
                      <w:t xml:space="preserve">Prospective students </w:t>
                    </w:r>
                  </w:p>
                </w:txbxContent>
              </v:textbox>
            </v:oval>
            <v:line id="Straight Connector 130" o:spid="_x0000_s1132" style="position:absolute;flip:x y;visibility:visible" from="3751,12730" to="5157,13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cGaMYAAADcAAAADwAAAGRycy9kb3ducmV2LnhtbESPT2/CMAzF75P4DpEn7QbpNoZQR0Aw&#10;sWk7If5cuFmN11Y0TpdkpfDp5wPSbrbe83s/zxa9a1RHIdaeDTyOMlDEhbc1lwYO+/fhFFRMyBYb&#10;z2TgQhEW88HdDHPrz7ylbpdKJSEcczRQpdTmWseiIodx5Fti0b59cJhkDaW2Ac8S7hr9lGUT7bBm&#10;aaiwpbeKitPu1xmw6+tH1/wUJ6e/Lqv1ZvyCYXU05uG+X76CStSnf/Pt+tMK/rPgyzMygZ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XBmjGAAAA3AAAAA8AAAAAAAAA&#10;AAAAAAAAoQIAAGRycy9kb3ducmV2LnhtbFBLBQYAAAAABAAEAPkAAACUAwAAAAA=&#10;" strokecolor="#4579b8"/>
            <v:shape id="_x0000_s1136" type="#_x0000_t32" style="position:absolute;left:3657;top:5506;width:1761;height:4456;flip:x" o:connectortype="straight" strokecolor="#4f81bd"/>
            <v:shape id="_x0000_s1137" type="#_x0000_t32" style="position:absolute;left:6900;top:2545;width:1459;height:4355;flip:y" o:connectortype="straight" strokecolor="#4f81bd"/>
            <v:shape id="_x0000_s1138" type="#_x0000_t32" style="position:absolute;left:6900;top:2104;width:1299;height:4796;flip:y" o:connectortype="straight" strokecolor="#4f81bd"/>
            <v:oval id="Oval 27" o:spid="_x0000_s1139" style="position:absolute;left:8443;top:8545;width:2517;height:4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9nqMMA&#10;AADbAAAADwAAAGRycy9kb3ducmV2LnhtbESPQUvDQBSE74L/YXmCN7uxlKXEbotaLD1ZGgWvj+wz&#10;Cc2+DdnXJP57t1DocZiZb5jVZvKtGqiPTWALz7MMFHEZXMOVhe+vj6clqCjIDtvAZOGPImzW93cr&#10;zF0Y+UhDIZVKEI45WqhFulzrWNbkMc5CR5y839B7lCT7SrsexwT3rZ5nmdEeG04LNXb0XlN5Ks7e&#10;wnY7SCVn81ngz67cj2/mcDLG2seH6fUFlNAkt/C1vXcW5gu4fE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9nqMMAAADbAAAADwAAAAAAAAAAAAAAAACYAgAAZHJzL2Rv&#10;d25yZXYueG1sUEsFBgAAAAAEAAQA9QAAAIgDAAAAAA==&#10;" fillcolor="#eaf1dd">
              <v:textbox>
                <w:txbxContent>
                  <w:p w:rsidR="00C34508" w:rsidRPr="005558ED" w:rsidRDefault="00C34508" w:rsidP="00D076B7">
                    <w:pPr>
                      <w:jc w:val="center"/>
                      <w:rPr>
                        <w:b/>
                        <w:sz w:val="16"/>
                        <w:szCs w:val="16"/>
                      </w:rPr>
                    </w:pPr>
                    <w:r>
                      <w:rPr>
                        <w:b/>
                        <w:sz w:val="16"/>
                        <w:szCs w:val="16"/>
                      </w:rPr>
                      <w:t>Mobile Log Out</w:t>
                    </w:r>
                  </w:p>
                </w:txbxContent>
              </v:textbox>
            </v:oval>
            <v:oval id="Oval 105" o:spid="_x0000_s1140" style="position:absolute;left:8421;top:9846;width:256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Mobile Message center</w:t>
                    </w:r>
                  </w:p>
                </w:txbxContent>
              </v:textbox>
            </v:oval>
            <v:oval id="Oval 107" o:spid="_x0000_s1141" style="position:absolute;left:8450;top:8012;width:2360;height:4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C7sEA&#10;AADcAAAADwAAAGRycy9kb3ducmV2LnhtbERPTUvDQBC9C/6HZQRvdqOHrcRui1qUnlpMBa9DdkxC&#10;s7MhO03Sf98tFHqbx/ucxWryrRqoj01gC8+zDBRxGVzDlYXf/dfTK6goyA7bwGThRBFWy/u7BeYu&#10;jPxDQyGVSiEcc7RQi3S51rGsyWOchY44cf+h9ygJ9pV2PY4p3Lf6JcuM9thwaqixo8+aykNx9BbW&#10;60EqOZptgX/f5Wb8MLuDMdY+Pkzvb6CEJrmJr+6NS/OzOVyeSRfo5R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dAu7BAAAA3AAAAA8AAAAAAAAAAAAAAAAAmAIAAGRycy9kb3du&#10;cmV2LnhtbFBLBQYAAAAABAAEAPUAAACGAwAAAAA=&#10;" fillcolor="#eaf1dd">
              <v:textbox>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Mobile Log In</w:t>
                    </w:r>
                  </w:p>
                </w:txbxContent>
              </v:textbox>
            </v:oval>
            <v:oval id="Oval 108" o:spid="_x0000_s1142" style="position:absolute;left:8477;top:10404;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Mobile view schedules</w:t>
                    </w:r>
                  </w:p>
                </w:txbxContent>
              </v:textbox>
            </v:oval>
            <v:oval id="Oval 108" o:spid="_x0000_s1143" style="position:absolute;left:8519;top:10923;width:2627;height:4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WnMMA&#10;AADcAAAADwAAAGRycy9kb3ducmV2LnhtbESPQUvDQBCF74L/YRnBm93oYZHYbWktSk+KqeB1yI5J&#10;aHY2ZKdJ/PfOQfA2w3vz3jfr7RJ7M9GYu8Qe7lcFGOI6hY4bD5+nl7tHMFmQA/aJycMPZdhurq/W&#10;WIY08wdNlTRGQziX6KEVGUprc91SxLxKA7Fq32mMKLqOjQ0jzhoee/tQFM5G7FgbWhzouaX6XF2i&#10;h8NhkkYu7q3Cr9f6OO/d+9k5729vlt0TGKFF/s1/18eg+IXS6jM6gd3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KWnMMAAADcAAAADwAAAAAAAAAAAAAAAACYAgAAZHJzL2Rv&#10;d25yZXYueG1sUEsFBgAAAAAEAAQA9QAAAIgDAAAAAA==&#10;" fillcolor="#eaf1dd">
              <v:textbox>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Mobile view score card</w:t>
                    </w:r>
                  </w:p>
                </w:txbxContent>
              </v:textbox>
            </v:oval>
            <v:shape id="_x0000_s1144" type="#_x0000_t32" style="position:absolute;left:6810;top:8241;width:1640;height:4764;flip:y" o:connectortype="straight" strokecolor="#4f81bd"/>
            <v:shape id="_x0000_s1145" type="#_x0000_t32" style="position:absolute;left:6915;top:8756;width:1528;height:4291;flip:y" o:connectortype="straight" strokecolor="#4f81bd"/>
            <v:shape id="_x0000_s1146" type="#_x0000_t32" style="position:absolute;left:6915;top:10084;width:1506;height:2963;flip:y" o:connectortype="straight" strokecolor="#4f81bd"/>
            <v:shape id="_x0000_s1147" type="#_x0000_t32" style="position:absolute;left:6918;top:11310;width:1986;height:1915;flip:y" o:connectortype="straight" strokecolor="#4f81bd"/>
            <v:shape id="_x0000_s1148" type="#_x0000_t32" style="position:absolute;left:6900;top:6900;width:1896;height:1179" o:connectortype="straight" strokecolor="#4f81bd"/>
            <v:shape id="_x0000_s1149" type="#_x0000_t32" style="position:absolute;left:7050;top:7042;width:1393;height:1714" o:connectortype="straight" strokecolor="#4f81bd"/>
            <v:shape id="_x0000_s1150" type="#_x0000_t32" style="position:absolute;left:7006;top:7142;width:1415;height:2942" o:connectortype="straight" strokecolor="#4f81bd"/>
            <v:shape id="_x0000_s1151" type="#_x0000_t32" style="position:absolute;left:7006;top:7142;width:1471;height:3489" o:connectortype="straight" strokecolor="#4f81bd"/>
            <v:oval id="Oval 105" o:spid="_x0000_s1152" style="position:absolute;left:8438;top:9017;width:2568;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M5AsEA&#10;AADcAAAADwAAAGRycy9kb3ducmV2LnhtbERPTUvDQBC9C/6HZQRvZmPBRdJuS2up9KSYCl6H7DQJ&#10;zc6G7DSJ/94VBG/zeJ+z2sy+UyMNsQ1s4THLQRFXwbVcW/g8HR6eQUVBdtgFJgvfFGGzvr1ZYeHC&#10;xB80llKrFMKxQAuNSF9oHauGPMYs9MSJO4fBoyQ41NoNOKVw3+lFnhvtseXU0GBPLw1Vl/LqLez3&#10;o9RyNW8lfr1Wx2ln3i/GWHt/N2+XoIRm+Rf/uY8uzc+f4PeZdIF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DOQLBAAAA3AAAAA8AAAAAAAAAAAAAAAAAmAIAAGRycy9kb3du&#10;cmV2LnhtbFBLBQYAAAAABAAEAPUAAACGAwAAAAA=&#10;" fillcolor="#eaf1dd">
              <v:textbox>
                <w:txbxContent>
                  <w:p w:rsidR="00C34508" w:rsidRDefault="00C34508" w:rsidP="00D076B7">
                    <w:pPr>
                      <w:pStyle w:val="NormalWeb"/>
                      <w:spacing w:before="0" w:beforeAutospacing="0" w:after="200" w:afterAutospacing="0" w:line="276" w:lineRule="auto"/>
                      <w:jc w:val="center"/>
                    </w:pPr>
                    <w:r>
                      <w:rPr>
                        <w:rFonts w:ascii="Calibri" w:hAnsi="Calibri"/>
                        <w:b/>
                        <w:bCs/>
                        <w:sz w:val="16"/>
                        <w:szCs w:val="16"/>
                      </w:rPr>
                      <w:t>Mobile menu options screen</w:t>
                    </w:r>
                  </w:p>
                </w:txbxContent>
              </v:textbox>
            </v:oval>
            <v:shape id="_x0000_s1153" type="#_x0000_t32" style="position:absolute;left:7050;top:7042;width:1388;height:2308" o:connectortype="straight" strokecolor="#4f81bd"/>
            <v:shape id="_x0000_s1154" type="#_x0000_t32" style="position:absolute;left:6810;top:9350;width:1628;height:3655;flip:y" o:connectortype="straight" strokecolor="#4f81bd"/>
            <w10:anchorlock/>
          </v:group>
        </w:pict>
      </w:r>
    </w:p>
    <w:p w:rsidR="0064245C" w:rsidRDefault="0064245C" w:rsidP="006A6D24">
      <w:pPr>
        <w:pStyle w:val="Heading2"/>
      </w:pPr>
      <w:bookmarkStart w:id="13" w:name="_Toc354848747"/>
      <w:r>
        <w:lastRenderedPageBreak/>
        <w:t>Glossary</w:t>
      </w:r>
      <w:bookmarkEnd w:id="13"/>
    </w:p>
    <w:p w:rsidR="0064245C" w:rsidRPr="000911F6" w:rsidRDefault="0064245C" w:rsidP="000911F6"/>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7306"/>
      </w:tblGrid>
      <w:tr w:rsidR="0064245C" w:rsidRPr="00DA236D" w:rsidTr="00A7604E">
        <w:tc>
          <w:tcPr>
            <w:tcW w:w="2234" w:type="dxa"/>
            <w:shd w:val="clear" w:color="auto" w:fill="1F497D"/>
          </w:tcPr>
          <w:p w:rsidR="0064245C" w:rsidRPr="00DA236D" w:rsidRDefault="0064245C" w:rsidP="000911F6">
            <w:pPr>
              <w:jc w:val="center"/>
              <w:rPr>
                <w:b/>
                <w:color w:val="FFFFFF"/>
              </w:rPr>
            </w:pPr>
            <w:r w:rsidRPr="00DA236D">
              <w:rPr>
                <w:b/>
                <w:color w:val="FFFFFF"/>
              </w:rPr>
              <w:t>Term</w:t>
            </w:r>
          </w:p>
        </w:tc>
        <w:tc>
          <w:tcPr>
            <w:tcW w:w="7306" w:type="dxa"/>
            <w:shd w:val="clear" w:color="auto" w:fill="1F497D"/>
          </w:tcPr>
          <w:p w:rsidR="0064245C" w:rsidRPr="00DA236D" w:rsidRDefault="0064245C" w:rsidP="00771FE6">
            <w:pPr>
              <w:jc w:val="center"/>
              <w:rPr>
                <w:b/>
                <w:color w:val="FFFFFF"/>
              </w:rPr>
            </w:pPr>
            <w:r w:rsidRPr="00DA236D">
              <w:rPr>
                <w:b/>
                <w:color w:val="FFFFFF"/>
              </w:rPr>
              <w:t>Definition</w:t>
            </w:r>
          </w:p>
        </w:tc>
      </w:tr>
      <w:tr w:rsidR="0064245C" w:rsidRPr="00DA236D" w:rsidTr="00A7604E">
        <w:tc>
          <w:tcPr>
            <w:tcW w:w="2234" w:type="dxa"/>
          </w:tcPr>
          <w:p w:rsidR="0064245C" w:rsidRPr="00DA236D" w:rsidRDefault="0064245C" w:rsidP="00740CB7">
            <w:r w:rsidRPr="00DA236D">
              <w:t>SIS</w:t>
            </w:r>
          </w:p>
        </w:tc>
        <w:tc>
          <w:tcPr>
            <w:tcW w:w="7306" w:type="dxa"/>
          </w:tcPr>
          <w:p w:rsidR="0064245C" w:rsidRPr="00DA236D" w:rsidRDefault="0064245C" w:rsidP="00740CB7">
            <w:r w:rsidRPr="00DA236D">
              <w:t>Student Information System</w:t>
            </w:r>
          </w:p>
        </w:tc>
      </w:tr>
      <w:tr w:rsidR="0064245C" w:rsidRPr="00DA236D" w:rsidTr="00A7604E">
        <w:tc>
          <w:tcPr>
            <w:tcW w:w="2234" w:type="dxa"/>
          </w:tcPr>
          <w:p w:rsidR="0064245C" w:rsidRPr="00DA236D" w:rsidRDefault="0064245C" w:rsidP="00740CB7">
            <w:r w:rsidRPr="00DA236D">
              <w:t>IEP</w:t>
            </w:r>
          </w:p>
        </w:tc>
        <w:tc>
          <w:tcPr>
            <w:tcW w:w="7306" w:type="dxa"/>
          </w:tcPr>
          <w:p w:rsidR="0064245C" w:rsidRPr="00DA236D" w:rsidRDefault="0064245C" w:rsidP="00740CB7">
            <w:r w:rsidRPr="00DA236D">
              <w:rPr>
                <w:color w:val="000000"/>
              </w:rPr>
              <w:t>Individualized Education Plan</w:t>
            </w:r>
          </w:p>
        </w:tc>
      </w:tr>
      <w:tr w:rsidR="0064245C" w:rsidRPr="00DA236D" w:rsidTr="00A7604E">
        <w:tc>
          <w:tcPr>
            <w:tcW w:w="2234" w:type="dxa"/>
          </w:tcPr>
          <w:p w:rsidR="0064245C" w:rsidRPr="00DA236D" w:rsidRDefault="0064245C" w:rsidP="00740CB7">
            <w:r w:rsidRPr="00DA236D">
              <w:t>Data Entry</w:t>
            </w:r>
          </w:p>
        </w:tc>
        <w:tc>
          <w:tcPr>
            <w:tcW w:w="7306" w:type="dxa"/>
          </w:tcPr>
          <w:p w:rsidR="0064245C" w:rsidRPr="00DA236D" w:rsidRDefault="0064245C" w:rsidP="00740CB7">
            <w:r w:rsidRPr="00DA236D">
              <w:t>Form filled out and submitted by user.</w:t>
            </w:r>
          </w:p>
        </w:tc>
      </w:tr>
      <w:tr w:rsidR="0064245C" w:rsidRPr="00DA236D" w:rsidTr="00A7604E">
        <w:tc>
          <w:tcPr>
            <w:tcW w:w="2234" w:type="dxa"/>
          </w:tcPr>
          <w:p w:rsidR="0064245C" w:rsidRPr="00DA236D" w:rsidRDefault="0064245C" w:rsidP="00740CB7">
            <w:r w:rsidRPr="00DA236D">
              <w:t>Web Site</w:t>
            </w:r>
          </w:p>
        </w:tc>
        <w:tc>
          <w:tcPr>
            <w:tcW w:w="7306" w:type="dxa"/>
          </w:tcPr>
          <w:p w:rsidR="0064245C" w:rsidRPr="00DA236D" w:rsidRDefault="0064245C" w:rsidP="00740CB7">
            <w:r w:rsidRPr="00DA236D">
              <w:t>A place on the world wide web</w:t>
            </w:r>
          </w:p>
        </w:tc>
      </w:tr>
      <w:tr w:rsidR="0064245C" w:rsidRPr="00DA236D" w:rsidTr="00A7604E">
        <w:tc>
          <w:tcPr>
            <w:tcW w:w="2234" w:type="dxa"/>
          </w:tcPr>
          <w:p w:rsidR="0064245C" w:rsidRPr="00DA236D" w:rsidRDefault="0064245C" w:rsidP="00740CB7">
            <w:r w:rsidRPr="00DA236D">
              <w:t>Screen</w:t>
            </w:r>
          </w:p>
        </w:tc>
        <w:tc>
          <w:tcPr>
            <w:tcW w:w="7306" w:type="dxa"/>
          </w:tcPr>
          <w:p w:rsidR="0064245C" w:rsidRPr="00DA236D" w:rsidRDefault="0064245C" w:rsidP="001F2A64">
            <w:r w:rsidRPr="00DA236D">
              <w:t>A specific UI on the SIS web site</w:t>
            </w:r>
          </w:p>
        </w:tc>
      </w:tr>
      <w:tr w:rsidR="0064245C" w:rsidRPr="00DA236D" w:rsidTr="00A7604E">
        <w:tc>
          <w:tcPr>
            <w:tcW w:w="2234" w:type="dxa"/>
          </w:tcPr>
          <w:p w:rsidR="0064245C" w:rsidRPr="00DA236D" w:rsidRDefault="0064245C" w:rsidP="00740CB7">
            <w:r w:rsidRPr="00DA236D">
              <w:t>TBD</w:t>
            </w:r>
          </w:p>
        </w:tc>
        <w:tc>
          <w:tcPr>
            <w:tcW w:w="7306" w:type="dxa"/>
          </w:tcPr>
          <w:p w:rsidR="0064245C" w:rsidRPr="00DA236D" w:rsidRDefault="0064245C" w:rsidP="00740CB7">
            <w:r w:rsidRPr="00DA236D">
              <w:t>To be decided</w:t>
            </w:r>
          </w:p>
        </w:tc>
      </w:tr>
      <w:tr w:rsidR="0064245C" w:rsidRPr="00DA236D" w:rsidTr="00A7604E">
        <w:tc>
          <w:tcPr>
            <w:tcW w:w="2234" w:type="dxa"/>
          </w:tcPr>
          <w:p w:rsidR="0064245C" w:rsidRPr="00DA236D" w:rsidRDefault="0064245C" w:rsidP="002B2799">
            <w:pPr>
              <w:tabs>
                <w:tab w:val="center" w:pos="2106"/>
              </w:tabs>
            </w:pPr>
            <w:r w:rsidRPr="00DA236D">
              <w:t>TBN</w:t>
            </w:r>
            <w:r w:rsidRPr="00DA236D">
              <w:tab/>
            </w:r>
          </w:p>
        </w:tc>
        <w:tc>
          <w:tcPr>
            <w:tcW w:w="7306" w:type="dxa"/>
          </w:tcPr>
          <w:p w:rsidR="0064245C" w:rsidRPr="00DA236D" w:rsidRDefault="0064245C" w:rsidP="00740CB7">
            <w:r w:rsidRPr="00DA236D">
              <w:t>To be named</w:t>
            </w:r>
          </w:p>
        </w:tc>
      </w:tr>
      <w:tr w:rsidR="0064245C" w:rsidRPr="00DA236D" w:rsidTr="00A7604E">
        <w:tc>
          <w:tcPr>
            <w:tcW w:w="2234" w:type="dxa"/>
          </w:tcPr>
          <w:p w:rsidR="0064245C" w:rsidRPr="00DA236D" w:rsidRDefault="0064245C" w:rsidP="00740CB7">
            <w:r w:rsidRPr="00DA236D">
              <w:t>QA</w:t>
            </w:r>
            <w:r>
              <w:fldChar w:fldCharType="begin"/>
            </w:r>
            <w:r w:rsidRPr="00DA236D">
              <w:instrText>xe "Quality Assurance"</w:instrText>
            </w:r>
            <w:r>
              <w:fldChar w:fldCharType="end"/>
            </w:r>
          </w:p>
        </w:tc>
        <w:tc>
          <w:tcPr>
            <w:tcW w:w="7306" w:type="dxa"/>
          </w:tcPr>
          <w:p w:rsidR="0064245C" w:rsidRPr="00DA236D" w:rsidRDefault="0064245C" w:rsidP="00740CB7">
            <w:r w:rsidRPr="00DA236D">
              <w:t>Quality assurance</w:t>
            </w:r>
          </w:p>
        </w:tc>
      </w:tr>
      <w:tr w:rsidR="0064245C" w:rsidRPr="00DA236D" w:rsidTr="00A7604E">
        <w:tc>
          <w:tcPr>
            <w:tcW w:w="2234" w:type="dxa"/>
          </w:tcPr>
          <w:p w:rsidR="0064245C" w:rsidRPr="00DA236D" w:rsidRDefault="0064245C" w:rsidP="00740CB7">
            <w:r w:rsidRPr="00DA236D">
              <w:t>SRS</w:t>
            </w:r>
            <w:r>
              <w:fldChar w:fldCharType="begin"/>
            </w:r>
            <w:r w:rsidRPr="00DA236D">
              <w:instrText>xe "Software Requirement Document"</w:instrText>
            </w:r>
            <w:r>
              <w:fldChar w:fldCharType="end"/>
            </w:r>
          </w:p>
        </w:tc>
        <w:tc>
          <w:tcPr>
            <w:tcW w:w="7306" w:type="dxa"/>
          </w:tcPr>
          <w:p w:rsidR="0064245C" w:rsidRPr="00DA236D" w:rsidRDefault="0064245C" w:rsidP="00740CB7">
            <w:r w:rsidRPr="00DA236D">
              <w:t>Software Requirements Specification</w:t>
            </w:r>
          </w:p>
        </w:tc>
      </w:tr>
    </w:tbl>
    <w:p w:rsidR="0064245C" w:rsidRDefault="0064245C" w:rsidP="006A6D24">
      <w:pPr>
        <w:pStyle w:val="Heading1"/>
      </w:pPr>
      <w:bookmarkStart w:id="14" w:name="_Toc354848748"/>
      <w:r>
        <w:t>Requirements Specification</w:t>
      </w:r>
      <w:bookmarkEnd w:id="14"/>
    </w:p>
    <w:p w:rsidR="0064245C" w:rsidRDefault="0064245C" w:rsidP="00A40B48">
      <w:pPr>
        <w:pStyle w:val="Heading2"/>
      </w:pPr>
      <w:bookmarkStart w:id="15" w:name="_Toc354848749"/>
      <w:r>
        <w:t>Functional Requirements</w:t>
      </w:r>
      <w:bookmarkEnd w:id="15"/>
    </w:p>
    <w:p w:rsidR="0064245C" w:rsidRDefault="0064245C" w:rsidP="002F46C1">
      <w:pPr>
        <w:pStyle w:val="Heading3"/>
      </w:pPr>
      <w:bookmarkStart w:id="16" w:name="_Toc354848750"/>
      <w:r>
        <w:t>Access SIS home page</w:t>
      </w:r>
      <w:bookmarkEnd w:id="1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8D4C1F">
            <w:pPr>
              <w:pStyle w:val="ListParagraph"/>
              <w:spacing w:line="360" w:lineRule="auto"/>
              <w:ind w:left="0"/>
              <w:jc w:val="both"/>
              <w:rPr>
                <w:b/>
                <w:bCs/>
                <w:color w:val="FFFFFF"/>
                <w:sz w:val="24"/>
                <w:szCs w:val="24"/>
              </w:rPr>
            </w:pPr>
            <w:r w:rsidRPr="00DA236D">
              <w:rPr>
                <w:b/>
                <w:bCs/>
                <w:color w:val="FFFFFF"/>
                <w:sz w:val="24"/>
                <w:szCs w:val="24"/>
              </w:rPr>
              <w:t>Access SIS home page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 Public users</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835FB4">
            <w:pPr>
              <w:pStyle w:val="ListParagraph"/>
              <w:spacing w:line="360" w:lineRule="auto"/>
              <w:ind w:left="0"/>
              <w:jc w:val="both"/>
              <w:rPr>
                <w:rFonts w:cs="Calibri"/>
              </w:rPr>
            </w:pPr>
            <w:r w:rsidRPr="00DA236D">
              <w:rPr>
                <w:rFonts w:cs="Calibri"/>
              </w:rPr>
              <w:t xml:space="preserve">Users are going to access the SIS from a hosted web </w:t>
            </w:r>
            <w:proofErr w:type="spellStart"/>
            <w:r w:rsidRPr="00DA236D">
              <w:rPr>
                <w:rFonts w:cs="Calibri"/>
              </w:rPr>
              <w:t>url</w:t>
            </w:r>
            <w:proofErr w:type="spellEnd"/>
            <w:r w:rsidRPr="00DA236D">
              <w:rPr>
                <w:rFonts w:cs="Calibri"/>
              </w:rPr>
              <w:t>. The home page gives an overview of SIS application and provides an option to login for registered users. Other public users can browse and access the content like inquiries, submit new inquiries, submit new applications and track application status.</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URL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None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 xml:space="preserve">When users enter SIS </w:t>
            </w:r>
            <w:proofErr w:type="spellStart"/>
            <w:r w:rsidRPr="00DA236D">
              <w:rPr>
                <w:rFonts w:cs="Calibri"/>
              </w:rPr>
              <w:t>url</w:t>
            </w:r>
            <w:proofErr w:type="spellEnd"/>
            <w:r w:rsidRPr="00DA236D">
              <w:rPr>
                <w:rFonts w:cs="Calibri"/>
              </w:rPr>
              <w:t xml:space="preserve"> in their browser, it displays the home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All users</w:t>
            </w:r>
          </w:p>
        </w:tc>
      </w:tr>
    </w:tbl>
    <w:p w:rsidR="0064245C" w:rsidRPr="00694307" w:rsidRDefault="0064245C" w:rsidP="00694307"/>
    <w:p w:rsidR="0064245C" w:rsidRDefault="0064245C" w:rsidP="005C5A20">
      <w:pPr>
        <w:pStyle w:val="Heading3"/>
      </w:pPr>
      <w:bookmarkStart w:id="17" w:name="_Toc354848751"/>
      <w:r>
        <w:t>Login</w:t>
      </w:r>
      <w:bookmarkEnd w:id="1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646720">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Log In</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2A78F4">
            <w:pPr>
              <w:pStyle w:val="ListParagraph"/>
              <w:spacing w:line="360" w:lineRule="auto"/>
              <w:ind w:left="0"/>
              <w:jc w:val="both"/>
              <w:rPr>
                <w:rFonts w:cs="Calibri"/>
              </w:rPr>
            </w:pPr>
            <w:r w:rsidRPr="00DA236D">
              <w:rPr>
                <w:rFonts w:cs="Calibri"/>
              </w:rPr>
              <w:t>Administrative user, Teachers, Parent/Student</w:t>
            </w:r>
          </w:p>
        </w:tc>
      </w:tr>
      <w:tr w:rsidR="0064245C" w:rsidRPr="00DA236D" w:rsidTr="00A7604E">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00557">
            <w:pPr>
              <w:pStyle w:val="ListParagraph"/>
              <w:spacing w:line="360" w:lineRule="auto"/>
              <w:ind w:left="0"/>
              <w:jc w:val="both"/>
              <w:rPr>
                <w:rFonts w:cs="Calibri"/>
              </w:rPr>
            </w:pPr>
            <w:r w:rsidRPr="00DA236D">
              <w:rPr>
                <w:rFonts w:cs="Calibri"/>
              </w:rPr>
              <w:t>After user submitting the user name and password, the system will performs the validation and display the respective interface based on the user type. An error message will be displayed if the user name is not found or the password doesn’t match with the one in the system.</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User name, Password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Log In command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If log in is successful, system will display welcome scree according to the user type. Otherwise error message will be displayed</w:t>
            </w:r>
          </w:p>
        </w:tc>
      </w:tr>
      <w:tr w:rsidR="0064245C" w:rsidRPr="00DA236D" w:rsidTr="00A7604E">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A7604E" w:rsidRDefault="0064245C" w:rsidP="00A7604E"/>
    <w:p w:rsidR="0064245C" w:rsidRDefault="0064245C" w:rsidP="005C5A20">
      <w:pPr>
        <w:pStyle w:val="Heading3"/>
      </w:pPr>
      <w:bookmarkStart w:id="18" w:name="_Toc354848752"/>
      <w:r>
        <w:t>Logout</w:t>
      </w:r>
      <w:bookmarkEnd w:id="1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D2E28">
            <w:pPr>
              <w:pStyle w:val="ListParagraph"/>
              <w:spacing w:line="360" w:lineRule="auto"/>
              <w:ind w:left="0"/>
              <w:jc w:val="both"/>
              <w:rPr>
                <w:b/>
                <w:bCs/>
                <w:color w:val="FFFFFF"/>
                <w:sz w:val="24"/>
                <w:szCs w:val="24"/>
              </w:rPr>
            </w:pPr>
            <w:r w:rsidRPr="00DA236D">
              <w:rPr>
                <w:b/>
                <w:bCs/>
                <w:color w:val="FFFFFF"/>
                <w:sz w:val="24"/>
                <w:szCs w:val="24"/>
              </w:rPr>
              <w:t>Log Out</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9D2E28">
            <w:pPr>
              <w:pStyle w:val="ListParagraph"/>
              <w:spacing w:line="360" w:lineRule="auto"/>
              <w:ind w:left="0"/>
              <w:jc w:val="both"/>
              <w:rPr>
                <w:rFonts w:cs="Calibri"/>
              </w:rPr>
            </w:pPr>
            <w:r w:rsidRPr="00DA236D">
              <w:t>After user click on Log out button or if the user is inactive for a certain length of time, the system will not allow them access without a re-log in.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D2E28">
            <w:pPr>
              <w:pStyle w:val="ListParagraph"/>
              <w:spacing w:line="360" w:lineRule="auto"/>
              <w:ind w:left="0"/>
              <w:jc w:val="both"/>
              <w:rPr>
                <w:rFonts w:cs="Calibri"/>
              </w:rPr>
            </w:pPr>
            <w:r w:rsidRPr="00DA236D">
              <w:t>Button click,  or Session time out</w:t>
            </w:r>
          </w:p>
        </w:tc>
      </w:tr>
      <w:tr w:rsidR="0064245C" w:rsidRPr="00DA236D" w:rsidTr="006B36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lastRenderedPageBreak/>
              <w:t>Stimulus</w:t>
            </w:r>
          </w:p>
        </w:tc>
        <w:tc>
          <w:tcPr>
            <w:tcW w:w="7830" w:type="dxa"/>
          </w:tcPr>
          <w:p w:rsidR="0064245C" w:rsidRPr="00DA236D" w:rsidRDefault="0064245C" w:rsidP="009D2E28">
            <w:pPr>
              <w:pStyle w:val="ListParagraph"/>
              <w:spacing w:line="360" w:lineRule="auto"/>
              <w:ind w:left="0"/>
              <w:jc w:val="both"/>
              <w:rPr>
                <w:rFonts w:cs="Calibri"/>
              </w:rPr>
            </w:pPr>
            <w:r w:rsidRPr="00DA236D">
              <w:rPr>
                <w:rFonts w:cs="Calibri"/>
              </w:rPr>
              <w:t>Log Out command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 xml:space="preserve">Response </w:t>
            </w:r>
          </w:p>
        </w:tc>
        <w:tc>
          <w:tcPr>
            <w:tcW w:w="7830" w:type="dxa"/>
          </w:tcPr>
          <w:p w:rsidR="0064245C" w:rsidRPr="00DA236D" w:rsidRDefault="0064245C" w:rsidP="00740CB7">
            <w:pPr>
              <w:pStyle w:val="ListParagraph"/>
              <w:spacing w:line="360" w:lineRule="auto"/>
              <w:ind w:left="0"/>
              <w:jc w:val="both"/>
              <w:rPr>
                <w:rFonts w:cs="Calibri"/>
              </w:rPr>
            </w:pPr>
            <w:r w:rsidRPr="00DA236D">
              <w:t>Log Out message Or a redirect to Log In screen.</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Default="0064245C" w:rsidP="007725FC"/>
    <w:p w:rsidR="0064245C" w:rsidRDefault="0064245C" w:rsidP="00FE051B">
      <w:pPr>
        <w:pStyle w:val="Heading3"/>
      </w:pPr>
      <w:bookmarkStart w:id="19" w:name="_Toc354848753"/>
      <w:r>
        <w:t>Update Profile</w:t>
      </w:r>
      <w:bookmarkEnd w:id="1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740CB7">
        <w:tc>
          <w:tcPr>
            <w:tcW w:w="1710" w:type="dxa"/>
            <w:shd w:val="clear" w:color="auto" w:fill="1F497D"/>
          </w:tcPr>
          <w:p w:rsidR="0064245C" w:rsidRPr="00DA236D" w:rsidRDefault="0064245C" w:rsidP="00740CB7">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10E51">
            <w:pPr>
              <w:pStyle w:val="ListParagraph"/>
              <w:spacing w:line="360" w:lineRule="auto"/>
              <w:ind w:left="0"/>
              <w:jc w:val="both"/>
              <w:rPr>
                <w:b/>
                <w:bCs/>
                <w:color w:val="FFFFFF"/>
                <w:sz w:val="24"/>
                <w:szCs w:val="24"/>
              </w:rPr>
            </w:pPr>
            <w:r w:rsidRPr="00DA236D">
              <w:rPr>
                <w:b/>
                <w:bCs/>
                <w:color w:val="FFFFFF"/>
                <w:sz w:val="24"/>
                <w:szCs w:val="24"/>
              </w:rPr>
              <w:t>Update Profile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Administrative user, Teachers, Parent/Student</w:t>
            </w:r>
          </w:p>
        </w:tc>
      </w:tr>
      <w:tr w:rsidR="0064245C" w:rsidRPr="00DA236D" w:rsidTr="00740CB7">
        <w:tc>
          <w:tcPr>
            <w:tcW w:w="1710" w:type="dxa"/>
          </w:tcPr>
          <w:p w:rsidR="0064245C" w:rsidRPr="005F2700" w:rsidRDefault="0064245C" w:rsidP="00740CB7">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740CB7">
            <w:pPr>
              <w:rPr>
                <w:rFonts w:cs="Calibri"/>
              </w:rPr>
            </w:pPr>
            <w:r w:rsidRPr="00DA236D">
              <w:rPr>
                <w:rFonts w:cs="Calibri"/>
              </w:rPr>
              <w:t>Essential</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337D9">
            <w:pPr>
              <w:pStyle w:val="ListParagraph"/>
              <w:spacing w:line="360" w:lineRule="auto"/>
              <w:ind w:left="0"/>
              <w:jc w:val="both"/>
            </w:pPr>
            <w:r w:rsidRPr="00DA236D">
              <w:t>User will click on the update profile link and it allows users to modify,</w:t>
            </w:r>
          </w:p>
          <w:p w:rsidR="0064245C" w:rsidRPr="00DA236D" w:rsidRDefault="0064245C" w:rsidP="0022229D">
            <w:pPr>
              <w:pStyle w:val="ListParagraph"/>
              <w:numPr>
                <w:ilvl w:val="0"/>
                <w:numId w:val="4"/>
              </w:numPr>
              <w:spacing w:line="360" w:lineRule="auto"/>
              <w:jc w:val="both"/>
            </w:pPr>
            <w:r w:rsidRPr="00DA236D">
              <w:t>Contact details</w:t>
            </w:r>
          </w:p>
          <w:p w:rsidR="0064245C" w:rsidRPr="00DA236D" w:rsidRDefault="0064245C" w:rsidP="0022229D">
            <w:pPr>
              <w:pStyle w:val="ListParagraph"/>
              <w:numPr>
                <w:ilvl w:val="0"/>
                <w:numId w:val="4"/>
              </w:numPr>
              <w:spacing w:line="360" w:lineRule="auto"/>
              <w:jc w:val="both"/>
            </w:pPr>
            <w:r w:rsidRPr="00DA236D">
              <w:t>Communication address</w:t>
            </w:r>
          </w:p>
          <w:p w:rsidR="0064245C" w:rsidRPr="00DA236D" w:rsidRDefault="0064245C" w:rsidP="0022229D">
            <w:pPr>
              <w:pStyle w:val="ListParagraph"/>
              <w:numPr>
                <w:ilvl w:val="0"/>
                <w:numId w:val="4"/>
              </w:numPr>
              <w:spacing w:line="360" w:lineRule="auto"/>
              <w:jc w:val="both"/>
              <w:rPr>
                <w:rFonts w:cs="Calibri"/>
              </w:rPr>
            </w:pPr>
            <w:r w:rsidRPr="00DA236D">
              <w:t>Change password</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1564F">
            <w:pPr>
              <w:pStyle w:val="ListParagraph"/>
              <w:spacing w:line="360" w:lineRule="auto"/>
              <w:ind w:left="0"/>
              <w:jc w:val="both"/>
              <w:rPr>
                <w:rFonts w:cs="Calibri"/>
              </w:rPr>
            </w:pPr>
            <w:r w:rsidRPr="00DA236D">
              <w:t>Contact details, communication address and new password</w:t>
            </w:r>
          </w:p>
        </w:tc>
      </w:tr>
      <w:tr w:rsidR="0064245C" w:rsidRPr="00DA236D" w:rsidTr="00740CB7">
        <w:trPr>
          <w:trHeight w:val="665"/>
        </w:trPr>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Update Profile command</w:t>
            </w:r>
          </w:p>
        </w:tc>
      </w:tr>
      <w:tr w:rsidR="0064245C" w:rsidRPr="00DA236D" w:rsidTr="00740CB7">
        <w:tc>
          <w:tcPr>
            <w:tcW w:w="1710" w:type="dxa"/>
          </w:tcPr>
          <w:p w:rsidR="0064245C" w:rsidRPr="00DA236D" w:rsidRDefault="0064245C" w:rsidP="00BA0765">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6200E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740CB7">
        <w:tc>
          <w:tcPr>
            <w:tcW w:w="1710" w:type="dxa"/>
          </w:tcPr>
          <w:p w:rsidR="0064245C" w:rsidRPr="00DA236D" w:rsidRDefault="0064245C" w:rsidP="00740CB7">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740CB7">
            <w:pPr>
              <w:pStyle w:val="ListParagraph"/>
              <w:spacing w:line="360" w:lineRule="auto"/>
              <w:ind w:left="0"/>
              <w:jc w:val="both"/>
              <w:rPr>
                <w:rFonts w:cs="Calibri"/>
              </w:rPr>
            </w:pPr>
            <w:r w:rsidRPr="00DA236D">
              <w:rPr>
                <w:rFonts w:cs="Calibri"/>
              </w:rPr>
              <w:t>3 types of users – Administrative user, Teachers, Parent/Student</w:t>
            </w:r>
          </w:p>
        </w:tc>
      </w:tr>
    </w:tbl>
    <w:p w:rsidR="0064245C" w:rsidRPr="007725FC" w:rsidRDefault="0064245C" w:rsidP="007725FC"/>
    <w:p w:rsidR="0064245C" w:rsidRDefault="0064245C" w:rsidP="006C2E66">
      <w:pPr>
        <w:pStyle w:val="Heading3"/>
      </w:pPr>
      <w:bookmarkStart w:id="20" w:name="_Toc354848754"/>
      <w:r>
        <w:t>View attendance</w:t>
      </w:r>
      <w:bookmarkEnd w:id="20"/>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6C2E66">
            <w:pPr>
              <w:pStyle w:val="ListParagraph"/>
              <w:spacing w:line="360" w:lineRule="auto"/>
              <w:ind w:left="0"/>
              <w:jc w:val="both"/>
              <w:rPr>
                <w:b/>
                <w:bCs/>
                <w:color w:val="FFFFFF"/>
                <w:sz w:val="24"/>
                <w:szCs w:val="24"/>
              </w:rPr>
            </w:pPr>
            <w:r w:rsidRPr="00DA236D">
              <w:rPr>
                <w:b/>
                <w:bCs/>
                <w:color w:val="FFFFFF"/>
                <w:sz w:val="24"/>
                <w:szCs w:val="24"/>
              </w:rPr>
              <w:t>View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5A400B">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Description</w:t>
            </w:r>
          </w:p>
        </w:tc>
        <w:tc>
          <w:tcPr>
            <w:tcW w:w="7830" w:type="dxa"/>
          </w:tcPr>
          <w:p w:rsidR="0064245C" w:rsidRPr="00DA236D" w:rsidRDefault="0064245C" w:rsidP="00642378">
            <w:pPr>
              <w:pStyle w:val="ListParagraph"/>
              <w:spacing w:line="360" w:lineRule="auto"/>
              <w:ind w:left="0"/>
              <w:jc w:val="both"/>
            </w:pPr>
            <w:r w:rsidRPr="00DA236D">
              <w:t>Teacher will click on the view attendance link and it will ask user to choose a class from list of all assigned classes to the teacher. Once teacher selects a class, it will display list of student attendance details by day/week/month.</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444769">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View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426A">
            <w:pPr>
              <w:pStyle w:val="ListParagraph"/>
              <w:spacing w:line="360" w:lineRule="auto"/>
              <w:ind w:left="0"/>
              <w:rPr>
                <w:rFonts w:cs="Calibri"/>
              </w:rPr>
            </w:pPr>
            <w:r w:rsidRPr="00DA236D">
              <w:t>It displays tabular list of attendance details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3C0DAD">
            <w:pPr>
              <w:pStyle w:val="ListParagraph"/>
              <w:spacing w:line="360" w:lineRule="auto"/>
              <w:ind w:left="0"/>
              <w:jc w:val="both"/>
              <w:rPr>
                <w:rFonts w:cs="Calibri"/>
              </w:rPr>
            </w:pPr>
            <w:r w:rsidRPr="00DA236D">
              <w:rPr>
                <w:rFonts w:cs="Calibri"/>
              </w:rPr>
              <w:t>Teachers</w:t>
            </w:r>
          </w:p>
        </w:tc>
      </w:tr>
    </w:tbl>
    <w:p w:rsidR="0064245C" w:rsidRDefault="0064245C" w:rsidP="00D22581">
      <w:pPr>
        <w:pStyle w:val="Heading3"/>
      </w:pPr>
      <w:bookmarkStart w:id="21" w:name="_Toc354848755"/>
      <w:r>
        <w:t>Update attendance</w:t>
      </w:r>
      <w:bookmarkEnd w:id="2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attendance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435249">
            <w:pPr>
              <w:pStyle w:val="ListParagraph"/>
              <w:spacing w:line="360" w:lineRule="auto"/>
              <w:ind w:left="0"/>
              <w:jc w:val="both"/>
            </w:pPr>
            <w:r w:rsidRPr="00DA236D">
              <w:t xml:space="preserve">Teacher will click on the view attendance link and it will ask user to choose a class from list of all assigned classes to the teacher. Once teacher selects a class, it will display list of student attendance details by day/week/month in edit mode. Teacher clicks on </w:t>
            </w:r>
            <w:r w:rsidRPr="00DA236D">
              <w:rPr>
                <w:rFonts w:cs="Calibri"/>
              </w:rPr>
              <w:t>update attendance</w:t>
            </w:r>
            <w:r w:rsidRPr="00DA236D">
              <w:t xml:space="preserve"> button to submit the attendance details.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filter type day/week/month</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attendance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C00701">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25921">
      <w:pPr>
        <w:pStyle w:val="Heading3"/>
      </w:pPr>
      <w:bookmarkStart w:id="22" w:name="_Toc354848756"/>
      <w:r>
        <w:t>View progress</w:t>
      </w:r>
      <w:bookmarkEnd w:id="2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View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lastRenderedPageBreak/>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D02806">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8C0DF1">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8C0DF1">
            <w:pPr>
              <w:pStyle w:val="ListParagraph"/>
              <w:spacing w:line="360" w:lineRule="auto"/>
              <w:ind w:left="0"/>
              <w:jc w:val="both"/>
              <w:rPr>
                <w:rFonts w:cs="Calibri"/>
              </w:rPr>
            </w:pPr>
            <w:r w:rsidRPr="00DA236D">
              <w:rPr>
                <w:rFonts w:cs="Calibri"/>
              </w:rPr>
              <w:t>View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093420">
            <w:pPr>
              <w:pStyle w:val="ListParagraph"/>
              <w:spacing w:line="360" w:lineRule="auto"/>
              <w:ind w:left="0"/>
              <w:rPr>
                <w:rFonts w:cs="Calibri"/>
              </w:rPr>
            </w:pPr>
            <w:r w:rsidRPr="00DA236D">
              <w:t>It displays tabular list of progress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D73227">
      <w:pPr>
        <w:pStyle w:val="Heading3"/>
      </w:pPr>
      <w:bookmarkStart w:id="23" w:name="_Toc354848757"/>
      <w:r>
        <w:t>Update progress</w:t>
      </w:r>
      <w:bookmarkEnd w:id="2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9426A">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Update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713A2C">
            <w:pPr>
              <w:pStyle w:val="ListParagraph"/>
              <w:spacing w:line="360" w:lineRule="auto"/>
              <w:ind w:left="0"/>
              <w:jc w:val="both"/>
            </w:pPr>
            <w:r w:rsidRPr="00DA236D">
              <w:t>Teacher will click on the view progress link and it will ask user to choose a class from list of all assigned classes to the teacher. Once teacher selects a class, it will display list of all students and their progress. Teacher will select a student from the list to edit their progress.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 Student ID, Progress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Update progress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960F5B">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4" w:name="_Toc354848758"/>
      <w:r>
        <w:t>View grades</w:t>
      </w:r>
      <w:bookmarkEnd w:id="2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332"/>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A778EE">
            <w:pPr>
              <w:pStyle w:val="ListParagraph"/>
              <w:spacing w:line="360" w:lineRule="auto"/>
              <w:ind w:left="0"/>
              <w:jc w:val="both"/>
              <w:rPr>
                <w:b/>
                <w:bCs/>
                <w:color w:val="FFFFFF"/>
                <w:sz w:val="24"/>
                <w:szCs w:val="24"/>
              </w:rPr>
            </w:pPr>
            <w:r w:rsidRPr="00DA236D">
              <w:rPr>
                <w:b/>
                <w:bCs/>
                <w:color w:val="FFFFFF"/>
                <w:sz w:val="24"/>
                <w:szCs w:val="24"/>
              </w:rPr>
              <w:t>View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lastRenderedPageBreak/>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C50EFA">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E9426A">
            <w:pPr>
              <w:pStyle w:val="ListParagraph"/>
              <w:spacing w:line="360" w:lineRule="auto"/>
              <w:ind w:left="0"/>
              <w:jc w:val="both"/>
              <w:rPr>
                <w:rFonts w:cs="Calibri"/>
              </w:rPr>
            </w:pPr>
            <w:r w:rsidRPr="00DA236D">
              <w:t>Class ID</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5B1AC7">
            <w:pPr>
              <w:pStyle w:val="ListParagraph"/>
              <w:spacing w:line="360" w:lineRule="auto"/>
              <w:ind w:left="0"/>
              <w:jc w:val="both"/>
              <w:rPr>
                <w:rFonts w:cs="Calibri"/>
              </w:rPr>
            </w:pPr>
            <w:r w:rsidRPr="00DA236D">
              <w:rPr>
                <w:rFonts w:cs="Calibri"/>
              </w:rPr>
              <w:t>View grades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E970D4">
            <w:pPr>
              <w:pStyle w:val="ListParagraph"/>
              <w:spacing w:line="360" w:lineRule="auto"/>
              <w:ind w:left="0"/>
              <w:rPr>
                <w:rFonts w:cs="Calibri"/>
              </w:rPr>
            </w:pPr>
            <w:r w:rsidRPr="00DA236D">
              <w:t>It displays tabular list of grades for all students.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F108A2">
      <w:pPr>
        <w:pStyle w:val="Heading3"/>
      </w:pPr>
      <w:bookmarkStart w:id="25" w:name="_Toc354848759"/>
      <w:r>
        <w:t>Update grades</w:t>
      </w:r>
      <w:bookmarkEnd w:id="2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801136">
        <w:trPr>
          <w:trHeight w:val="404"/>
        </w:trPr>
        <w:tc>
          <w:tcPr>
            <w:tcW w:w="1710" w:type="dxa"/>
            <w:shd w:val="clear" w:color="auto" w:fill="1F497D"/>
          </w:tcPr>
          <w:p w:rsidR="0064245C" w:rsidRPr="00DA236D" w:rsidRDefault="0064245C" w:rsidP="00E942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F108A2">
            <w:pPr>
              <w:pStyle w:val="ListParagraph"/>
              <w:spacing w:line="360" w:lineRule="auto"/>
              <w:ind w:left="0"/>
              <w:jc w:val="both"/>
              <w:rPr>
                <w:b/>
                <w:bCs/>
                <w:color w:val="FFFFFF"/>
                <w:sz w:val="24"/>
                <w:szCs w:val="24"/>
              </w:rPr>
            </w:pPr>
            <w:r w:rsidRPr="00DA236D">
              <w:rPr>
                <w:b/>
                <w:bCs/>
                <w:color w:val="FFFFFF"/>
                <w:sz w:val="24"/>
                <w:szCs w:val="24"/>
              </w:rPr>
              <w:t>Update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r w:rsidR="0064245C" w:rsidRPr="00DA236D" w:rsidTr="00E9426A">
        <w:tc>
          <w:tcPr>
            <w:tcW w:w="1710" w:type="dxa"/>
          </w:tcPr>
          <w:p w:rsidR="0064245C" w:rsidRPr="005F2700" w:rsidRDefault="0064245C" w:rsidP="00E942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E9426A">
            <w:pPr>
              <w:rPr>
                <w:rFonts w:cs="Calibri"/>
              </w:rPr>
            </w:pPr>
            <w:r w:rsidRPr="00DA236D">
              <w:rPr>
                <w:rFonts w:cs="Calibri"/>
              </w:rPr>
              <w:t>Essential</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670F94">
            <w:pPr>
              <w:pStyle w:val="ListParagraph"/>
              <w:spacing w:line="360" w:lineRule="auto"/>
              <w:ind w:left="0"/>
              <w:jc w:val="both"/>
            </w:pPr>
            <w:r w:rsidRPr="00DA236D">
              <w:t>Teacher will click on the view grades link and it will ask user to choose a class from list of all assigned classes to the teacher. Once teacher selects a class, it will display list of all students and their grades. Teacher will select a student from the list to edit their grades.</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8069B">
            <w:pPr>
              <w:pStyle w:val="ListParagraph"/>
              <w:spacing w:line="360" w:lineRule="auto"/>
              <w:ind w:left="0"/>
              <w:jc w:val="both"/>
              <w:rPr>
                <w:rFonts w:cs="Calibri"/>
              </w:rPr>
            </w:pPr>
            <w:r w:rsidRPr="00DA236D">
              <w:t>Class ID, Student ID, Grade details</w:t>
            </w:r>
          </w:p>
        </w:tc>
      </w:tr>
      <w:tr w:rsidR="0064245C" w:rsidRPr="00DA236D" w:rsidTr="00E9426A">
        <w:trPr>
          <w:trHeight w:val="665"/>
        </w:trPr>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38069B">
            <w:pPr>
              <w:pStyle w:val="ListParagraph"/>
              <w:spacing w:line="360" w:lineRule="auto"/>
              <w:ind w:left="0"/>
              <w:jc w:val="both"/>
              <w:rPr>
                <w:rFonts w:cs="Calibri"/>
              </w:rPr>
            </w:pPr>
            <w:r w:rsidRPr="00DA236D">
              <w:rPr>
                <w:rFonts w:cs="Calibri"/>
              </w:rPr>
              <w:t>Update grade command</w:t>
            </w:r>
          </w:p>
        </w:tc>
      </w:tr>
      <w:tr w:rsidR="0064245C" w:rsidRPr="00DA236D" w:rsidTr="00E9426A">
        <w:tc>
          <w:tcPr>
            <w:tcW w:w="1710" w:type="dxa"/>
          </w:tcPr>
          <w:p w:rsidR="0064245C" w:rsidRPr="00DA236D" w:rsidRDefault="0064245C" w:rsidP="00E9426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302290">
            <w:pPr>
              <w:pStyle w:val="ListParagraph"/>
              <w:spacing w:line="360" w:lineRule="auto"/>
              <w:ind w:left="0"/>
              <w:rPr>
                <w:rFonts w:cs="Calibri"/>
              </w:rPr>
            </w:pPr>
            <w:r w:rsidRPr="00DA236D">
              <w:t>It displays a confirmation message if the update is successful otherwise display an error message.</w:t>
            </w:r>
          </w:p>
        </w:tc>
      </w:tr>
      <w:tr w:rsidR="0064245C" w:rsidRPr="00DA236D" w:rsidTr="00E9426A">
        <w:tc>
          <w:tcPr>
            <w:tcW w:w="1710" w:type="dxa"/>
          </w:tcPr>
          <w:p w:rsidR="0064245C" w:rsidRPr="00DA236D" w:rsidRDefault="0064245C" w:rsidP="00E9426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E9426A">
            <w:pPr>
              <w:pStyle w:val="ListParagraph"/>
              <w:spacing w:line="360" w:lineRule="auto"/>
              <w:ind w:left="0"/>
              <w:jc w:val="both"/>
              <w:rPr>
                <w:rFonts w:cs="Calibri"/>
              </w:rPr>
            </w:pPr>
            <w:r w:rsidRPr="00DA236D">
              <w:rPr>
                <w:rFonts w:cs="Calibri"/>
              </w:rPr>
              <w:t>Teachers</w:t>
            </w:r>
          </w:p>
        </w:tc>
      </w:tr>
    </w:tbl>
    <w:p w:rsidR="0064245C" w:rsidRDefault="0064245C" w:rsidP="00BE2445">
      <w:pPr>
        <w:pStyle w:val="Heading3"/>
      </w:pPr>
      <w:bookmarkStart w:id="26" w:name="_Toc354848760"/>
      <w:r>
        <w:lastRenderedPageBreak/>
        <w:t>View message center</w:t>
      </w:r>
      <w:bookmarkEnd w:id="26"/>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1C2029">
            <w:pPr>
              <w:pStyle w:val="ListParagraph"/>
              <w:spacing w:line="360" w:lineRule="auto"/>
              <w:ind w:left="0"/>
              <w:jc w:val="both"/>
              <w:rPr>
                <w:b/>
                <w:bCs/>
                <w:color w:val="FFFFFF"/>
                <w:sz w:val="24"/>
                <w:szCs w:val="24"/>
              </w:rPr>
            </w:pPr>
            <w:r w:rsidRPr="00DA236D">
              <w:rPr>
                <w:b/>
                <w:bCs/>
                <w:color w:val="FFFFFF"/>
                <w:sz w:val="24"/>
                <w:szCs w:val="24"/>
              </w:rPr>
              <w:t>View message</w:t>
            </w:r>
            <w:r>
              <w:rPr>
                <w:b/>
                <w:bCs/>
                <w:color w:val="FFFFFF"/>
                <w:sz w:val="24"/>
                <w:szCs w:val="24"/>
              </w:rPr>
              <w:t xml:space="preserve"> 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165468">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Message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2677D7">
            <w:pPr>
              <w:pStyle w:val="ListParagraph"/>
              <w:spacing w:line="360" w:lineRule="auto"/>
              <w:ind w:left="0"/>
              <w:rPr>
                <w:rFonts w:cs="Calibri"/>
              </w:rPr>
            </w:pPr>
            <w:r w:rsidRPr="00DA236D">
              <w:t xml:space="preserve">It displays tabular list of all incoming messages from </w:t>
            </w:r>
            <w:r w:rsidR="002677D7">
              <w:t>user’s</w:t>
            </w:r>
            <w:r w:rsidRPr="00DA236D">
              <w:t xml:space="preserve"> inbox.</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BE2445">
      <w:pPr>
        <w:pStyle w:val="Heading3"/>
      </w:pPr>
      <w:bookmarkStart w:id="27" w:name="_Toc354848761"/>
      <w:r>
        <w:t>Communicate with the other users through the message center</w:t>
      </w:r>
      <w:bookmarkEnd w:id="2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264B41" w:rsidRDefault="0064245C" w:rsidP="00962847">
            <w:pPr>
              <w:pStyle w:val="NormalWeb"/>
              <w:spacing w:before="0" w:beforeAutospacing="0" w:after="200" w:afterAutospacing="0" w:line="276" w:lineRule="auto"/>
              <w:rPr>
                <w:color w:val="FFFFFF"/>
              </w:rPr>
            </w:pPr>
            <w:r w:rsidRPr="00264B41">
              <w:rPr>
                <w:rFonts w:ascii="Calibri" w:hAnsi="Calibri"/>
                <w:b/>
                <w:bCs/>
                <w:color w:val="FFFFFF"/>
              </w:rPr>
              <w:t xml:space="preserve">Communicate with other users through the message </w:t>
            </w:r>
            <w:r>
              <w:rPr>
                <w:b/>
                <w:bCs/>
                <w:color w:val="FFFFFF"/>
              </w:rPr>
              <w:t>center</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Pr="00DA236D" w:rsidRDefault="0064245C" w:rsidP="003C7F10">
            <w:pPr>
              <w:pStyle w:val="ListParagraph"/>
              <w:spacing w:line="360" w:lineRule="auto"/>
              <w:ind w:left="0"/>
              <w:jc w:val="both"/>
            </w:pPr>
            <w:r>
              <w:t>User</w:t>
            </w:r>
            <w:r w:rsidRPr="00DA236D">
              <w:t xml:space="preserve"> will click on the message </w:t>
            </w:r>
            <w:r>
              <w:t>center</w:t>
            </w:r>
            <w:r w:rsidRPr="00DA236D">
              <w:t xml:space="preserve"> link to see the list of all incoming messages in </w:t>
            </w:r>
            <w:r>
              <w:t>their</w:t>
            </w:r>
            <w:r w:rsidRPr="00DA236D">
              <w:t xml:space="preserve"> inbox from </w:t>
            </w:r>
            <w:r>
              <w:t>other users</w:t>
            </w:r>
            <w:r w:rsidRPr="00DA236D">
              <w:t xml:space="preserve">. </w:t>
            </w:r>
            <w:r>
              <w:t>User</w:t>
            </w:r>
            <w:r w:rsidRPr="00DA236D">
              <w:t xml:space="preserve"> selects a message link to see</w:t>
            </w:r>
            <w:r>
              <w:t xml:space="preserve"> the details and selects a reply button to send response</w:t>
            </w:r>
            <w:r w:rsidRPr="00DA236D">
              <w:t xml:space="preserve">. </w:t>
            </w:r>
            <w:r>
              <w:t>User</w:t>
            </w:r>
            <w:r w:rsidRPr="00DA236D">
              <w:t xml:space="preserve"> can also click on the compose button to create a new message and send it to single or multiple users.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375D13">
            <w:pPr>
              <w:pStyle w:val="ListParagraph"/>
              <w:spacing w:line="360" w:lineRule="auto"/>
              <w:ind w:left="0"/>
              <w:jc w:val="both"/>
              <w:rPr>
                <w:rFonts w:cs="Calibri"/>
              </w:rPr>
            </w:pPr>
            <w:r w:rsidRPr="00DA236D">
              <w:t>Subject, message, recipients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Send message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7413EB">
            <w:pPr>
              <w:pStyle w:val="ListParagraph"/>
              <w:spacing w:line="360" w:lineRule="auto"/>
              <w:ind w:left="0"/>
              <w:rPr>
                <w:rFonts w:cs="Calibri"/>
              </w:rPr>
            </w:pPr>
            <w:r w:rsidRPr="00DA236D">
              <w:t>It displays a confirmation message if the message successfully sent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r>
              <w:rPr>
                <w:rFonts w:cs="Calibri"/>
              </w:rPr>
              <w:t>, Parent/Student</w:t>
            </w:r>
          </w:p>
        </w:tc>
      </w:tr>
    </w:tbl>
    <w:p w:rsidR="0064245C" w:rsidRDefault="0064245C" w:rsidP="0005229F">
      <w:pPr>
        <w:pStyle w:val="Heading3"/>
      </w:pPr>
      <w:bookmarkStart w:id="28" w:name="_Toc354848762"/>
      <w:r>
        <w:lastRenderedPageBreak/>
        <w:t>Set objectives to IEP student</w:t>
      </w:r>
      <w:bookmarkEnd w:id="2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Set objectives to IEP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1E4D3B">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1E4D3B">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1E4D3B">
            <w:pPr>
              <w:pStyle w:val="ListParagraph"/>
              <w:spacing w:line="360" w:lineRule="auto"/>
              <w:ind w:left="0"/>
              <w:jc w:val="both"/>
            </w:pPr>
            <w:r w:rsidRPr="00DA236D">
              <w:t xml:space="preserve">Teacher selects </w:t>
            </w:r>
            <w:r>
              <w:t xml:space="preserve">“goals &amp; objectives” link next to the </w:t>
            </w:r>
            <w:r w:rsidRPr="00DA236D">
              <w:t>student</w:t>
            </w:r>
            <w:r>
              <w:t xml:space="preserve"> name.</w:t>
            </w:r>
          </w:p>
          <w:p w:rsidR="0064245C" w:rsidRDefault="0064245C" w:rsidP="001E4D3B">
            <w:pPr>
              <w:pStyle w:val="ListParagraph"/>
              <w:spacing w:line="360" w:lineRule="auto"/>
              <w:ind w:left="0"/>
              <w:jc w:val="both"/>
            </w:pPr>
            <w:r>
              <w:t xml:space="preserve">It displays a one big text area for entering (multiline text) goals and objectives for the IEP student. </w:t>
            </w:r>
          </w:p>
          <w:p w:rsidR="0064245C" w:rsidRDefault="0064245C" w:rsidP="001E4D3B">
            <w:pPr>
              <w:pStyle w:val="ListParagraph"/>
              <w:spacing w:line="360" w:lineRule="auto"/>
              <w:ind w:left="0"/>
              <w:jc w:val="both"/>
            </w:pPr>
            <w:r>
              <w:t>Teacher updates the goals,</w:t>
            </w:r>
            <w:r w:rsidRPr="00DA236D">
              <w:t xml:space="preserve"> objectives</w:t>
            </w:r>
            <w:r>
              <w:t xml:space="preserve"> and status.</w:t>
            </w:r>
          </w:p>
          <w:p w:rsidR="0064245C" w:rsidRPr="00DA236D" w:rsidRDefault="0064245C" w:rsidP="001E4D3B">
            <w:pPr>
              <w:pStyle w:val="ListParagraph"/>
              <w:spacing w:line="360" w:lineRule="auto"/>
              <w:ind w:left="0"/>
              <w:jc w:val="both"/>
            </w:pPr>
            <w:r>
              <w:t>Teacher clicks on submit button to save the changes.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B5028C">
            <w:pPr>
              <w:pStyle w:val="ListParagraph"/>
              <w:spacing w:line="360" w:lineRule="auto"/>
              <w:ind w:left="0"/>
              <w:jc w:val="both"/>
              <w:rPr>
                <w:rFonts w:cs="Calibri"/>
              </w:rPr>
            </w:pPr>
            <w:r w:rsidRPr="00DA236D">
              <w:t>Class ID, Student ID</w:t>
            </w:r>
            <w:r>
              <w:t>, goals &amp; objectives text from the text area and status.</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E137C8">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DC108A">
            <w:pPr>
              <w:pStyle w:val="ListParagraph"/>
              <w:spacing w:line="360" w:lineRule="auto"/>
              <w:ind w:left="0"/>
              <w:rPr>
                <w:rFonts w:cs="Calibri"/>
              </w:rPr>
            </w:pPr>
            <w:r w:rsidRPr="00DA236D">
              <w:t xml:space="preserve">It displays a confirmation message if it saves the </w:t>
            </w:r>
            <w:r>
              <w:t>changes</w:t>
            </w:r>
            <w:r w:rsidRPr="00DA236D">
              <w:t xml:space="preserve">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862B97">
      <w:pPr>
        <w:pStyle w:val="Heading3"/>
      </w:pPr>
      <w:bookmarkStart w:id="29" w:name="_Toc354848763"/>
      <w:r>
        <w:t>View IEP student progress</w:t>
      </w:r>
      <w:bookmarkEnd w:id="2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View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847403">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847403">
            <w:pPr>
              <w:pStyle w:val="ListParagraph"/>
              <w:spacing w:line="360" w:lineRule="auto"/>
              <w:ind w:left="0"/>
              <w:jc w:val="both"/>
            </w:pPr>
            <w:r>
              <w:lastRenderedPageBreak/>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847403">
            <w:pPr>
              <w:pStyle w:val="ListParagraph"/>
              <w:spacing w:line="360" w:lineRule="auto"/>
              <w:ind w:left="0"/>
              <w:jc w:val="both"/>
            </w:pPr>
            <w:r w:rsidRPr="00DA236D">
              <w:t xml:space="preserve">Teacher selects </w:t>
            </w:r>
            <w:r>
              <w:t xml:space="preserve">“view progress” link next to the </w:t>
            </w:r>
            <w:r w:rsidRPr="00DA236D">
              <w:t>student</w:t>
            </w:r>
            <w:r>
              <w:t xml:space="preserve"> name.</w:t>
            </w:r>
          </w:p>
          <w:p w:rsidR="0064245C" w:rsidRPr="00DA236D" w:rsidRDefault="0064245C" w:rsidP="009A2A73">
            <w:pPr>
              <w:pStyle w:val="ListParagraph"/>
              <w:spacing w:line="360" w:lineRule="auto"/>
              <w:ind w:left="0"/>
              <w:jc w:val="both"/>
            </w:pPr>
            <w:r w:rsidRPr="00DA236D">
              <w:t>It displays the IEP student progress along with links to any shared files upload for review.</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lastRenderedPageBreak/>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t xml:space="preserve">Response </w:t>
            </w:r>
          </w:p>
        </w:tc>
        <w:tc>
          <w:tcPr>
            <w:tcW w:w="7830" w:type="dxa"/>
          </w:tcPr>
          <w:p w:rsidR="0064245C" w:rsidRPr="00DA236D" w:rsidRDefault="0064245C" w:rsidP="00BB0D71">
            <w:pPr>
              <w:pStyle w:val="ListParagraph"/>
              <w:spacing w:line="360" w:lineRule="auto"/>
              <w:ind w:left="0"/>
              <w:rPr>
                <w:rFonts w:cs="Calibri"/>
              </w:rPr>
            </w:pPr>
            <w:r w:rsidRPr="00DA236D">
              <w:t>It displays the IEP student</w:t>
            </w:r>
            <w:r>
              <w:t xml:space="preserve">’s detailed </w:t>
            </w:r>
            <w:r w:rsidRPr="00DA236D">
              <w:t>progress</w:t>
            </w:r>
            <w:r>
              <w:t xml:space="preserve"> information</w:t>
            </w:r>
            <w:r w:rsidRPr="00DA236D">
              <w:t>.</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Default="0064245C" w:rsidP="00DC1A2C">
      <w:pPr>
        <w:pStyle w:val="Heading3"/>
      </w:pPr>
      <w:bookmarkStart w:id="30" w:name="_Toc354848764"/>
      <w:r>
        <w:t>Update IEP student progress</w:t>
      </w:r>
      <w:bookmarkEnd w:id="3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rPr>
          <w:trHeight w:val="404"/>
        </w:trPr>
        <w:tc>
          <w:tcPr>
            <w:tcW w:w="171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sz w:val="24"/>
                <w:szCs w:val="24"/>
              </w:rPr>
            </w:pPr>
            <w:r w:rsidRPr="00DA236D">
              <w:rPr>
                <w:b/>
                <w:color w:val="FFFFFF"/>
                <w:sz w:val="24"/>
                <w:szCs w:val="24"/>
              </w:rPr>
              <w:t>Update IEP student progress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Actors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64245C" w:rsidRPr="00DA236D" w:rsidRDefault="0064245C" w:rsidP="009923FA">
            <w:pPr>
              <w:rPr>
                <w:rFonts w:cs="Calibri"/>
              </w:rPr>
            </w:pPr>
            <w:r w:rsidRPr="00DA236D">
              <w:rPr>
                <w:rFonts w:cs="Calibri"/>
              </w:rPr>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Description</w:t>
            </w:r>
          </w:p>
        </w:tc>
        <w:tc>
          <w:tcPr>
            <w:tcW w:w="7830" w:type="dxa"/>
          </w:tcPr>
          <w:p w:rsidR="0064245C" w:rsidRDefault="0064245C" w:rsidP="00683511">
            <w:pPr>
              <w:pStyle w:val="ListParagraph"/>
              <w:spacing w:line="360" w:lineRule="auto"/>
              <w:ind w:left="0"/>
              <w:jc w:val="both"/>
            </w:pPr>
            <w:r w:rsidRPr="00DA236D">
              <w:t xml:space="preserve">Teacher </w:t>
            </w:r>
            <w:r>
              <w:t xml:space="preserve">clicks on the </w:t>
            </w:r>
            <w:r w:rsidRPr="00DA236D">
              <w:t xml:space="preserve">IEP </w:t>
            </w:r>
            <w:r>
              <w:t xml:space="preserve">link from the </w:t>
            </w:r>
            <w:r w:rsidRPr="00DA236D">
              <w:t>menu</w:t>
            </w:r>
            <w:r>
              <w:t>.</w:t>
            </w:r>
          </w:p>
          <w:p w:rsidR="0064245C" w:rsidRDefault="0064245C" w:rsidP="00683511">
            <w:pPr>
              <w:pStyle w:val="ListParagraph"/>
              <w:spacing w:line="360" w:lineRule="auto"/>
              <w:ind w:left="0"/>
              <w:jc w:val="both"/>
            </w:pPr>
            <w:r>
              <w:t>Teacher selects a class from the list of all assigned classes to her/him. The application displays tabular list of all IEP students from the selected class with links to “goals &amp; objectives”, “view progress” and “update progress”.</w:t>
            </w:r>
          </w:p>
          <w:p w:rsidR="0064245C" w:rsidRDefault="0064245C" w:rsidP="00683511">
            <w:pPr>
              <w:pStyle w:val="ListParagraph"/>
              <w:spacing w:line="360" w:lineRule="auto"/>
              <w:ind w:left="0"/>
              <w:jc w:val="both"/>
            </w:pPr>
            <w:r w:rsidRPr="00DA236D">
              <w:t xml:space="preserve">Teacher selects </w:t>
            </w:r>
            <w:r>
              <w:t xml:space="preserve">“update progress” link next to the </w:t>
            </w:r>
            <w:r w:rsidRPr="00DA236D">
              <w:t>student</w:t>
            </w:r>
            <w:r>
              <w:t xml:space="preserve"> name.</w:t>
            </w:r>
          </w:p>
          <w:p w:rsidR="0064245C" w:rsidRPr="00DA236D" w:rsidRDefault="0064245C" w:rsidP="009923FA">
            <w:pPr>
              <w:pStyle w:val="ListParagraph"/>
              <w:spacing w:line="360" w:lineRule="auto"/>
              <w:ind w:left="0"/>
              <w:jc w:val="both"/>
            </w:pPr>
            <w:r>
              <w:t>Teacher updates the progress and optionally uploads any files to share with other users and clicks on submit button to save the details.</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Data</w:t>
            </w:r>
          </w:p>
        </w:tc>
        <w:tc>
          <w:tcPr>
            <w:tcW w:w="7830" w:type="dxa"/>
          </w:tcPr>
          <w:p w:rsidR="0064245C" w:rsidRPr="00DA236D" w:rsidRDefault="0064245C" w:rsidP="009923FA">
            <w:pPr>
              <w:pStyle w:val="ListParagraph"/>
              <w:spacing w:line="360" w:lineRule="auto"/>
              <w:ind w:left="0"/>
              <w:jc w:val="both"/>
              <w:rPr>
                <w:rFonts w:cs="Calibri"/>
              </w:rPr>
            </w:pPr>
            <w:r w:rsidRPr="00DA236D">
              <w:t>Class ID, Student ID, Progress Details, Optional files to upload.</w:t>
            </w:r>
          </w:p>
        </w:tc>
      </w:tr>
      <w:tr w:rsidR="0064245C" w:rsidRPr="00DA236D" w:rsidTr="009923FA">
        <w:trPr>
          <w:trHeight w:val="665"/>
        </w:trPr>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Stimulus</w:t>
            </w:r>
          </w:p>
        </w:tc>
        <w:tc>
          <w:tcPr>
            <w:tcW w:w="7830" w:type="dxa"/>
          </w:tcPr>
          <w:p w:rsidR="0064245C" w:rsidRPr="00DA236D" w:rsidRDefault="0064245C" w:rsidP="009923FA">
            <w:pPr>
              <w:pStyle w:val="ListParagraph"/>
              <w:spacing w:line="360" w:lineRule="auto"/>
              <w:ind w:left="0"/>
              <w:jc w:val="both"/>
              <w:rPr>
                <w:rFonts w:cs="Calibri"/>
              </w:rPr>
            </w:pPr>
            <w:r>
              <w:rPr>
                <w:rFonts w:cs="Calibri"/>
              </w:rPr>
              <w:t>Submit</w:t>
            </w:r>
            <w:r w:rsidRPr="00DA236D">
              <w:rPr>
                <w:rFonts w:cs="Calibri"/>
              </w:rPr>
              <w:t xml:space="preserve"> command</w:t>
            </w:r>
          </w:p>
        </w:tc>
      </w:tr>
      <w:tr w:rsidR="0064245C" w:rsidRPr="00DA236D" w:rsidTr="009923FA">
        <w:tc>
          <w:tcPr>
            <w:tcW w:w="1710" w:type="dxa"/>
          </w:tcPr>
          <w:p w:rsidR="0064245C" w:rsidRPr="00DA236D" w:rsidRDefault="0064245C" w:rsidP="009923FA">
            <w:pPr>
              <w:pStyle w:val="ListParagraph"/>
              <w:spacing w:line="360" w:lineRule="auto"/>
              <w:ind w:left="0"/>
              <w:rPr>
                <w:rFonts w:cs="Calibri"/>
                <w:b/>
                <w:bCs/>
              </w:rPr>
            </w:pPr>
            <w:r w:rsidRPr="00DA236D">
              <w:rPr>
                <w:rFonts w:cs="Calibri"/>
                <w:b/>
                <w:bCs/>
              </w:rPr>
              <w:lastRenderedPageBreak/>
              <w:t xml:space="preserve">Response </w:t>
            </w:r>
          </w:p>
        </w:tc>
        <w:tc>
          <w:tcPr>
            <w:tcW w:w="7830" w:type="dxa"/>
          </w:tcPr>
          <w:p w:rsidR="0064245C" w:rsidRPr="00DA236D" w:rsidRDefault="0064245C" w:rsidP="00DC1A2C">
            <w:pPr>
              <w:pStyle w:val="ListParagraph"/>
              <w:spacing w:line="360" w:lineRule="auto"/>
              <w:ind w:left="0"/>
              <w:rPr>
                <w:rFonts w:cs="Calibri"/>
              </w:rPr>
            </w:pPr>
            <w:r w:rsidRPr="00DA236D">
              <w:t>It displays a confirmation message if it updates the details successfully otherwise display an error message.</w:t>
            </w:r>
          </w:p>
        </w:tc>
      </w:tr>
      <w:tr w:rsidR="0064245C" w:rsidRPr="00DA236D" w:rsidTr="009923FA">
        <w:tc>
          <w:tcPr>
            <w:tcW w:w="1710" w:type="dxa"/>
          </w:tcPr>
          <w:p w:rsidR="0064245C" w:rsidRPr="00DA236D" w:rsidRDefault="0064245C" w:rsidP="009923FA">
            <w:pPr>
              <w:pStyle w:val="ListParagraph"/>
              <w:spacing w:line="360" w:lineRule="auto"/>
              <w:ind w:left="0"/>
              <w:jc w:val="both"/>
              <w:rPr>
                <w:rFonts w:cs="Calibri"/>
                <w:b/>
                <w:bCs/>
              </w:rPr>
            </w:pPr>
            <w:r w:rsidRPr="00DA236D">
              <w:rPr>
                <w:rFonts w:cs="Calibri"/>
                <w:b/>
                <w:bCs/>
              </w:rPr>
              <w:t>Comments</w:t>
            </w:r>
          </w:p>
        </w:tc>
        <w:tc>
          <w:tcPr>
            <w:tcW w:w="7830" w:type="dxa"/>
          </w:tcPr>
          <w:p w:rsidR="0064245C" w:rsidRPr="00DA236D" w:rsidRDefault="0064245C" w:rsidP="009923FA">
            <w:pPr>
              <w:pStyle w:val="ListParagraph"/>
              <w:spacing w:line="360" w:lineRule="auto"/>
              <w:ind w:left="0"/>
              <w:jc w:val="both"/>
              <w:rPr>
                <w:rFonts w:cs="Calibri"/>
              </w:rPr>
            </w:pPr>
            <w:r w:rsidRPr="00DA236D">
              <w:rPr>
                <w:rFonts w:cs="Calibri"/>
              </w:rPr>
              <w:t>Teachers</w:t>
            </w:r>
          </w:p>
        </w:tc>
      </w:tr>
    </w:tbl>
    <w:p w:rsidR="0064245C" w:rsidRPr="00862B97" w:rsidRDefault="0064245C" w:rsidP="00862B97"/>
    <w:p w:rsidR="0064245C" w:rsidRDefault="0064245C" w:rsidP="00627401">
      <w:pPr>
        <w:pStyle w:val="Heading3"/>
      </w:pPr>
      <w:bookmarkStart w:id="31" w:name="_Toc354848765"/>
      <w:r>
        <w:t>Student/Parent: View attendance</w:t>
      </w:r>
      <w:bookmarkEnd w:id="3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Attendance</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Parent/Student</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Parent/Student will click on the view attendance link.</w:t>
            </w:r>
          </w:p>
          <w:p w:rsidR="0064245C" w:rsidRPr="00DA236D" w:rsidRDefault="0064245C" w:rsidP="009923FA">
            <w:pPr>
              <w:pStyle w:val="ListParagraph"/>
              <w:numPr>
                <w:ilvl w:val="0"/>
                <w:numId w:val="6"/>
              </w:numPr>
              <w:spacing w:line="360" w:lineRule="auto"/>
              <w:jc w:val="both"/>
            </w:pPr>
            <w:r w:rsidRPr="00DA236D">
              <w:t xml:space="preserve">System will display the attendance details for the student.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Attendance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5"/>
              </w:numPr>
              <w:spacing w:line="360" w:lineRule="auto"/>
              <w:jc w:val="both"/>
            </w:pPr>
            <w:r w:rsidRPr="00DA236D">
              <w:t>View Attendance Link</w:t>
            </w:r>
          </w:p>
          <w:p w:rsidR="0064245C" w:rsidRPr="00DA236D" w:rsidRDefault="0064245C" w:rsidP="009923FA">
            <w:pPr>
              <w:pStyle w:val="ListParagraph"/>
              <w:numPr>
                <w:ilvl w:val="0"/>
                <w:numId w:val="5"/>
              </w:numPr>
              <w:spacing w:line="360" w:lineRule="auto"/>
              <w:jc w:val="both"/>
            </w:pPr>
            <w:r w:rsidRPr="00DA236D">
              <w:t>Back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System displays the attendance details associated to the logged-in student.</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Parent/Student will perform this function.</w:t>
            </w:r>
          </w:p>
        </w:tc>
      </w:tr>
    </w:tbl>
    <w:p w:rsidR="0064245C" w:rsidRDefault="0064245C" w:rsidP="00627401">
      <w:pPr>
        <w:pStyle w:val="Heading3"/>
      </w:pPr>
      <w:bookmarkStart w:id="32" w:name="_Toc354848766"/>
      <w:r>
        <w:t>Student/Parent: View progress</w:t>
      </w:r>
      <w:bookmarkEnd w:id="3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C1715E">
            <w:pPr>
              <w:pStyle w:val="ListParagraph"/>
              <w:spacing w:line="360" w:lineRule="auto"/>
              <w:ind w:left="0"/>
              <w:jc w:val="both"/>
              <w:rPr>
                <w:b/>
                <w:bCs/>
                <w:color w:val="FFFFFF"/>
              </w:rPr>
            </w:pPr>
            <w:r w:rsidRPr="00DA236D">
              <w:rPr>
                <w:b/>
                <w:bCs/>
                <w:color w:val="FFFFFF"/>
              </w:rPr>
              <w:t>View Progress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Progress link.</w:t>
            </w:r>
          </w:p>
          <w:p w:rsidR="0064245C" w:rsidRPr="00DA236D" w:rsidRDefault="0064245C" w:rsidP="00E020A9">
            <w:pPr>
              <w:pStyle w:val="ListParagraph"/>
              <w:numPr>
                <w:ilvl w:val="0"/>
                <w:numId w:val="6"/>
              </w:numPr>
              <w:spacing w:line="360" w:lineRule="auto"/>
              <w:jc w:val="both"/>
            </w:pPr>
            <w:r w:rsidRPr="00DA236D">
              <w:t xml:space="preserve">System will display the progress details for the student who is part of identified education plan program.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IEP progress information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View IEP Progress Link</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IEP progress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 will perform this function.</w:t>
            </w:r>
          </w:p>
        </w:tc>
      </w:tr>
    </w:tbl>
    <w:p w:rsidR="0064245C" w:rsidRPr="00C1715E" w:rsidRDefault="0064245C" w:rsidP="00C1715E"/>
    <w:p w:rsidR="0064245C" w:rsidRDefault="0064245C" w:rsidP="00627401">
      <w:pPr>
        <w:pStyle w:val="Heading3"/>
      </w:pPr>
      <w:bookmarkStart w:id="33" w:name="_Toc354848767"/>
      <w:r>
        <w:t>Student/Parent: View grades</w:t>
      </w:r>
      <w:bookmarkEnd w:id="33"/>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Grades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Parent/Student</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Parent/Student will click on the View Grades link.</w:t>
            </w:r>
          </w:p>
          <w:p w:rsidR="0064245C" w:rsidRPr="00DA236D" w:rsidRDefault="0064245C" w:rsidP="00E020A9">
            <w:pPr>
              <w:pStyle w:val="ListParagraph"/>
              <w:numPr>
                <w:ilvl w:val="0"/>
                <w:numId w:val="6"/>
              </w:numPr>
              <w:spacing w:line="360" w:lineRule="auto"/>
              <w:jc w:val="both"/>
            </w:pPr>
            <w:r w:rsidRPr="00DA236D">
              <w:t xml:space="preserve">System will display the grades for the student.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Information, subject and grade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View Grades Link</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grade details associated to the student.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Parent/Student</w:t>
            </w:r>
          </w:p>
        </w:tc>
      </w:tr>
    </w:tbl>
    <w:p w:rsidR="0064245C" w:rsidRPr="00B83962" w:rsidRDefault="0064245C" w:rsidP="00B83962"/>
    <w:p w:rsidR="0064245C" w:rsidRDefault="0064245C" w:rsidP="00627401">
      <w:pPr>
        <w:pStyle w:val="Heading3"/>
      </w:pPr>
      <w:bookmarkStart w:id="34" w:name="_Toc354848768"/>
      <w:r>
        <w:t>Prospective students</w:t>
      </w:r>
      <w:bookmarkEnd w:id="3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Pr>
                <w:b/>
                <w:bCs/>
                <w:color w:val="FFFFFF"/>
              </w:rPr>
              <w:t>Prospective students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Description</w:t>
            </w:r>
          </w:p>
        </w:tc>
        <w:tc>
          <w:tcPr>
            <w:tcW w:w="7830" w:type="dxa"/>
          </w:tcPr>
          <w:p w:rsidR="0064245C" w:rsidRDefault="0064245C" w:rsidP="00E020A9">
            <w:pPr>
              <w:pStyle w:val="ListParagraph"/>
              <w:numPr>
                <w:ilvl w:val="0"/>
                <w:numId w:val="6"/>
              </w:numPr>
              <w:spacing w:line="360" w:lineRule="auto"/>
              <w:jc w:val="both"/>
            </w:pPr>
            <w:r>
              <w:t>User will click on the prospective student’s link on the application start up page.</w:t>
            </w:r>
          </w:p>
          <w:p w:rsidR="0064245C" w:rsidRPr="00DA236D" w:rsidRDefault="0064245C" w:rsidP="00420EB6">
            <w:pPr>
              <w:pStyle w:val="ListParagraph"/>
              <w:numPr>
                <w:ilvl w:val="0"/>
                <w:numId w:val="6"/>
              </w:numPr>
              <w:spacing w:line="360" w:lineRule="auto"/>
              <w:jc w:val="both"/>
            </w:pPr>
            <w:r>
              <w:t xml:space="preserve">This link will provide information for prospective students. The contents of this page will be loaded from a database configuration table, which will be maintained by the admin user.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spacing w:line="360" w:lineRule="auto"/>
              <w:jc w:val="both"/>
            </w:pPr>
            <w:r>
              <w:t>Dynamic page content will be loaded from a database table.</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t>Information for prospective students will be displayed.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t>Public</w:t>
            </w:r>
            <w:r w:rsidRPr="00DA236D">
              <w:t xml:space="preserve"> User</w:t>
            </w:r>
          </w:p>
        </w:tc>
      </w:tr>
    </w:tbl>
    <w:p w:rsidR="0064245C" w:rsidRDefault="0064245C" w:rsidP="00627401"/>
    <w:p w:rsidR="0064245C" w:rsidRDefault="0064245C" w:rsidP="003C402C">
      <w:pPr>
        <w:pStyle w:val="Heading3"/>
      </w:pPr>
      <w:bookmarkStart w:id="35" w:name="_Toc354848769"/>
      <w:r>
        <w:t>Update prospective students page</w:t>
      </w:r>
      <w:bookmarkEnd w:id="3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404276">
        <w:tc>
          <w:tcPr>
            <w:tcW w:w="1710" w:type="dxa"/>
            <w:shd w:val="clear" w:color="auto" w:fill="1F497D"/>
          </w:tcPr>
          <w:p w:rsidR="0064245C" w:rsidRPr="00DA236D" w:rsidRDefault="0064245C" w:rsidP="0040427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404276">
            <w:pPr>
              <w:pStyle w:val="ListParagraph"/>
              <w:spacing w:line="360" w:lineRule="auto"/>
              <w:ind w:left="0"/>
              <w:jc w:val="both"/>
              <w:rPr>
                <w:b/>
                <w:bCs/>
                <w:color w:val="FFFFFF"/>
              </w:rPr>
            </w:pPr>
            <w:r>
              <w:rPr>
                <w:b/>
                <w:bCs/>
                <w:color w:val="FFFFFF"/>
              </w:rPr>
              <w:t>Update prospective students page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Actors</w:t>
            </w:r>
          </w:p>
        </w:tc>
        <w:tc>
          <w:tcPr>
            <w:tcW w:w="7830" w:type="dxa"/>
          </w:tcPr>
          <w:p w:rsidR="0064245C" w:rsidRPr="00DA236D" w:rsidRDefault="0064245C" w:rsidP="00404276">
            <w:pPr>
              <w:pStyle w:val="ListParagraph"/>
              <w:spacing w:line="360" w:lineRule="auto"/>
              <w:ind w:left="0"/>
              <w:jc w:val="both"/>
            </w:pPr>
            <w:r w:rsidRPr="00DA236D">
              <w:t>Administrative User</w:t>
            </w:r>
          </w:p>
        </w:tc>
      </w:tr>
      <w:tr w:rsidR="0064245C" w:rsidRPr="00DA236D" w:rsidTr="00404276">
        <w:tc>
          <w:tcPr>
            <w:tcW w:w="1710" w:type="dxa"/>
          </w:tcPr>
          <w:p w:rsidR="0064245C" w:rsidRPr="005F2700" w:rsidRDefault="0064245C" w:rsidP="0040427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404276">
            <w:r w:rsidRPr="00DA236D">
              <w:t>Essential</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Description</w:t>
            </w:r>
          </w:p>
        </w:tc>
        <w:tc>
          <w:tcPr>
            <w:tcW w:w="7830" w:type="dxa"/>
          </w:tcPr>
          <w:p w:rsidR="0064245C" w:rsidRDefault="0064245C" w:rsidP="00DC70E4">
            <w:pPr>
              <w:pStyle w:val="ListParagraph"/>
              <w:numPr>
                <w:ilvl w:val="0"/>
                <w:numId w:val="6"/>
              </w:numPr>
              <w:spacing w:line="360" w:lineRule="auto"/>
              <w:jc w:val="both"/>
            </w:pPr>
            <w:r>
              <w:t>The admin user clicks on update prospective student’s page.</w:t>
            </w:r>
          </w:p>
          <w:p w:rsidR="0064245C" w:rsidRDefault="0064245C" w:rsidP="00404276">
            <w:pPr>
              <w:pStyle w:val="ListParagraph"/>
              <w:numPr>
                <w:ilvl w:val="0"/>
                <w:numId w:val="6"/>
              </w:numPr>
              <w:spacing w:line="360" w:lineRule="auto"/>
              <w:jc w:val="both"/>
            </w:pPr>
            <w:r>
              <w:t xml:space="preserve">System </w:t>
            </w:r>
            <w:r w:rsidRPr="00DA236D">
              <w:t xml:space="preserve">maintains the </w:t>
            </w:r>
            <w:r>
              <w:t>page contents</w:t>
            </w:r>
            <w:r w:rsidRPr="00DA236D">
              <w:t xml:space="preserve"> in </w:t>
            </w:r>
            <w:r>
              <w:t>a</w:t>
            </w:r>
            <w:r w:rsidRPr="00DA236D">
              <w:t xml:space="preserve"> </w:t>
            </w:r>
            <w:r>
              <w:t>database configuration</w:t>
            </w:r>
            <w:r w:rsidRPr="00DA236D">
              <w:t xml:space="preserve"> </w:t>
            </w:r>
            <w:r>
              <w:t>table, possibly in a rich text format</w:t>
            </w:r>
            <w:r w:rsidRPr="00DA236D">
              <w:t>.</w:t>
            </w:r>
            <w:r>
              <w:t xml:space="preserve"> </w:t>
            </w:r>
          </w:p>
          <w:p w:rsidR="0064245C" w:rsidRPr="00DA236D" w:rsidRDefault="0064245C" w:rsidP="00404276">
            <w:pPr>
              <w:pStyle w:val="ListParagraph"/>
              <w:numPr>
                <w:ilvl w:val="0"/>
                <w:numId w:val="6"/>
              </w:numPr>
              <w:spacing w:line="360" w:lineRule="auto"/>
              <w:jc w:val="both"/>
            </w:pPr>
            <w:r>
              <w:t>Application will load the page contents from database table and displays in a rich text editor for editing.</w:t>
            </w:r>
          </w:p>
          <w:p w:rsidR="0064245C" w:rsidRPr="00DA236D" w:rsidRDefault="0064245C" w:rsidP="00091E19">
            <w:pPr>
              <w:pStyle w:val="ListParagraph"/>
              <w:numPr>
                <w:ilvl w:val="0"/>
                <w:numId w:val="6"/>
              </w:numPr>
              <w:spacing w:line="360" w:lineRule="auto"/>
              <w:jc w:val="both"/>
            </w:pPr>
            <w:r>
              <w:t>Once user modifies the page content, he/she will click on the save button to write to the database table.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t>Data</w:t>
            </w:r>
          </w:p>
        </w:tc>
        <w:tc>
          <w:tcPr>
            <w:tcW w:w="7830" w:type="dxa"/>
          </w:tcPr>
          <w:p w:rsidR="0064245C" w:rsidRPr="00DA236D" w:rsidRDefault="0064245C" w:rsidP="00065A54">
            <w:pPr>
              <w:pStyle w:val="ListParagraph"/>
              <w:spacing w:line="360" w:lineRule="auto"/>
              <w:ind w:left="0"/>
              <w:jc w:val="both"/>
            </w:pPr>
            <w:r w:rsidRPr="00DA236D">
              <w:t xml:space="preserve">Meta data information needed for </w:t>
            </w:r>
            <w:r>
              <w:t>prospective students</w:t>
            </w:r>
            <w:r w:rsidRPr="00DA236D">
              <w:t>.</w:t>
            </w:r>
          </w:p>
        </w:tc>
      </w:tr>
      <w:tr w:rsidR="0064245C" w:rsidRPr="00DA236D" w:rsidTr="00404276">
        <w:trPr>
          <w:trHeight w:val="323"/>
        </w:trPr>
        <w:tc>
          <w:tcPr>
            <w:tcW w:w="1710" w:type="dxa"/>
          </w:tcPr>
          <w:p w:rsidR="0064245C" w:rsidRPr="00DA236D" w:rsidRDefault="0064245C" w:rsidP="00404276">
            <w:pPr>
              <w:pStyle w:val="ListParagraph"/>
              <w:spacing w:line="360" w:lineRule="auto"/>
              <w:ind w:left="0"/>
              <w:jc w:val="both"/>
              <w:rPr>
                <w:b/>
                <w:bCs/>
              </w:rPr>
            </w:pPr>
            <w:r w:rsidRPr="00DA236D">
              <w:rPr>
                <w:b/>
                <w:bCs/>
              </w:rPr>
              <w:t>Stimulus</w:t>
            </w:r>
          </w:p>
        </w:tc>
        <w:tc>
          <w:tcPr>
            <w:tcW w:w="7830" w:type="dxa"/>
          </w:tcPr>
          <w:p w:rsidR="0064245C" w:rsidRPr="00DA236D" w:rsidRDefault="0064245C" w:rsidP="00404276">
            <w:pPr>
              <w:spacing w:line="360" w:lineRule="auto"/>
              <w:jc w:val="both"/>
            </w:pPr>
            <w:r>
              <w:t>Save Button</w:t>
            </w:r>
          </w:p>
        </w:tc>
      </w:tr>
      <w:tr w:rsidR="0064245C" w:rsidRPr="00DA236D" w:rsidTr="00404276">
        <w:trPr>
          <w:trHeight w:val="260"/>
        </w:trPr>
        <w:tc>
          <w:tcPr>
            <w:tcW w:w="1710" w:type="dxa"/>
          </w:tcPr>
          <w:p w:rsidR="0064245C" w:rsidRPr="00DA236D" w:rsidRDefault="0064245C" w:rsidP="0040427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404276">
            <w:pPr>
              <w:pStyle w:val="ListParagraph"/>
              <w:spacing w:line="360" w:lineRule="auto"/>
              <w:ind w:left="0"/>
            </w:pPr>
            <w:r>
              <w:t>Application</w:t>
            </w:r>
            <w:r w:rsidRPr="00DA236D">
              <w:t xml:space="preserve"> displays a confirmation message if it updates the </w:t>
            </w:r>
            <w:r>
              <w:t>information for prospective student’s</w:t>
            </w:r>
            <w:r w:rsidRPr="00DA236D">
              <w:t xml:space="preserve"> successfully otherwise display an error message.</w:t>
            </w:r>
          </w:p>
        </w:tc>
      </w:tr>
      <w:tr w:rsidR="0064245C" w:rsidRPr="00DA236D" w:rsidTr="00404276">
        <w:tc>
          <w:tcPr>
            <w:tcW w:w="1710" w:type="dxa"/>
          </w:tcPr>
          <w:p w:rsidR="0064245C" w:rsidRPr="00DA236D" w:rsidRDefault="0064245C" w:rsidP="00404276">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404276">
            <w:pPr>
              <w:pStyle w:val="ListParagraph"/>
              <w:spacing w:line="360" w:lineRule="auto"/>
              <w:ind w:left="0"/>
              <w:jc w:val="both"/>
            </w:pPr>
            <w:r w:rsidRPr="00DA236D">
              <w:t>Administrative User</w:t>
            </w:r>
          </w:p>
        </w:tc>
      </w:tr>
    </w:tbl>
    <w:p w:rsidR="0064245C" w:rsidRPr="00A371D1" w:rsidRDefault="0064245C" w:rsidP="00627401"/>
    <w:p w:rsidR="0064245C" w:rsidRDefault="0064245C" w:rsidP="00627401">
      <w:pPr>
        <w:pStyle w:val="Heading3"/>
      </w:pPr>
      <w:bookmarkStart w:id="36" w:name="_Toc354848770"/>
      <w:r>
        <w:t>Submit online application</w:t>
      </w:r>
      <w:bookmarkEnd w:id="3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Submit Online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7636EA">
            <w:pPr>
              <w:pStyle w:val="ListParagraph"/>
              <w:numPr>
                <w:ilvl w:val="0"/>
                <w:numId w:val="6"/>
              </w:numPr>
              <w:spacing w:line="360" w:lineRule="auto"/>
            </w:pPr>
            <w:r>
              <w:t>U</w:t>
            </w:r>
            <w:r w:rsidRPr="00DA236D">
              <w:t xml:space="preserve">ser will </w:t>
            </w:r>
            <w:r>
              <w:t xml:space="preserve">seek for the admission </w:t>
            </w:r>
            <w:r w:rsidRPr="00DA236D">
              <w:t>by submitting the online application form.</w:t>
            </w:r>
          </w:p>
          <w:p w:rsidR="0064245C" w:rsidRPr="00DA236D" w:rsidRDefault="0064245C" w:rsidP="007636EA">
            <w:pPr>
              <w:pStyle w:val="ListParagraph"/>
              <w:numPr>
                <w:ilvl w:val="0"/>
                <w:numId w:val="6"/>
              </w:numPr>
              <w:spacing w:line="360" w:lineRule="auto"/>
            </w:pPr>
            <w:r w:rsidRPr="00DA236D">
              <w:t xml:space="preserve">User will enter all </w:t>
            </w:r>
            <w:r>
              <w:t xml:space="preserve">the </w:t>
            </w:r>
            <w:r w:rsidRPr="00DA236D">
              <w:t xml:space="preserve">required fields that are needed for the online application. The details </w:t>
            </w:r>
            <w:r>
              <w:t>required to fill in online application is</w:t>
            </w:r>
            <w:r w:rsidRPr="00DA236D">
              <w:t>:</w:t>
            </w:r>
          </w:p>
          <w:p w:rsidR="0064245C" w:rsidRPr="00DA236D" w:rsidRDefault="0064245C" w:rsidP="007636EA">
            <w:pPr>
              <w:pStyle w:val="ListParagraph"/>
              <w:numPr>
                <w:ilvl w:val="1"/>
                <w:numId w:val="6"/>
              </w:numPr>
              <w:spacing w:line="360" w:lineRule="auto"/>
            </w:pPr>
            <w:r w:rsidRPr="00DA236D">
              <w:t>Student personal details</w:t>
            </w:r>
          </w:p>
          <w:p w:rsidR="0064245C" w:rsidRPr="00DA236D" w:rsidRDefault="0064245C" w:rsidP="007636EA">
            <w:pPr>
              <w:pStyle w:val="ListParagraph"/>
              <w:numPr>
                <w:ilvl w:val="1"/>
                <w:numId w:val="6"/>
              </w:numPr>
              <w:spacing w:line="360" w:lineRule="auto"/>
            </w:pPr>
            <w:r w:rsidRPr="00DA236D">
              <w:t>Student demo-graphic details.</w:t>
            </w:r>
          </w:p>
          <w:p w:rsidR="0064245C" w:rsidRPr="00DA236D" w:rsidRDefault="0064245C" w:rsidP="007636EA">
            <w:pPr>
              <w:pStyle w:val="ListParagraph"/>
              <w:numPr>
                <w:ilvl w:val="1"/>
                <w:numId w:val="6"/>
              </w:numPr>
              <w:spacing w:line="360" w:lineRule="auto"/>
            </w:pPr>
            <w:r w:rsidRPr="00DA236D">
              <w:t>Student’s contact details</w:t>
            </w:r>
          </w:p>
          <w:p w:rsidR="0064245C" w:rsidRPr="00DA236D" w:rsidRDefault="0064245C" w:rsidP="007636EA">
            <w:pPr>
              <w:pStyle w:val="ListParagraph"/>
              <w:numPr>
                <w:ilvl w:val="0"/>
                <w:numId w:val="6"/>
              </w:numPr>
              <w:spacing w:line="360" w:lineRule="auto"/>
            </w:pPr>
            <w:r w:rsidRPr="00DA236D">
              <w:t xml:space="preserve">User clicks submit button. </w:t>
            </w:r>
          </w:p>
          <w:p w:rsidR="0064245C" w:rsidRPr="00DA236D" w:rsidRDefault="0064245C" w:rsidP="007636EA">
            <w:pPr>
              <w:pStyle w:val="ListParagraph"/>
              <w:numPr>
                <w:ilvl w:val="0"/>
                <w:numId w:val="6"/>
              </w:numPr>
              <w:spacing w:line="360" w:lineRule="auto"/>
            </w:pPr>
            <w:r w:rsidRPr="00DA236D">
              <w:t>System saves the entered details and automatically generates a tracking number.</w:t>
            </w:r>
          </w:p>
          <w:p w:rsidR="0064245C" w:rsidRPr="00DA236D" w:rsidRDefault="0064245C" w:rsidP="007636EA">
            <w:pPr>
              <w:pStyle w:val="ListParagraph"/>
              <w:numPr>
                <w:ilvl w:val="0"/>
                <w:numId w:val="6"/>
              </w:numPr>
              <w:spacing w:line="360" w:lineRule="auto"/>
            </w:pPr>
            <w:r>
              <w:t>System displays t</w:t>
            </w:r>
            <w:r w:rsidRPr="00DA236D">
              <w:t xml:space="preserve">racking number </w:t>
            </w:r>
            <w:r>
              <w:t>i</w:t>
            </w:r>
            <w:r w:rsidRPr="00DA236D">
              <w:t xml:space="preserve">n the screen. Users will </w:t>
            </w:r>
            <w:r>
              <w:t xml:space="preserve">use </w:t>
            </w:r>
            <w:r w:rsidRPr="00DA236D">
              <w:t xml:space="preserve">this tacking number to track the status of their application.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Student personal details, demo-graphic information, contact details and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stores online application information and displays system generated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7" w:name="_Toc354848771"/>
      <w:r>
        <w:t>Track application status</w:t>
      </w:r>
      <w:bookmarkEnd w:id="37"/>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Track Application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Public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 xml:space="preserve">Public user will track the application status using tracking number. </w:t>
            </w:r>
          </w:p>
          <w:p w:rsidR="0064245C" w:rsidRPr="00DA236D" w:rsidRDefault="0064245C" w:rsidP="00E020A9">
            <w:pPr>
              <w:pStyle w:val="ListParagraph"/>
              <w:numPr>
                <w:ilvl w:val="0"/>
                <w:numId w:val="6"/>
              </w:numPr>
              <w:spacing w:line="360" w:lineRule="auto"/>
              <w:jc w:val="both"/>
            </w:pPr>
            <w:r w:rsidRPr="00DA236D">
              <w:t>User clicks the track application status link.</w:t>
            </w:r>
          </w:p>
          <w:p w:rsidR="0064245C" w:rsidRPr="00DA236D" w:rsidRDefault="0064245C" w:rsidP="00E020A9">
            <w:pPr>
              <w:pStyle w:val="ListParagraph"/>
              <w:numPr>
                <w:ilvl w:val="0"/>
                <w:numId w:val="6"/>
              </w:numPr>
              <w:spacing w:line="360" w:lineRule="auto"/>
              <w:jc w:val="both"/>
            </w:pPr>
            <w:r w:rsidRPr="00DA236D">
              <w:t>User enters tracking number and click submits button.</w:t>
            </w:r>
          </w:p>
          <w:p w:rsidR="0064245C" w:rsidRPr="00DA236D" w:rsidRDefault="0064245C" w:rsidP="00E020A9">
            <w:pPr>
              <w:pStyle w:val="ListParagraph"/>
              <w:numPr>
                <w:ilvl w:val="0"/>
                <w:numId w:val="6"/>
              </w:numPr>
              <w:spacing w:line="360" w:lineRule="auto"/>
              <w:jc w:val="both"/>
            </w:pPr>
            <w:r w:rsidRPr="00DA236D">
              <w:t xml:space="preserve">System displays the application status on the screen.  </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Tracking number and the status of the tracking number.</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5"/>
              </w:numPr>
              <w:spacing w:line="360" w:lineRule="auto"/>
              <w:jc w:val="both"/>
            </w:pPr>
            <w:r w:rsidRPr="00DA236D">
              <w:t>Submit command</w:t>
            </w:r>
          </w:p>
          <w:p w:rsidR="0064245C" w:rsidRPr="00DA236D" w:rsidRDefault="0064245C" w:rsidP="00E020A9">
            <w:pPr>
              <w:pStyle w:val="ListParagraph"/>
              <w:numPr>
                <w:ilvl w:val="0"/>
                <w:numId w:val="5"/>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System displays the status of tracking number.</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Public User</w:t>
            </w:r>
          </w:p>
        </w:tc>
      </w:tr>
    </w:tbl>
    <w:p w:rsidR="0064245C" w:rsidRPr="0005259F" w:rsidRDefault="0064245C" w:rsidP="0005259F"/>
    <w:p w:rsidR="0064245C" w:rsidRDefault="0064245C" w:rsidP="00627401">
      <w:pPr>
        <w:pStyle w:val="Heading3"/>
      </w:pPr>
      <w:bookmarkStart w:id="38" w:name="_Toc354848772"/>
      <w:r>
        <w:t>View all new applications</w:t>
      </w:r>
      <w:bookmarkEnd w:id="38"/>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View All new Applications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 xml:space="preserve">User will select a specific application to view the details of the specific </w:t>
            </w:r>
            <w:r w:rsidRPr="00DA236D">
              <w:lastRenderedPageBreak/>
              <w:t>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List of submitted applications and the details of the selected application.</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Back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details of the selected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39" w:name="_Toc354848773"/>
      <w:r>
        <w:t>Update application</w:t>
      </w:r>
      <w:bookmarkEnd w:id="39"/>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Application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details of the specific application.</w:t>
            </w:r>
          </w:p>
          <w:p w:rsidR="0064245C" w:rsidRPr="00DA236D" w:rsidRDefault="0064245C" w:rsidP="00E020A9">
            <w:pPr>
              <w:pStyle w:val="ListParagraph"/>
              <w:numPr>
                <w:ilvl w:val="0"/>
                <w:numId w:val="6"/>
              </w:numPr>
              <w:spacing w:line="360" w:lineRule="auto"/>
              <w:jc w:val="both"/>
            </w:pPr>
            <w:r w:rsidRPr="00DA236D">
              <w:t>System displays the details of the selected application in an editable mode.</w:t>
            </w:r>
          </w:p>
          <w:p w:rsidR="0064245C" w:rsidRPr="00DA236D" w:rsidRDefault="0064245C" w:rsidP="00E020A9">
            <w:pPr>
              <w:pStyle w:val="ListParagraph"/>
              <w:numPr>
                <w:ilvl w:val="0"/>
                <w:numId w:val="6"/>
              </w:numPr>
              <w:spacing w:line="360" w:lineRule="auto"/>
              <w:jc w:val="both"/>
            </w:pPr>
            <w:r w:rsidRPr="00DA236D">
              <w:t>User updates the application details and clicks Submit button.</w:t>
            </w:r>
          </w:p>
          <w:p w:rsidR="0064245C" w:rsidRPr="00DA236D" w:rsidRDefault="0064245C" w:rsidP="00E020A9">
            <w:pPr>
              <w:pStyle w:val="ListParagraph"/>
              <w:numPr>
                <w:ilvl w:val="0"/>
                <w:numId w:val="6"/>
              </w:numPr>
              <w:spacing w:line="360" w:lineRule="auto"/>
              <w:jc w:val="both"/>
            </w:pPr>
            <w:r w:rsidRPr="00DA236D">
              <w:t>The modified application details will be stored in the database.</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E020A9">
            <w:pPr>
              <w:pStyle w:val="ListParagraph"/>
              <w:spacing w:line="360" w:lineRule="auto"/>
              <w:ind w:left="0"/>
              <w:jc w:val="both"/>
            </w:pPr>
            <w:r w:rsidRPr="00DA236D">
              <w:t>Application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Submit command</w:t>
            </w:r>
          </w:p>
          <w:p w:rsidR="0064245C" w:rsidRPr="00DA236D" w:rsidRDefault="0064245C" w:rsidP="00E020A9">
            <w:pPr>
              <w:pStyle w:val="ListParagraph"/>
              <w:numPr>
                <w:ilvl w:val="0"/>
                <w:numId w:val="6"/>
              </w:numPr>
              <w:spacing w:line="360" w:lineRule="auto"/>
              <w:jc w:val="both"/>
            </w:pPr>
            <w:r w:rsidRPr="00DA236D">
              <w:lastRenderedPageBreak/>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lastRenderedPageBreak/>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application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185750" w:rsidRDefault="0064245C" w:rsidP="00185750"/>
    <w:p w:rsidR="0064245C" w:rsidRDefault="0064245C" w:rsidP="00627401">
      <w:pPr>
        <w:pStyle w:val="Heading3"/>
      </w:pPr>
      <w:bookmarkStart w:id="40" w:name="_Toc354848774"/>
      <w:r>
        <w:t>Update admission status</w:t>
      </w:r>
      <w:bookmarkEnd w:id="4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Update Admission Status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All Applications link.</w:t>
            </w:r>
          </w:p>
          <w:p w:rsidR="0064245C" w:rsidRPr="00DA236D" w:rsidRDefault="0064245C" w:rsidP="00E020A9">
            <w:pPr>
              <w:pStyle w:val="ListParagraph"/>
              <w:numPr>
                <w:ilvl w:val="0"/>
                <w:numId w:val="6"/>
              </w:numPr>
              <w:spacing w:line="360" w:lineRule="auto"/>
              <w:jc w:val="both"/>
            </w:pPr>
            <w:r w:rsidRPr="00DA236D">
              <w:t>The system displays all the submitted application.</w:t>
            </w:r>
          </w:p>
          <w:p w:rsidR="0064245C" w:rsidRPr="00DA236D" w:rsidRDefault="0064245C" w:rsidP="00E020A9">
            <w:pPr>
              <w:pStyle w:val="ListParagraph"/>
              <w:numPr>
                <w:ilvl w:val="0"/>
                <w:numId w:val="6"/>
              </w:numPr>
              <w:spacing w:line="360" w:lineRule="auto"/>
              <w:jc w:val="both"/>
            </w:pPr>
            <w:r w:rsidRPr="00DA236D">
              <w:t>User will select a specific application to update the status of the specific application.</w:t>
            </w:r>
          </w:p>
          <w:p w:rsidR="0064245C" w:rsidRPr="00DA236D" w:rsidRDefault="0064245C" w:rsidP="00E020A9">
            <w:pPr>
              <w:pStyle w:val="ListParagraph"/>
              <w:numPr>
                <w:ilvl w:val="0"/>
                <w:numId w:val="6"/>
              </w:numPr>
              <w:spacing w:line="360" w:lineRule="auto"/>
              <w:jc w:val="both"/>
            </w:pPr>
            <w:r w:rsidRPr="00DA236D">
              <w:t>System displays the following details:</w:t>
            </w:r>
          </w:p>
          <w:p w:rsidR="0064245C" w:rsidRPr="00DA236D" w:rsidRDefault="0064245C" w:rsidP="00E020A9">
            <w:pPr>
              <w:pStyle w:val="ListParagraph"/>
              <w:numPr>
                <w:ilvl w:val="1"/>
                <w:numId w:val="6"/>
              </w:numPr>
              <w:spacing w:line="360" w:lineRule="auto"/>
              <w:jc w:val="both"/>
            </w:pPr>
            <w:r w:rsidRPr="00DA236D">
              <w:t>Admission workflow Status history and comments</w:t>
            </w:r>
          </w:p>
          <w:p w:rsidR="0064245C" w:rsidRPr="00DA236D" w:rsidRDefault="0064245C" w:rsidP="00E020A9">
            <w:pPr>
              <w:pStyle w:val="ListParagraph"/>
              <w:numPr>
                <w:ilvl w:val="1"/>
                <w:numId w:val="6"/>
              </w:numPr>
              <w:spacing w:line="360" w:lineRule="auto"/>
              <w:jc w:val="both"/>
            </w:pPr>
            <w:r w:rsidRPr="00DA236D">
              <w:t>Admission workflow status dropdown and editable text area to enter the comments.</w:t>
            </w:r>
          </w:p>
          <w:p w:rsidR="0064245C" w:rsidRPr="00DA236D" w:rsidRDefault="0064245C" w:rsidP="00E020A9">
            <w:pPr>
              <w:pStyle w:val="ListParagraph"/>
              <w:numPr>
                <w:ilvl w:val="1"/>
                <w:numId w:val="6"/>
              </w:numPr>
              <w:spacing w:line="360" w:lineRule="auto"/>
              <w:jc w:val="both"/>
            </w:pPr>
            <w:r w:rsidRPr="00DA236D">
              <w:t>The possible admission workflow statuses are:</w:t>
            </w:r>
          </w:p>
          <w:p w:rsidR="0064245C" w:rsidRPr="00DA236D" w:rsidRDefault="0064245C" w:rsidP="00E020A9">
            <w:pPr>
              <w:pStyle w:val="ListParagraph"/>
              <w:numPr>
                <w:ilvl w:val="2"/>
                <w:numId w:val="6"/>
              </w:numPr>
              <w:spacing w:line="360" w:lineRule="auto"/>
              <w:jc w:val="both"/>
            </w:pPr>
            <w:r w:rsidRPr="00DA236D">
              <w:t>Application Received</w:t>
            </w:r>
          </w:p>
          <w:p w:rsidR="0064245C" w:rsidRPr="00DA236D" w:rsidRDefault="0064245C" w:rsidP="00E020A9">
            <w:pPr>
              <w:pStyle w:val="ListParagraph"/>
              <w:numPr>
                <w:ilvl w:val="2"/>
                <w:numId w:val="6"/>
              </w:numPr>
              <w:spacing w:line="360" w:lineRule="auto"/>
              <w:jc w:val="both"/>
            </w:pPr>
            <w:r w:rsidRPr="00DA236D">
              <w:t>Application Review In-progress</w:t>
            </w:r>
          </w:p>
          <w:p w:rsidR="0064245C" w:rsidRPr="00DA236D" w:rsidRDefault="0064245C" w:rsidP="00E020A9">
            <w:pPr>
              <w:pStyle w:val="ListParagraph"/>
              <w:numPr>
                <w:ilvl w:val="2"/>
                <w:numId w:val="6"/>
              </w:numPr>
              <w:spacing w:line="360" w:lineRule="auto"/>
              <w:jc w:val="both"/>
            </w:pPr>
            <w:r w:rsidRPr="00DA236D">
              <w:t>In-person Interview Requested</w:t>
            </w:r>
          </w:p>
          <w:p w:rsidR="0064245C" w:rsidRPr="00DA236D" w:rsidRDefault="0064245C" w:rsidP="00E020A9">
            <w:pPr>
              <w:pStyle w:val="ListParagraph"/>
              <w:numPr>
                <w:ilvl w:val="2"/>
                <w:numId w:val="6"/>
              </w:numPr>
              <w:spacing w:line="360" w:lineRule="auto"/>
              <w:jc w:val="both"/>
            </w:pPr>
            <w:r w:rsidRPr="00DA236D">
              <w:t>Admission Granted</w:t>
            </w:r>
          </w:p>
          <w:p w:rsidR="0064245C" w:rsidRPr="00DA236D" w:rsidRDefault="0064245C" w:rsidP="00E020A9">
            <w:pPr>
              <w:pStyle w:val="ListParagraph"/>
              <w:numPr>
                <w:ilvl w:val="2"/>
                <w:numId w:val="6"/>
              </w:numPr>
              <w:spacing w:line="360" w:lineRule="auto"/>
              <w:jc w:val="both"/>
            </w:pPr>
            <w:r w:rsidRPr="00DA236D">
              <w:t>Admission Denied</w:t>
            </w:r>
          </w:p>
          <w:p w:rsidR="0064245C" w:rsidRPr="00DA236D" w:rsidRDefault="0064245C" w:rsidP="00E020A9">
            <w:pPr>
              <w:pStyle w:val="ListParagraph"/>
              <w:numPr>
                <w:ilvl w:val="0"/>
                <w:numId w:val="6"/>
              </w:numPr>
              <w:spacing w:line="360" w:lineRule="auto"/>
              <w:jc w:val="both"/>
            </w:pPr>
            <w:r w:rsidRPr="00DA236D">
              <w:t xml:space="preserve">User selects an appropriate admission status, enters comment and clicks the </w:t>
            </w:r>
            <w:r w:rsidRPr="00DA236D">
              <w:lastRenderedPageBreak/>
              <w:t>Save button.</w:t>
            </w:r>
          </w:p>
          <w:p w:rsidR="0064245C" w:rsidRPr="00DA236D" w:rsidRDefault="0064245C" w:rsidP="00E020A9">
            <w:pPr>
              <w:pStyle w:val="ListParagraph"/>
              <w:numPr>
                <w:ilvl w:val="0"/>
                <w:numId w:val="6"/>
              </w:numPr>
              <w:spacing w:line="360" w:lineRule="auto"/>
              <w:jc w:val="both"/>
            </w:pPr>
            <w:r w:rsidRPr="00DA236D">
              <w:t>The admission workflow status will be updated and comments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020A9">
            <w:pPr>
              <w:pStyle w:val="ListParagraph"/>
              <w:spacing w:line="360" w:lineRule="auto"/>
              <w:ind w:left="0"/>
              <w:jc w:val="both"/>
            </w:pPr>
            <w:r w:rsidRPr="00DA236D">
              <w:t>Admission workflow status history, comments, admission workflow status.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Link to the selected application.</w:t>
            </w:r>
          </w:p>
          <w:p w:rsidR="0064245C" w:rsidRPr="00DA236D" w:rsidRDefault="0064245C" w:rsidP="00E020A9">
            <w:pPr>
              <w:pStyle w:val="ListParagraph"/>
              <w:numPr>
                <w:ilvl w:val="0"/>
                <w:numId w:val="6"/>
              </w:numPr>
              <w:spacing w:line="360" w:lineRule="auto"/>
              <w:jc w:val="both"/>
            </w:pPr>
            <w:r w:rsidRPr="00DA236D">
              <w:t>Save command</w:t>
            </w:r>
          </w:p>
          <w:p w:rsidR="0064245C" w:rsidRPr="00DA236D" w:rsidRDefault="0064245C" w:rsidP="00E020A9">
            <w:pPr>
              <w:pStyle w:val="ListParagraph"/>
              <w:numPr>
                <w:ilvl w:val="0"/>
                <w:numId w:val="6"/>
              </w:numPr>
              <w:spacing w:line="360" w:lineRule="auto"/>
              <w:jc w:val="both"/>
            </w:pPr>
            <w:r w:rsidRPr="00DA236D">
              <w:t>Cancel command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E020A9">
            <w:pPr>
              <w:pStyle w:val="ListParagraph"/>
              <w:spacing w:line="360" w:lineRule="auto"/>
              <w:ind w:left="0"/>
            </w:pPr>
            <w:r w:rsidRPr="00DA236D">
              <w:t>Displays the message stating that admission workflow details are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D4492F" w:rsidRDefault="0064245C" w:rsidP="00627401"/>
    <w:p w:rsidR="0064245C" w:rsidRDefault="0064245C" w:rsidP="00627401">
      <w:pPr>
        <w:pStyle w:val="Heading3"/>
      </w:pPr>
      <w:bookmarkStart w:id="41" w:name="_Toc354848775"/>
      <w:r>
        <w:t>Create class and schedules</w:t>
      </w:r>
      <w:bookmarkEnd w:id="41"/>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Create class and schedules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Create class and schedules link.</w:t>
            </w:r>
          </w:p>
          <w:p w:rsidR="0064245C" w:rsidRPr="00DA236D" w:rsidRDefault="0064245C" w:rsidP="002B31F2">
            <w:pPr>
              <w:pStyle w:val="ListParagraph"/>
              <w:numPr>
                <w:ilvl w:val="0"/>
                <w:numId w:val="6"/>
              </w:numPr>
              <w:spacing w:line="360" w:lineRule="auto"/>
              <w:jc w:val="both"/>
            </w:pPr>
            <w:r w:rsidRPr="00DA236D">
              <w:t>Admission user selects a grade</w:t>
            </w:r>
            <w:r w:rsidR="00CD1CF7">
              <w:t xml:space="preserve"> level</w:t>
            </w:r>
            <w:r w:rsidRPr="00DA236D">
              <w:t xml:space="preserve"> and click search button.</w:t>
            </w:r>
          </w:p>
          <w:p w:rsidR="008C70CC" w:rsidRPr="008144E0" w:rsidRDefault="008C70CC" w:rsidP="008C70CC">
            <w:pPr>
              <w:pStyle w:val="ListParagraph"/>
              <w:numPr>
                <w:ilvl w:val="0"/>
                <w:numId w:val="6"/>
              </w:numPr>
              <w:spacing w:line="360" w:lineRule="auto"/>
              <w:jc w:val="both"/>
            </w:pPr>
            <w:r w:rsidRPr="008144E0">
              <w:t>System will display the list of subjects associated to the grade level.</w:t>
            </w:r>
          </w:p>
          <w:p w:rsidR="0064245C" w:rsidRPr="00DA236D" w:rsidRDefault="0064245C" w:rsidP="009B689A">
            <w:pPr>
              <w:pStyle w:val="ListParagraph"/>
              <w:numPr>
                <w:ilvl w:val="0"/>
                <w:numId w:val="6"/>
              </w:numPr>
              <w:spacing w:line="360" w:lineRule="auto"/>
              <w:jc w:val="both"/>
            </w:pPr>
            <w:r w:rsidRPr="008144E0">
              <w:t xml:space="preserve">Then Admin user will assign the teacher to each </w:t>
            </w:r>
            <w:r w:rsidR="009B689A" w:rsidRPr="008144E0">
              <w:t>grade level and subject</w:t>
            </w:r>
            <w:r w:rsidRPr="008144E0">
              <w:t xml:space="preserve"> based on their available slots.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Data</w:t>
            </w:r>
          </w:p>
        </w:tc>
        <w:tc>
          <w:tcPr>
            <w:tcW w:w="7830" w:type="dxa"/>
          </w:tcPr>
          <w:p w:rsidR="0064245C" w:rsidRPr="00DA236D" w:rsidRDefault="0064245C" w:rsidP="008C70CC">
            <w:pPr>
              <w:pStyle w:val="ListParagraph"/>
              <w:spacing w:line="360" w:lineRule="auto"/>
              <w:ind w:left="0"/>
              <w:jc w:val="both"/>
            </w:pPr>
            <w:r w:rsidRPr="00DA236D">
              <w:t>Grade</w:t>
            </w:r>
            <w:r w:rsidR="00CD1CF7">
              <w:t xml:space="preserve"> level</w:t>
            </w:r>
            <w:r w:rsidRPr="00DA236D">
              <w:t xml:space="preserve">, </w:t>
            </w:r>
            <w:r w:rsidR="008C70CC" w:rsidRPr="008144E0">
              <w:t>subject</w:t>
            </w:r>
            <w:r w:rsidRPr="00DA236D">
              <w:t xml:space="preserve"> and teacher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8C70CC">
            <w:pPr>
              <w:pStyle w:val="ListParagraph"/>
              <w:numPr>
                <w:ilvl w:val="0"/>
                <w:numId w:val="6"/>
              </w:numPr>
              <w:spacing w:line="360" w:lineRule="auto"/>
              <w:jc w:val="both"/>
            </w:pPr>
            <w:r w:rsidRPr="008144E0">
              <w:t xml:space="preserve">Assign teachers to </w:t>
            </w:r>
            <w:r w:rsidR="008C70CC" w:rsidRPr="008144E0">
              <w:t>subject</w:t>
            </w:r>
            <w:r w:rsidRPr="008144E0">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131FA0">
            <w:pPr>
              <w:pStyle w:val="ListParagraph"/>
              <w:spacing w:line="360" w:lineRule="auto"/>
              <w:ind w:left="0"/>
            </w:pPr>
            <w:r w:rsidRPr="00DA236D">
              <w:t>Displays the message stating that Teach</w:t>
            </w:r>
            <w:r w:rsidR="008C70CC">
              <w:t>ers are assigned</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Default="0064245C" w:rsidP="009D6553">
      <w:pPr>
        <w:pStyle w:val="Heading3"/>
      </w:pPr>
      <w:bookmarkStart w:id="42" w:name="_Toc354848776"/>
      <w:r>
        <w:t>View teachers</w:t>
      </w:r>
      <w:bookmarkEnd w:id="42"/>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0C3E76">
            <w:pPr>
              <w:pStyle w:val="ListParagraph"/>
              <w:spacing w:line="360" w:lineRule="auto"/>
              <w:ind w:left="0"/>
              <w:jc w:val="both"/>
              <w:rPr>
                <w:b/>
                <w:bCs/>
                <w:color w:val="FFFFFF"/>
              </w:rPr>
            </w:pPr>
            <w:r w:rsidRPr="00DA236D">
              <w:rPr>
                <w:b/>
                <w:bCs/>
                <w:color w:val="FFFFFF"/>
              </w:rPr>
              <w:t xml:space="preserve">View </w:t>
            </w:r>
            <w:r>
              <w:rPr>
                <w:b/>
                <w:bCs/>
                <w:color w:val="FFFFFF"/>
              </w:rPr>
              <w:t>teachers</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B415A8">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B415A8">
            <w:pPr>
              <w:pStyle w:val="ListParagraph"/>
              <w:numPr>
                <w:ilvl w:val="0"/>
                <w:numId w:val="6"/>
              </w:numPr>
              <w:spacing w:line="360" w:lineRule="auto"/>
              <w:jc w:val="both"/>
            </w:pPr>
            <w:r w:rsidRPr="00DA236D">
              <w:t xml:space="preserve">System displays the </w:t>
            </w:r>
            <w:r>
              <w:t>teacher da</w:t>
            </w:r>
            <w:r w:rsidRPr="00DA236D">
              <w:t>ta</w:t>
            </w:r>
            <w:r>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B415A8">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FD793C">
            <w:pPr>
              <w:pStyle w:val="ListParagraph"/>
              <w:numPr>
                <w:ilvl w:val="0"/>
                <w:numId w:val="6"/>
              </w:numPr>
              <w:spacing w:line="360" w:lineRule="auto"/>
              <w:jc w:val="both"/>
            </w:pPr>
            <w:r w:rsidRPr="00DA236D">
              <w:t xml:space="preserve">Link to select a specific </w:t>
            </w:r>
            <w:r>
              <w:t>teacher</w:t>
            </w:r>
            <w:r w:rsidRPr="00DA236D">
              <w:t xml:space="preserve"> record.</w:t>
            </w:r>
          </w:p>
        </w:tc>
      </w:tr>
      <w:tr w:rsidR="0064245C" w:rsidRPr="00DA236D" w:rsidTr="00E61B26">
        <w:trPr>
          <w:trHeight w:val="260"/>
        </w:trPr>
        <w:tc>
          <w:tcPr>
            <w:tcW w:w="1710" w:type="dxa"/>
          </w:tcPr>
          <w:p w:rsidR="0064245C" w:rsidRPr="00DA236D" w:rsidRDefault="0064245C" w:rsidP="00E61B26">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C21858">
            <w:pPr>
              <w:pStyle w:val="ListParagraph"/>
              <w:spacing w:line="360" w:lineRule="auto"/>
              <w:ind w:left="0"/>
            </w:pPr>
            <w:r w:rsidRPr="00DA236D">
              <w:t xml:space="preserve">Displays the </w:t>
            </w:r>
            <w:r>
              <w:t>teacher</w:t>
            </w:r>
            <w:r w:rsidRPr="00DA236D">
              <w:t xml:space="preserve"> information.</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Comments</w:t>
            </w:r>
          </w:p>
        </w:tc>
        <w:tc>
          <w:tcPr>
            <w:tcW w:w="7830" w:type="dxa"/>
          </w:tcPr>
          <w:p w:rsidR="0064245C" w:rsidRPr="00DA236D" w:rsidRDefault="0064245C" w:rsidP="00E61B26">
            <w:pPr>
              <w:pStyle w:val="ListParagraph"/>
              <w:spacing w:line="360" w:lineRule="auto"/>
              <w:ind w:left="0"/>
              <w:jc w:val="both"/>
            </w:pPr>
            <w:r w:rsidRPr="00DA236D">
              <w:t>Administrative User</w:t>
            </w:r>
          </w:p>
        </w:tc>
      </w:tr>
    </w:tbl>
    <w:p w:rsidR="0064245C" w:rsidRPr="00623EA7" w:rsidRDefault="0064245C" w:rsidP="009D6553"/>
    <w:p w:rsidR="0064245C" w:rsidRDefault="0064245C" w:rsidP="009D6553">
      <w:pPr>
        <w:pStyle w:val="Heading3"/>
      </w:pPr>
      <w:bookmarkStart w:id="43" w:name="_Toc354848777"/>
      <w:r>
        <w:t>Add teacher</w:t>
      </w:r>
      <w:bookmarkEnd w:id="4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Add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7178CE">
            <w:pPr>
              <w:pStyle w:val="ListParagraph"/>
              <w:numPr>
                <w:ilvl w:val="0"/>
                <w:numId w:val="6"/>
              </w:numPr>
              <w:spacing w:line="360" w:lineRule="auto"/>
              <w:jc w:val="both"/>
            </w:pPr>
            <w:r w:rsidRPr="00DA236D">
              <w:t xml:space="preserve">Admin user clicks </w:t>
            </w:r>
            <w:r>
              <w:t>Add</w:t>
            </w:r>
            <w:r w:rsidRPr="00DA236D">
              <w:t xml:space="preserve"> </w:t>
            </w:r>
            <w:r>
              <w:t>teacher</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User will enter all required fields that are needed for the </w:t>
            </w:r>
            <w:r>
              <w:t>teacher profile</w:t>
            </w:r>
            <w:r w:rsidRPr="00DA236D">
              <w:t xml:space="preserve">. The details needed for the </w:t>
            </w:r>
            <w:r>
              <w:t xml:space="preserve">teacher </w:t>
            </w:r>
            <w:r w:rsidRPr="00DA236D">
              <w:t>are:</w:t>
            </w:r>
          </w:p>
          <w:p w:rsidR="0064245C" w:rsidRPr="00DA236D" w:rsidRDefault="0064245C" w:rsidP="00E61B26">
            <w:pPr>
              <w:pStyle w:val="ListParagraph"/>
              <w:numPr>
                <w:ilvl w:val="1"/>
                <w:numId w:val="6"/>
              </w:numPr>
              <w:spacing w:line="360" w:lineRule="auto"/>
              <w:jc w:val="both"/>
            </w:pPr>
            <w:r>
              <w:t>Teacher</w:t>
            </w:r>
            <w:r w:rsidRPr="00DA236D">
              <w:t xml:space="preserve"> personal details</w:t>
            </w:r>
          </w:p>
          <w:p w:rsidR="0064245C" w:rsidRPr="00DA236D" w:rsidRDefault="0064245C" w:rsidP="00E61B26">
            <w:pPr>
              <w:pStyle w:val="ListParagraph"/>
              <w:numPr>
                <w:ilvl w:val="1"/>
                <w:numId w:val="6"/>
              </w:numPr>
              <w:spacing w:line="360" w:lineRule="auto"/>
              <w:jc w:val="both"/>
            </w:pPr>
            <w:r>
              <w:t>Teacher</w:t>
            </w:r>
            <w:r w:rsidRPr="00DA236D">
              <w:t xml:space="preserve"> demo-graphic details.</w:t>
            </w:r>
          </w:p>
          <w:p w:rsidR="0064245C" w:rsidRPr="00DA236D" w:rsidRDefault="0064245C" w:rsidP="00E61B26">
            <w:pPr>
              <w:pStyle w:val="ListParagraph"/>
              <w:numPr>
                <w:ilvl w:val="1"/>
                <w:numId w:val="6"/>
              </w:numPr>
              <w:spacing w:line="360" w:lineRule="auto"/>
              <w:jc w:val="both"/>
            </w:pPr>
            <w:r>
              <w:t>Teacher</w:t>
            </w:r>
            <w:r w:rsidRPr="00DA236D">
              <w:t xml:space="preserve"> contact details</w:t>
            </w:r>
          </w:p>
          <w:p w:rsidR="0064245C" w:rsidRPr="00DA236D" w:rsidRDefault="0064245C" w:rsidP="00E61B26">
            <w:pPr>
              <w:pStyle w:val="ListParagraph"/>
              <w:numPr>
                <w:ilvl w:val="0"/>
                <w:numId w:val="6"/>
              </w:numPr>
              <w:spacing w:line="360" w:lineRule="auto"/>
              <w:jc w:val="both"/>
            </w:pPr>
            <w:r w:rsidRPr="00DA236D">
              <w:t xml:space="preserve">User clicks submit button. </w:t>
            </w:r>
          </w:p>
          <w:p w:rsidR="0064245C" w:rsidRPr="00DA236D" w:rsidRDefault="0064245C" w:rsidP="00BF59C5">
            <w:pPr>
              <w:pStyle w:val="ListParagraph"/>
              <w:numPr>
                <w:ilvl w:val="0"/>
                <w:numId w:val="6"/>
              </w:numPr>
              <w:spacing w:line="360" w:lineRule="auto"/>
              <w:jc w:val="both"/>
            </w:pPr>
            <w:r w:rsidRPr="00DA236D">
              <w:t>System saves the entered details into the</w:t>
            </w:r>
            <w:r>
              <w:t xml:space="preserve"> system</w:t>
            </w:r>
            <w:r w:rsidRPr="00DA236D">
              <w:t>.</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Data</w:t>
            </w:r>
          </w:p>
        </w:tc>
        <w:tc>
          <w:tcPr>
            <w:tcW w:w="7830" w:type="dxa"/>
          </w:tcPr>
          <w:p w:rsidR="0064245C" w:rsidRPr="00DA236D" w:rsidRDefault="0064245C" w:rsidP="00E628C0">
            <w:pPr>
              <w:pStyle w:val="ListParagraph"/>
              <w:spacing w:line="360" w:lineRule="auto"/>
              <w:ind w:left="0"/>
              <w:jc w:val="both"/>
            </w:pPr>
            <w:r>
              <w:t>Teacher</w:t>
            </w:r>
            <w:r w:rsidRPr="00DA236D">
              <w:t xml:space="preserve"> personal details, demo-graphic information, contact details</w:t>
            </w:r>
            <w:r>
              <w:t>.</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5"/>
              </w:numPr>
              <w:spacing w:line="360" w:lineRule="auto"/>
              <w:jc w:val="both"/>
            </w:pPr>
            <w:r w:rsidRPr="00DA236D">
              <w:t>Submit command</w:t>
            </w:r>
          </w:p>
          <w:p w:rsidR="0064245C" w:rsidRPr="00DA236D" w:rsidRDefault="0064245C" w:rsidP="00E61B26">
            <w:pPr>
              <w:pStyle w:val="ListParagraph"/>
              <w:numPr>
                <w:ilvl w:val="0"/>
                <w:numId w:val="5"/>
              </w:numPr>
              <w:spacing w:line="360" w:lineRule="auto"/>
              <w:jc w:val="both"/>
            </w:pPr>
            <w:r w:rsidRPr="00DA236D">
              <w:t>Cancel command</w:t>
            </w:r>
          </w:p>
        </w:tc>
      </w:tr>
    </w:tbl>
    <w:p w:rsidR="0064245C" w:rsidRDefault="0064245C" w:rsidP="009D6553">
      <w:pPr>
        <w:pStyle w:val="Heading3"/>
        <w:numPr>
          <w:ilvl w:val="0"/>
          <w:numId w:val="0"/>
        </w:numPr>
        <w:ind w:left="720" w:hanging="720"/>
      </w:pPr>
    </w:p>
    <w:p w:rsidR="0064245C" w:rsidRDefault="0064245C" w:rsidP="00C50B8F">
      <w:pPr>
        <w:pStyle w:val="Heading3"/>
      </w:pPr>
      <w:bookmarkStart w:id="44" w:name="_Toc354848778"/>
      <w:r>
        <w:t>Update teacher</w:t>
      </w:r>
      <w:bookmarkEnd w:id="4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61B26">
        <w:tc>
          <w:tcPr>
            <w:tcW w:w="1710" w:type="dxa"/>
            <w:shd w:val="clear" w:color="auto" w:fill="1F497D"/>
          </w:tcPr>
          <w:p w:rsidR="0064245C" w:rsidRPr="00DA236D" w:rsidRDefault="0064245C" w:rsidP="00E61B26">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E61B26">
            <w:pPr>
              <w:pStyle w:val="ListParagraph"/>
              <w:spacing w:line="360" w:lineRule="auto"/>
              <w:ind w:left="0"/>
              <w:jc w:val="both"/>
              <w:rPr>
                <w:b/>
                <w:bCs/>
                <w:color w:val="FFFFFF"/>
              </w:rPr>
            </w:pPr>
            <w:r>
              <w:rPr>
                <w:b/>
                <w:bCs/>
                <w:color w:val="FFFFFF"/>
              </w:rPr>
              <w:t>Update teacher</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Actors</w:t>
            </w:r>
          </w:p>
        </w:tc>
        <w:tc>
          <w:tcPr>
            <w:tcW w:w="7830" w:type="dxa"/>
          </w:tcPr>
          <w:p w:rsidR="0064245C" w:rsidRPr="00DA236D" w:rsidRDefault="0064245C" w:rsidP="00E61B26">
            <w:pPr>
              <w:pStyle w:val="ListParagraph"/>
              <w:spacing w:line="360" w:lineRule="auto"/>
              <w:ind w:left="0"/>
              <w:jc w:val="both"/>
            </w:pPr>
            <w:r w:rsidRPr="00DA236D">
              <w:t>Administrative User</w:t>
            </w:r>
          </w:p>
        </w:tc>
      </w:tr>
      <w:tr w:rsidR="0064245C" w:rsidRPr="00DA236D" w:rsidTr="00E61B26">
        <w:tc>
          <w:tcPr>
            <w:tcW w:w="1710" w:type="dxa"/>
          </w:tcPr>
          <w:p w:rsidR="0064245C" w:rsidRPr="005F2700" w:rsidRDefault="0064245C" w:rsidP="00E61B26">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61B26">
            <w:r w:rsidRPr="00DA236D">
              <w:t>Essential</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t>Description</w:t>
            </w:r>
          </w:p>
        </w:tc>
        <w:tc>
          <w:tcPr>
            <w:tcW w:w="7830" w:type="dxa"/>
          </w:tcPr>
          <w:p w:rsidR="0064245C" w:rsidRPr="00DA236D" w:rsidRDefault="0064245C" w:rsidP="00E61B26">
            <w:pPr>
              <w:pStyle w:val="ListParagraph"/>
              <w:numPr>
                <w:ilvl w:val="0"/>
                <w:numId w:val="6"/>
              </w:numPr>
              <w:spacing w:line="360" w:lineRule="auto"/>
              <w:jc w:val="both"/>
            </w:pPr>
            <w:r w:rsidRPr="00DA236D">
              <w:t xml:space="preserve">Admin user clicks View </w:t>
            </w:r>
            <w:r>
              <w:t>Teachers</w:t>
            </w:r>
            <w:r w:rsidRPr="00DA236D">
              <w:t xml:space="preserve"> link.</w:t>
            </w:r>
          </w:p>
          <w:p w:rsidR="0064245C" w:rsidRPr="00DA236D" w:rsidRDefault="0064245C" w:rsidP="00E61B26">
            <w:pPr>
              <w:pStyle w:val="ListParagraph"/>
              <w:numPr>
                <w:ilvl w:val="0"/>
                <w:numId w:val="6"/>
              </w:numPr>
              <w:spacing w:line="360" w:lineRule="auto"/>
              <w:jc w:val="both"/>
            </w:pPr>
            <w:r w:rsidRPr="00DA236D">
              <w:t xml:space="preserve">System displays the search criteria to select the </w:t>
            </w:r>
            <w:r>
              <w:t>teacher</w:t>
            </w:r>
            <w:r w:rsidRPr="00DA236D">
              <w:t xml:space="preserve">. Search criteria includes the following </w:t>
            </w:r>
            <w:r>
              <w:t>teacher</w:t>
            </w:r>
            <w:r w:rsidRPr="00DA236D">
              <w:t xml:space="preserve"> attributes:</w:t>
            </w:r>
          </w:p>
          <w:p w:rsidR="0064245C" w:rsidRPr="00DA236D" w:rsidRDefault="0064245C" w:rsidP="00E61B26">
            <w:pPr>
              <w:pStyle w:val="ListParagraph"/>
              <w:numPr>
                <w:ilvl w:val="1"/>
                <w:numId w:val="6"/>
              </w:numPr>
              <w:spacing w:line="360" w:lineRule="auto"/>
              <w:jc w:val="both"/>
            </w:pPr>
            <w:r>
              <w:t>Teacher</w:t>
            </w:r>
            <w:r w:rsidRPr="00DA236D">
              <w:t xml:space="preserve"> First Name</w:t>
            </w:r>
          </w:p>
          <w:p w:rsidR="0064245C" w:rsidRPr="00DA236D" w:rsidRDefault="0064245C" w:rsidP="00E61B26">
            <w:pPr>
              <w:pStyle w:val="ListParagraph"/>
              <w:numPr>
                <w:ilvl w:val="1"/>
                <w:numId w:val="6"/>
              </w:numPr>
              <w:spacing w:line="360" w:lineRule="auto"/>
              <w:jc w:val="both"/>
            </w:pPr>
            <w:r>
              <w:lastRenderedPageBreak/>
              <w:t>Teacher</w:t>
            </w:r>
            <w:r w:rsidRPr="00DA236D">
              <w:t xml:space="preserve"> Last Name</w:t>
            </w:r>
          </w:p>
          <w:p w:rsidR="0064245C" w:rsidRPr="00DA236D" w:rsidRDefault="0064245C" w:rsidP="00E61B26">
            <w:pPr>
              <w:pStyle w:val="ListParagraph"/>
              <w:numPr>
                <w:ilvl w:val="1"/>
                <w:numId w:val="6"/>
              </w:numPr>
              <w:spacing w:line="360" w:lineRule="auto"/>
              <w:jc w:val="both"/>
            </w:pPr>
            <w:r>
              <w:t>Teacher</w:t>
            </w:r>
            <w:r w:rsidRPr="00DA236D">
              <w:t xml:space="preserve"> Data of birth</w:t>
            </w:r>
          </w:p>
          <w:p w:rsidR="0064245C" w:rsidRPr="00DA236D" w:rsidRDefault="0064245C" w:rsidP="00E61B26">
            <w:pPr>
              <w:pStyle w:val="ListParagraph"/>
              <w:numPr>
                <w:ilvl w:val="1"/>
                <w:numId w:val="6"/>
              </w:numPr>
              <w:spacing w:line="360" w:lineRule="auto"/>
              <w:jc w:val="both"/>
            </w:pPr>
            <w:r>
              <w:t>Teacher</w:t>
            </w:r>
            <w:r w:rsidRPr="00DA236D">
              <w:t xml:space="preserve"> ID</w:t>
            </w:r>
          </w:p>
          <w:p w:rsidR="0064245C" w:rsidRPr="00DA236D" w:rsidRDefault="0064245C" w:rsidP="00E61B26">
            <w:pPr>
              <w:pStyle w:val="ListParagraph"/>
              <w:numPr>
                <w:ilvl w:val="0"/>
                <w:numId w:val="6"/>
              </w:numPr>
              <w:spacing w:line="360" w:lineRule="auto"/>
              <w:jc w:val="both"/>
            </w:pPr>
            <w:r w:rsidRPr="00DA236D">
              <w:t>User clicks on search button after entering the above information</w:t>
            </w:r>
          </w:p>
          <w:p w:rsidR="0064245C" w:rsidRPr="00DA236D" w:rsidRDefault="0064245C" w:rsidP="00E61B26">
            <w:pPr>
              <w:pStyle w:val="ListParagraph"/>
              <w:numPr>
                <w:ilvl w:val="0"/>
                <w:numId w:val="6"/>
              </w:numPr>
              <w:spacing w:line="360" w:lineRule="auto"/>
              <w:jc w:val="both"/>
            </w:pPr>
            <w:r w:rsidRPr="00DA236D">
              <w:t xml:space="preserve">System displays the </w:t>
            </w:r>
            <w:r>
              <w:t>teacher</w:t>
            </w:r>
            <w:r w:rsidRPr="00DA236D">
              <w:t xml:space="preserve"> details.</w:t>
            </w:r>
          </w:p>
          <w:p w:rsidR="0064245C" w:rsidRPr="00DA236D" w:rsidRDefault="0064245C" w:rsidP="00E61B26">
            <w:pPr>
              <w:pStyle w:val="ListParagraph"/>
              <w:numPr>
                <w:ilvl w:val="0"/>
                <w:numId w:val="6"/>
              </w:numPr>
              <w:spacing w:line="360" w:lineRule="auto"/>
              <w:jc w:val="both"/>
            </w:pPr>
            <w:r w:rsidRPr="00DA236D">
              <w:t xml:space="preserve">User will click update button to update the </w:t>
            </w:r>
            <w:r>
              <w:t>teacher</w:t>
            </w:r>
            <w:r w:rsidRPr="00DA236D">
              <w:t xml:space="preserve"> information.</w:t>
            </w:r>
          </w:p>
          <w:p w:rsidR="0064245C" w:rsidRPr="00DA236D" w:rsidRDefault="0064245C" w:rsidP="00E61B26">
            <w:pPr>
              <w:pStyle w:val="ListParagraph"/>
              <w:numPr>
                <w:ilvl w:val="0"/>
                <w:numId w:val="6"/>
              </w:numPr>
              <w:spacing w:line="360" w:lineRule="auto"/>
              <w:jc w:val="both"/>
            </w:pPr>
            <w:r w:rsidRPr="00DA236D">
              <w:t xml:space="preserve">User updates </w:t>
            </w:r>
            <w:r>
              <w:t xml:space="preserve">teacher details </w:t>
            </w:r>
            <w:r w:rsidRPr="00DA236D">
              <w:t>and clicks save button.</w:t>
            </w:r>
          </w:p>
          <w:p w:rsidR="0064245C" w:rsidRPr="00DA236D" w:rsidRDefault="0064245C" w:rsidP="00E61B26">
            <w:pPr>
              <w:pStyle w:val="ListParagraph"/>
              <w:numPr>
                <w:ilvl w:val="0"/>
                <w:numId w:val="6"/>
              </w:numPr>
              <w:spacing w:line="360" w:lineRule="auto"/>
              <w:jc w:val="both"/>
            </w:pPr>
            <w:r>
              <w:t>Teacher</w:t>
            </w:r>
            <w:r w:rsidRPr="00DA236D">
              <w:t xml:space="preserve"> details will be saved.</w:t>
            </w:r>
          </w:p>
        </w:tc>
      </w:tr>
      <w:tr w:rsidR="0064245C" w:rsidRPr="00DA236D" w:rsidTr="00E61B26">
        <w:tc>
          <w:tcPr>
            <w:tcW w:w="1710" w:type="dxa"/>
          </w:tcPr>
          <w:p w:rsidR="0064245C" w:rsidRPr="00DA236D" w:rsidRDefault="0064245C" w:rsidP="00E61B26">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E61B26">
            <w:pPr>
              <w:pStyle w:val="ListParagraph"/>
              <w:spacing w:line="360" w:lineRule="auto"/>
              <w:ind w:left="0"/>
              <w:jc w:val="both"/>
            </w:pPr>
            <w:r>
              <w:t>Teacher</w:t>
            </w:r>
            <w:r w:rsidRPr="00DA236D">
              <w:t xml:space="preserve"> details.</w:t>
            </w:r>
          </w:p>
        </w:tc>
      </w:tr>
      <w:tr w:rsidR="0064245C" w:rsidRPr="00DA236D" w:rsidTr="00E61B26">
        <w:trPr>
          <w:trHeight w:val="323"/>
        </w:trPr>
        <w:tc>
          <w:tcPr>
            <w:tcW w:w="1710" w:type="dxa"/>
          </w:tcPr>
          <w:p w:rsidR="0064245C" w:rsidRPr="00DA236D" w:rsidRDefault="0064245C" w:rsidP="00E61B26">
            <w:pPr>
              <w:pStyle w:val="ListParagraph"/>
              <w:spacing w:line="360" w:lineRule="auto"/>
              <w:ind w:left="0"/>
              <w:jc w:val="both"/>
              <w:rPr>
                <w:b/>
                <w:bCs/>
              </w:rPr>
            </w:pPr>
            <w:r w:rsidRPr="00DA236D">
              <w:rPr>
                <w:b/>
                <w:bCs/>
              </w:rPr>
              <w:t>Stimulus</w:t>
            </w:r>
          </w:p>
        </w:tc>
        <w:tc>
          <w:tcPr>
            <w:tcW w:w="7830" w:type="dxa"/>
          </w:tcPr>
          <w:p w:rsidR="0064245C" w:rsidRPr="00DA236D" w:rsidRDefault="0064245C" w:rsidP="00E61B26">
            <w:pPr>
              <w:pStyle w:val="ListParagraph"/>
              <w:numPr>
                <w:ilvl w:val="0"/>
                <w:numId w:val="6"/>
              </w:numPr>
              <w:spacing w:line="360" w:lineRule="auto"/>
              <w:jc w:val="both"/>
            </w:pPr>
            <w:r w:rsidRPr="00DA236D">
              <w:t>Search command</w:t>
            </w:r>
          </w:p>
          <w:p w:rsidR="0064245C" w:rsidRPr="00DA236D" w:rsidRDefault="0064245C" w:rsidP="00E61B26">
            <w:pPr>
              <w:pStyle w:val="ListParagraph"/>
              <w:numPr>
                <w:ilvl w:val="0"/>
                <w:numId w:val="6"/>
              </w:numPr>
              <w:spacing w:line="360" w:lineRule="auto"/>
              <w:jc w:val="both"/>
            </w:pPr>
            <w:r w:rsidRPr="00DA236D">
              <w:t>Update Link</w:t>
            </w:r>
          </w:p>
          <w:p w:rsidR="0064245C" w:rsidRPr="00DA236D" w:rsidRDefault="0064245C" w:rsidP="00E61B26">
            <w:pPr>
              <w:pStyle w:val="ListParagraph"/>
              <w:numPr>
                <w:ilvl w:val="0"/>
                <w:numId w:val="6"/>
              </w:numPr>
              <w:spacing w:line="360" w:lineRule="auto"/>
              <w:jc w:val="both"/>
            </w:pPr>
            <w:r w:rsidRPr="00DA236D">
              <w:t>Save command in update screen</w:t>
            </w:r>
          </w:p>
        </w:tc>
      </w:tr>
    </w:tbl>
    <w:p w:rsidR="0064245C" w:rsidRDefault="0064245C" w:rsidP="00C50B8F">
      <w:pPr>
        <w:pStyle w:val="Heading3"/>
        <w:numPr>
          <w:ilvl w:val="0"/>
          <w:numId w:val="0"/>
        </w:numPr>
        <w:ind w:left="720"/>
      </w:pPr>
    </w:p>
    <w:p w:rsidR="0064245C" w:rsidRDefault="0064245C" w:rsidP="00131FA0">
      <w:pPr>
        <w:pStyle w:val="Heading3"/>
      </w:pPr>
      <w:bookmarkStart w:id="45" w:name="_Toc354848779"/>
      <w:r>
        <w:t>Enroll new students</w:t>
      </w:r>
      <w:bookmarkEnd w:id="45"/>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2B31F2">
        <w:tc>
          <w:tcPr>
            <w:tcW w:w="171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2B31F2">
            <w:pPr>
              <w:pStyle w:val="ListParagraph"/>
              <w:spacing w:line="360" w:lineRule="auto"/>
              <w:ind w:left="0"/>
              <w:jc w:val="both"/>
              <w:rPr>
                <w:b/>
                <w:bCs/>
                <w:color w:val="FFFFFF"/>
              </w:rPr>
            </w:pPr>
            <w:r w:rsidRPr="00DA236D">
              <w:rPr>
                <w:b/>
                <w:bCs/>
                <w:color w:val="FFFFFF"/>
              </w:rPr>
              <w:t>Enroll Students</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Actors</w:t>
            </w:r>
          </w:p>
        </w:tc>
        <w:tc>
          <w:tcPr>
            <w:tcW w:w="7830" w:type="dxa"/>
          </w:tcPr>
          <w:p w:rsidR="0064245C" w:rsidRPr="00DA236D" w:rsidRDefault="0064245C" w:rsidP="002B31F2">
            <w:pPr>
              <w:pStyle w:val="ListParagraph"/>
              <w:spacing w:line="360" w:lineRule="auto"/>
              <w:ind w:left="0"/>
              <w:jc w:val="both"/>
            </w:pPr>
            <w:r w:rsidRPr="00DA236D">
              <w:t>Administrative User</w:t>
            </w:r>
          </w:p>
        </w:tc>
      </w:tr>
      <w:tr w:rsidR="0064245C" w:rsidRPr="00DA236D" w:rsidTr="002B31F2">
        <w:tc>
          <w:tcPr>
            <w:tcW w:w="1710" w:type="dxa"/>
          </w:tcPr>
          <w:p w:rsidR="0064245C" w:rsidRPr="005F2700" w:rsidRDefault="0064245C" w:rsidP="002B31F2">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2B31F2">
            <w:r w:rsidRPr="00DA236D">
              <w:t>Essential</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Description</w:t>
            </w:r>
          </w:p>
        </w:tc>
        <w:tc>
          <w:tcPr>
            <w:tcW w:w="7830" w:type="dxa"/>
          </w:tcPr>
          <w:p w:rsidR="0064245C" w:rsidRPr="00DA236D" w:rsidRDefault="0064245C" w:rsidP="002B31F2">
            <w:pPr>
              <w:pStyle w:val="ListParagraph"/>
              <w:numPr>
                <w:ilvl w:val="0"/>
                <w:numId w:val="6"/>
              </w:numPr>
              <w:spacing w:line="360" w:lineRule="auto"/>
              <w:jc w:val="both"/>
            </w:pPr>
            <w:r w:rsidRPr="00DA236D">
              <w:t>Admin user clicks Enroll Students link.</w:t>
            </w:r>
          </w:p>
          <w:p w:rsidR="0064245C" w:rsidRPr="00DA236D" w:rsidRDefault="0064245C" w:rsidP="002B31F2">
            <w:pPr>
              <w:pStyle w:val="ListParagraph"/>
              <w:numPr>
                <w:ilvl w:val="0"/>
                <w:numId w:val="6"/>
              </w:numPr>
              <w:spacing w:line="360" w:lineRule="auto"/>
              <w:jc w:val="both"/>
            </w:pPr>
            <w:r w:rsidRPr="00DA236D">
              <w:t>Admission user selects a grade</w:t>
            </w:r>
            <w:r w:rsidR="00CD3A30">
              <w:t xml:space="preserve"> level</w:t>
            </w:r>
            <w:r w:rsidRPr="00DA236D">
              <w:t xml:space="preserve"> and click search button.</w:t>
            </w:r>
          </w:p>
          <w:p w:rsidR="0064245C" w:rsidRPr="00DA236D" w:rsidRDefault="0064245C" w:rsidP="002B31F2">
            <w:pPr>
              <w:pStyle w:val="ListParagraph"/>
              <w:numPr>
                <w:ilvl w:val="0"/>
                <w:numId w:val="6"/>
              </w:numPr>
              <w:spacing w:line="360" w:lineRule="auto"/>
              <w:jc w:val="both"/>
            </w:pPr>
            <w:r w:rsidRPr="00DA236D">
              <w:t>System displays the list of regular and IEP students admitted for the selected grade</w:t>
            </w:r>
            <w:r w:rsidR="00CD3A30">
              <w:t xml:space="preserve"> level</w:t>
            </w:r>
            <w:r w:rsidRPr="00DA236D">
              <w:t>.</w:t>
            </w:r>
          </w:p>
          <w:p w:rsidR="0064245C" w:rsidRPr="00DA236D" w:rsidRDefault="0064245C" w:rsidP="00972EA1">
            <w:pPr>
              <w:pStyle w:val="ListParagraph"/>
              <w:numPr>
                <w:ilvl w:val="0"/>
                <w:numId w:val="6"/>
              </w:numPr>
              <w:spacing w:line="360" w:lineRule="auto"/>
              <w:jc w:val="both"/>
            </w:pPr>
            <w:r w:rsidRPr="008144E0">
              <w:t xml:space="preserve">Admin user will assign the students to each </w:t>
            </w:r>
            <w:r w:rsidR="00972EA1" w:rsidRPr="008144E0">
              <w:t>grade level</w:t>
            </w:r>
            <w:r w:rsidRPr="008144E0">
              <w:t>.</w:t>
            </w:r>
            <w:r w:rsidRPr="00DA236D">
              <w:t xml:space="preserve"> </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972EA1">
            <w:pPr>
              <w:pStyle w:val="ListParagraph"/>
              <w:spacing w:line="360" w:lineRule="auto"/>
              <w:ind w:left="0"/>
              <w:jc w:val="both"/>
            </w:pPr>
            <w:r w:rsidRPr="00DA236D">
              <w:t>Grade</w:t>
            </w:r>
            <w:r w:rsidR="00CD3A30">
              <w:t xml:space="preserve"> level</w:t>
            </w:r>
            <w:r w:rsidR="00972EA1">
              <w:t xml:space="preserve"> </w:t>
            </w:r>
            <w:r w:rsidRPr="00DA236D">
              <w:t>and student assignments will be done.</w:t>
            </w:r>
          </w:p>
        </w:tc>
      </w:tr>
      <w:tr w:rsidR="0064245C" w:rsidRPr="00DA236D" w:rsidTr="002B31F2">
        <w:trPr>
          <w:trHeight w:val="323"/>
        </w:trPr>
        <w:tc>
          <w:tcPr>
            <w:tcW w:w="1710" w:type="dxa"/>
          </w:tcPr>
          <w:p w:rsidR="0064245C" w:rsidRPr="00DA236D" w:rsidRDefault="0064245C" w:rsidP="002B31F2">
            <w:pPr>
              <w:pStyle w:val="ListParagraph"/>
              <w:spacing w:line="360" w:lineRule="auto"/>
              <w:ind w:left="0"/>
              <w:jc w:val="both"/>
              <w:rPr>
                <w:b/>
                <w:bCs/>
              </w:rPr>
            </w:pPr>
            <w:r w:rsidRPr="00DA236D">
              <w:rPr>
                <w:b/>
                <w:bCs/>
              </w:rPr>
              <w:t>Stimulus</w:t>
            </w:r>
          </w:p>
        </w:tc>
        <w:tc>
          <w:tcPr>
            <w:tcW w:w="7830" w:type="dxa"/>
          </w:tcPr>
          <w:p w:rsidR="0064245C" w:rsidRPr="00DA236D" w:rsidRDefault="0064245C" w:rsidP="002B31F2">
            <w:pPr>
              <w:pStyle w:val="ListParagraph"/>
              <w:numPr>
                <w:ilvl w:val="0"/>
                <w:numId w:val="6"/>
              </w:numPr>
              <w:spacing w:line="360" w:lineRule="auto"/>
              <w:jc w:val="both"/>
            </w:pPr>
            <w:r w:rsidRPr="00DA236D">
              <w:t>Search command</w:t>
            </w:r>
          </w:p>
          <w:p w:rsidR="0064245C" w:rsidRPr="00DA236D" w:rsidRDefault="0064245C" w:rsidP="00972EA1">
            <w:pPr>
              <w:pStyle w:val="ListParagraph"/>
              <w:numPr>
                <w:ilvl w:val="0"/>
                <w:numId w:val="6"/>
              </w:numPr>
              <w:spacing w:line="360" w:lineRule="auto"/>
              <w:jc w:val="both"/>
            </w:pPr>
            <w:r w:rsidRPr="00DA236D">
              <w:t xml:space="preserve">Assign students to </w:t>
            </w:r>
            <w:r w:rsidR="00972EA1">
              <w:t>grade level</w:t>
            </w:r>
            <w:r w:rsidRPr="00DA236D">
              <w:t xml:space="preserve"> command</w:t>
            </w:r>
          </w:p>
        </w:tc>
      </w:tr>
      <w:tr w:rsidR="0064245C" w:rsidRPr="00DA236D" w:rsidTr="002B31F2">
        <w:trPr>
          <w:trHeight w:val="260"/>
        </w:trPr>
        <w:tc>
          <w:tcPr>
            <w:tcW w:w="1710" w:type="dxa"/>
          </w:tcPr>
          <w:p w:rsidR="0064245C" w:rsidRPr="00DA236D" w:rsidRDefault="0064245C" w:rsidP="002B31F2">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72EA1">
            <w:pPr>
              <w:pStyle w:val="ListParagraph"/>
              <w:spacing w:line="360" w:lineRule="auto"/>
              <w:ind w:left="0"/>
            </w:pPr>
            <w:r w:rsidRPr="00DA236D">
              <w:t xml:space="preserve">Displays the message stating that Students are assigned to the </w:t>
            </w:r>
            <w:r w:rsidR="00972EA1">
              <w:t>grade level</w:t>
            </w:r>
            <w:r w:rsidRPr="00DA236D">
              <w:t>.</w:t>
            </w:r>
          </w:p>
        </w:tc>
      </w:tr>
      <w:tr w:rsidR="0064245C" w:rsidRPr="00DA236D" w:rsidTr="002B31F2">
        <w:tc>
          <w:tcPr>
            <w:tcW w:w="1710" w:type="dxa"/>
          </w:tcPr>
          <w:p w:rsidR="0064245C" w:rsidRPr="00DA236D" w:rsidRDefault="0064245C" w:rsidP="002B31F2">
            <w:pPr>
              <w:pStyle w:val="ListParagraph"/>
              <w:spacing w:line="360" w:lineRule="auto"/>
              <w:ind w:left="0"/>
              <w:jc w:val="both"/>
              <w:rPr>
                <w:b/>
                <w:bCs/>
              </w:rPr>
            </w:pPr>
            <w:r w:rsidRPr="00DA236D">
              <w:rPr>
                <w:b/>
                <w:bCs/>
              </w:rPr>
              <w:t>Comments</w:t>
            </w:r>
          </w:p>
        </w:tc>
        <w:tc>
          <w:tcPr>
            <w:tcW w:w="7830" w:type="dxa"/>
          </w:tcPr>
          <w:p w:rsidR="0064245C" w:rsidRPr="00DA236D" w:rsidRDefault="0064245C" w:rsidP="002B31F2">
            <w:pPr>
              <w:pStyle w:val="ListParagraph"/>
              <w:spacing w:line="360" w:lineRule="auto"/>
              <w:ind w:left="0"/>
              <w:jc w:val="both"/>
            </w:pPr>
            <w:r w:rsidRPr="00DA236D">
              <w:t>Administrative User</w:t>
            </w:r>
          </w:p>
        </w:tc>
      </w:tr>
    </w:tbl>
    <w:p w:rsidR="0064245C" w:rsidRPr="001A46C8" w:rsidRDefault="0064245C" w:rsidP="001A46C8"/>
    <w:p w:rsidR="0064245C" w:rsidRDefault="0064245C" w:rsidP="00627401">
      <w:pPr>
        <w:pStyle w:val="Heading3"/>
      </w:pPr>
      <w:bookmarkStart w:id="46" w:name="_Toc354848780"/>
      <w:r>
        <w:t>View student records</w:t>
      </w:r>
      <w:bookmarkEnd w:id="46"/>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View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CD3A30">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64245C" w:rsidRPr="00DA236D" w:rsidRDefault="00C7613B" w:rsidP="00763259">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Data</w:t>
            </w:r>
          </w:p>
        </w:tc>
        <w:tc>
          <w:tcPr>
            <w:tcW w:w="7830" w:type="dxa"/>
          </w:tcPr>
          <w:p w:rsidR="0064245C" w:rsidRPr="00DA236D" w:rsidRDefault="0064245C" w:rsidP="00793CF9">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793CF9">
            <w:pPr>
              <w:pStyle w:val="ListParagraph"/>
              <w:numPr>
                <w:ilvl w:val="0"/>
                <w:numId w:val="6"/>
              </w:numPr>
              <w:spacing w:line="360" w:lineRule="auto"/>
              <w:jc w:val="both"/>
            </w:pPr>
            <w:r w:rsidRPr="00DA236D">
              <w:t>Link to select a specific student record.</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793CF9">
            <w:pPr>
              <w:pStyle w:val="ListParagraph"/>
              <w:spacing w:line="360" w:lineRule="auto"/>
              <w:ind w:left="0"/>
            </w:pPr>
            <w:r w:rsidRPr="00DA236D">
              <w:t>Displays the student information.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7" w:name="_Toc354848781"/>
      <w:r>
        <w:t>Updated student records</w:t>
      </w:r>
      <w:bookmarkEnd w:id="47"/>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E020A9">
        <w:tc>
          <w:tcPr>
            <w:tcW w:w="1710" w:type="dxa"/>
            <w:shd w:val="clear" w:color="auto" w:fill="1F497D"/>
          </w:tcPr>
          <w:p w:rsidR="0064245C" w:rsidRPr="00DA236D" w:rsidRDefault="0064245C" w:rsidP="00E020A9">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63226C">
            <w:pPr>
              <w:pStyle w:val="ListParagraph"/>
              <w:spacing w:line="360" w:lineRule="auto"/>
              <w:ind w:left="0"/>
              <w:jc w:val="both"/>
              <w:rPr>
                <w:b/>
                <w:bCs/>
                <w:color w:val="FFFFFF"/>
              </w:rPr>
            </w:pPr>
            <w:r w:rsidRPr="00DA236D">
              <w:rPr>
                <w:b/>
                <w:bCs/>
                <w:color w:val="FFFFFF"/>
              </w:rPr>
              <w:t>Update Student Records</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Actors</w:t>
            </w:r>
          </w:p>
        </w:tc>
        <w:tc>
          <w:tcPr>
            <w:tcW w:w="7830" w:type="dxa"/>
          </w:tcPr>
          <w:p w:rsidR="0064245C" w:rsidRPr="00DA236D" w:rsidRDefault="0064245C" w:rsidP="00E020A9">
            <w:pPr>
              <w:pStyle w:val="ListParagraph"/>
              <w:spacing w:line="360" w:lineRule="auto"/>
              <w:ind w:left="0"/>
              <w:jc w:val="both"/>
            </w:pPr>
            <w:r w:rsidRPr="00DA236D">
              <w:t>Administrative User</w:t>
            </w:r>
          </w:p>
        </w:tc>
      </w:tr>
      <w:tr w:rsidR="0064245C" w:rsidRPr="00DA236D" w:rsidTr="00E020A9">
        <w:tc>
          <w:tcPr>
            <w:tcW w:w="1710" w:type="dxa"/>
          </w:tcPr>
          <w:p w:rsidR="0064245C" w:rsidRPr="005F2700" w:rsidRDefault="0064245C" w:rsidP="00E020A9">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E020A9">
            <w:r w:rsidRPr="00DA236D">
              <w:t>Essential</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Description</w:t>
            </w:r>
          </w:p>
        </w:tc>
        <w:tc>
          <w:tcPr>
            <w:tcW w:w="7830" w:type="dxa"/>
          </w:tcPr>
          <w:p w:rsidR="0064245C" w:rsidRPr="00DA236D" w:rsidRDefault="0064245C" w:rsidP="00E020A9">
            <w:pPr>
              <w:pStyle w:val="ListParagraph"/>
              <w:numPr>
                <w:ilvl w:val="0"/>
                <w:numId w:val="6"/>
              </w:numPr>
              <w:spacing w:line="360" w:lineRule="auto"/>
              <w:jc w:val="both"/>
            </w:pPr>
            <w:r w:rsidRPr="00DA236D">
              <w:t>Admin user clicks View Student Records link.</w:t>
            </w:r>
          </w:p>
          <w:p w:rsidR="0064245C" w:rsidRPr="00DA236D" w:rsidRDefault="0064245C" w:rsidP="00E020A9">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E020A9">
            <w:pPr>
              <w:pStyle w:val="ListParagraph"/>
              <w:numPr>
                <w:ilvl w:val="1"/>
                <w:numId w:val="6"/>
              </w:numPr>
              <w:spacing w:line="360" w:lineRule="auto"/>
              <w:jc w:val="both"/>
            </w:pPr>
            <w:r w:rsidRPr="00DA236D">
              <w:t>Student First Name</w:t>
            </w:r>
          </w:p>
          <w:p w:rsidR="0064245C" w:rsidRPr="00DA236D" w:rsidRDefault="0064245C" w:rsidP="00E020A9">
            <w:pPr>
              <w:pStyle w:val="ListParagraph"/>
              <w:numPr>
                <w:ilvl w:val="1"/>
                <w:numId w:val="6"/>
              </w:numPr>
              <w:spacing w:line="360" w:lineRule="auto"/>
              <w:jc w:val="both"/>
            </w:pPr>
            <w:r w:rsidRPr="00DA236D">
              <w:t>Student Last Name</w:t>
            </w:r>
          </w:p>
          <w:p w:rsidR="0064245C" w:rsidRPr="00DA236D" w:rsidRDefault="0064245C" w:rsidP="00E020A9">
            <w:pPr>
              <w:pStyle w:val="ListParagraph"/>
              <w:numPr>
                <w:ilvl w:val="1"/>
                <w:numId w:val="6"/>
              </w:numPr>
              <w:spacing w:line="360" w:lineRule="auto"/>
              <w:jc w:val="both"/>
            </w:pPr>
            <w:r>
              <w:t>Student Date</w:t>
            </w:r>
            <w:r w:rsidRPr="00DA236D">
              <w:t xml:space="preserve"> of birth</w:t>
            </w:r>
          </w:p>
          <w:p w:rsidR="0064245C" w:rsidRPr="00DA236D" w:rsidRDefault="0064245C" w:rsidP="00E020A9">
            <w:pPr>
              <w:pStyle w:val="ListParagraph"/>
              <w:numPr>
                <w:ilvl w:val="1"/>
                <w:numId w:val="6"/>
              </w:numPr>
              <w:spacing w:line="360" w:lineRule="auto"/>
              <w:jc w:val="both"/>
            </w:pPr>
            <w:r w:rsidRPr="00DA236D">
              <w:t>Student ID</w:t>
            </w:r>
          </w:p>
          <w:p w:rsidR="0064245C" w:rsidRPr="00DA236D" w:rsidRDefault="0064245C" w:rsidP="00E020A9">
            <w:pPr>
              <w:pStyle w:val="ListParagraph"/>
              <w:numPr>
                <w:ilvl w:val="1"/>
                <w:numId w:val="6"/>
              </w:numPr>
              <w:spacing w:line="360" w:lineRule="auto"/>
              <w:jc w:val="both"/>
            </w:pPr>
            <w:r w:rsidRPr="00DA236D">
              <w:t>Student Grade</w:t>
            </w:r>
            <w:r w:rsidR="00093AA7">
              <w:t xml:space="preserve"> level</w:t>
            </w:r>
          </w:p>
          <w:p w:rsidR="0064245C" w:rsidRPr="00DA236D" w:rsidRDefault="0064245C" w:rsidP="00E020A9">
            <w:pPr>
              <w:pStyle w:val="ListParagraph"/>
              <w:numPr>
                <w:ilvl w:val="0"/>
                <w:numId w:val="6"/>
              </w:numPr>
              <w:spacing w:line="360" w:lineRule="auto"/>
              <w:jc w:val="both"/>
            </w:pPr>
            <w:r w:rsidRPr="00DA236D">
              <w:t>User clicks on search button after entering the above information</w:t>
            </w:r>
          </w:p>
          <w:p w:rsidR="00400AFB" w:rsidRPr="00DA236D" w:rsidRDefault="00400AFB" w:rsidP="00400AFB">
            <w:pPr>
              <w:pStyle w:val="ListParagraph"/>
              <w:numPr>
                <w:ilvl w:val="0"/>
                <w:numId w:val="6"/>
              </w:numPr>
              <w:spacing w:line="360" w:lineRule="auto"/>
              <w:jc w:val="both"/>
            </w:pPr>
            <w:r>
              <w:t xml:space="preserve">The search will return one or more records and it </w:t>
            </w:r>
            <w:r w:rsidRPr="00DA236D">
              <w:t>displays the student record details</w:t>
            </w:r>
            <w:r>
              <w:t xml:space="preserve"> in a tabular format along with an “edit” link next to each student record</w:t>
            </w:r>
            <w:r w:rsidRPr="00DA236D">
              <w:t>.</w:t>
            </w:r>
          </w:p>
          <w:p w:rsidR="0064245C" w:rsidRPr="00DA236D" w:rsidRDefault="00400AFB" w:rsidP="00E020A9">
            <w:pPr>
              <w:pStyle w:val="ListParagraph"/>
              <w:numPr>
                <w:ilvl w:val="0"/>
                <w:numId w:val="6"/>
              </w:numPr>
              <w:spacing w:line="360" w:lineRule="auto"/>
              <w:jc w:val="both"/>
            </w:pPr>
            <w:r>
              <w:t>User clicks on the edit link next to student name</w:t>
            </w:r>
            <w:r w:rsidR="0064245C" w:rsidRPr="00DA236D">
              <w:t>.</w:t>
            </w:r>
          </w:p>
          <w:p w:rsidR="0064245C" w:rsidRPr="00DA236D" w:rsidRDefault="0064245C" w:rsidP="00E020A9">
            <w:pPr>
              <w:pStyle w:val="ListParagraph"/>
              <w:numPr>
                <w:ilvl w:val="0"/>
                <w:numId w:val="6"/>
              </w:numPr>
              <w:spacing w:line="360" w:lineRule="auto"/>
              <w:jc w:val="both"/>
            </w:pPr>
            <w:r w:rsidRPr="00DA236D">
              <w:t xml:space="preserve">User updates health </w:t>
            </w:r>
            <w:r>
              <w:t xml:space="preserve">and other user demographics </w:t>
            </w:r>
            <w:r w:rsidRPr="00DA236D">
              <w:t>and clicks save button.</w:t>
            </w:r>
          </w:p>
          <w:p w:rsidR="0064245C" w:rsidRPr="00DA236D" w:rsidRDefault="0064245C" w:rsidP="008F704F">
            <w:pPr>
              <w:pStyle w:val="ListParagraph"/>
              <w:numPr>
                <w:ilvl w:val="0"/>
                <w:numId w:val="6"/>
              </w:numPr>
              <w:spacing w:line="360" w:lineRule="auto"/>
              <w:jc w:val="both"/>
            </w:pPr>
            <w:r w:rsidRPr="00DA236D">
              <w:lastRenderedPageBreak/>
              <w:t>Student details will be saved.</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lastRenderedPageBreak/>
              <w:t>Data</w:t>
            </w:r>
          </w:p>
        </w:tc>
        <w:tc>
          <w:tcPr>
            <w:tcW w:w="7830" w:type="dxa"/>
          </w:tcPr>
          <w:p w:rsidR="0064245C" w:rsidRPr="00DA236D" w:rsidRDefault="0064245C" w:rsidP="0002222B">
            <w:pPr>
              <w:pStyle w:val="ListParagraph"/>
              <w:spacing w:line="360" w:lineRule="auto"/>
              <w:ind w:left="0"/>
              <w:jc w:val="both"/>
            </w:pPr>
            <w:r w:rsidRPr="00DA236D">
              <w:t>Student record details.</w:t>
            </w:r>
          </w:p>
        </w:tc>
      </w:tr>
      <w:tr w:rsidR="0064245C" w:rsidRPr="00DA236D" w:rsidTr="00E020A9">
        <w:trPr>
          <w:trHeight w:val="323"/>
        </w:trPr>
        <w:tc>
          <w:tcPr>
            <w:tcW w:w="1710" w:type="dxa"/>
          </w:tcPr>
          <w:p w:rsidR="0064245C" w:rsidRPr="00DA236D" w:rsidRDefault="0064245C" w:rsidP="00E020A9">
            <w:pPr>
              <w:pStyle w:val="ListParagraph"/>
              <w:spacing w:line="360" w:lineRule="auto"/>
              <w:ind w:left="0"/>
              <w:jc w:val="both"/>
              <w:rPr>
                <w:b/>
                <w:bCs/>
              </w:rPr>
            </w:pPr>
            <w:r w:rsidRPr="00DA236D">
              <w:rPr>
                <w:b/>
                <w:bCs/>
              </w:rPr>
              <w:t>Stimulus</w:t>
            </w:r>
          </w:p>
        </w:tc>
        <w:tc>
          <w:tcPr>
            <w:tcW w:w="7830" w:type="dxa"/>
          </w:tcPr>
          <w:p w:rsidR="0064245C" w:rsidRPr="00DA236D" w:rsidRDefault="0064245C" w:rsidP="00E020A9">
            <w:pPr>
              <w:pStyle w:val="ListParagraph"/>
              <w:numPr>
                <w:ilvl w:val="0"/>
                <w:numId w:val="6"/>
              </w:numPr>
              <w:spacing w:line="360" w:lineRule="auto"/>
              <w:jc w:val="both"/>
            </w:pPr>
            <w:r w:rsidRPr="00DA236D">
              <w:t>Search command</w:t>
            </w:r>
          </w:p>
          <w:p w:rsidR="0064245C" w:rsidRPr="00DA236D" w:rsidRDefault="0064245C" w:rsidP="00E020A9">
            <w:pPr>
              <w:pStyle w:val="ListParagraph"/>
              <w:numPr>
                <w:ilvl w:val="0"/>
                <w:numId w:val="6"/>
              </w:numPr>
              <w:spacing w:line="360" w:lineRule="auto"/>
              <w:jc w:val="both"/>
            </w:pPr>
            <w:r w:rsidRPr="00DA236D">
              <w:t>Save command in update screen</w:t>
            </w:r>
          </w:p>
        </w:tc>
      </w:tr>
      <w:tr w:rsidR="0064245C" w:rsidRPr="00DA236D" w:rsidTr="00E020A9">
        <w:trPr>
          <w:trHeight w:val="260"/>
        </w:trPr>
        <w:tc>
          <w:tcPr>
            <w:tcW w:w="1710" w:type="dxa"/>
          </w:tcPr>
          <w:p w:rsidR="0064245C" w:rsidRPr="00DA236D" w:rsidRDefault="0064245C" w:rsidP="00E020A9">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A77326">
            <w:pPr>
              <w:pStyle w:val="ListParagraph"/>
              <w:spacing w:line="360" w:lineRule="auto"/>
              <w:ind w:left="0"/>
            </w:pPr>
            <w:r w:rsidRPr="00DA236D">
              <w:t>Update</w:t>
            </w:r>
            <w:r>
              <w:t>d</w:t>
            </w:r>
            <w:r w:rsidRPr="00DA236D">
              <w:t xml:space="preserve"> the student health information and </w:t>
            </w:r>
            <w:r>
              <w:t xml:space="preserve">demographic information </w:t>
            </w:r>
            <w:r w:rsidRPr="00DA236D">
              <w:t>message will be displayed in the screen.</w:t>
            </w:r>
          </w:p>
        </w:tc>
      </w:tr>
      <w:tr w:rsidR="0064245C" w:rsidRPr="00DA236D" w:rsidTr="00E020A9">
        <w:tc>
          <w:tcPr>
            <w:tcW w:w="1710" w:type="dxa"/>
          </w:tcPr>
          <w:p w:rsidR="0064245C" w:rsidRPr="00DA236D" w:rsidRDefault="0064245C" w:rsidP="00E020A9">
            <w:pPr>
              <w:pStyle w:val="ListParagraph"/>
              <w:spacing w:line="360" w:lineRule="auto"/>
              <w:ind w:left="0"/>
              <w:jc w:val="both"/>
              <w:rPr>
                <w:b/>
                <w:bCs/>
              </w:rPr>
            </w:pPr>
            <w:r w:rsidRPr="00DA236D">
              <w:rPr>
                <w:b/>
                <w:bCs/>
              </w:rPr>
              <w:t>Comments</w:t>
            </w:r>
          </w:p>
        </w:tc>
        <w:tc>
          <w:tcPr>
            <w:tcW w:w="7830" w:type="dxa"/>
          </w:tcPr>
          <w:p w:rsidR="0064245C" w:rsidRPr="00DA236D" w:rsidRDefault="0064245C" w:rsidP="00E020A9">
            <w:pPr>
              <w:pStyle w:val="ListParagraph"/>
              <w:spacing w:line="360" w:lineRule="auto"/>
              <w:ind w:left="0"/>
              <w:jc w:val="both"/>
            </w:pPr>
            <w:r w:rsidRPr="00DA236D">
              <w:t>Administrative User</w:t>
            </w:r>
          </w:p>
        </w:tc>
      </w:tr>
    </w:tbl>
    <w:p w:rsidR="0064245C" w:rsidRPr="00623EA7" w:rsidRDefault="0064245C" w:rsidP="00623EA7"/>
    <w:p w:rsidR="0064245C" w:rsidRDefault="0064245C" w:rsidP="00627401">
      <w:pPr>
        <w:pStyle w:val="Heading3"/>
      </w:pPr>
      <w:bookmarkStart w:id="48" w:name="_Toc354848782"/>
      <w:r>
        <w:t>Handle state reports</w:t>
      </w:r>
      <w:bookmarkEnd w:id="48"/>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Handle State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Default="0064245C" w:rsidP="009923FA">
            <w:pPr>
              <w:pStyle w:val="ListParagraph"/>
              <w:numPr>
                <w:ilvl w:val="0"/>
                <w:numId w:val="6"/>
              </w:numPr>
              <w:spacing w:line="360" w:lineRule="auto"/>
              <w:jc w:val="both"/>
            </w:pPr>
            <w:r w:rsidRPr="00DA236D">
              <w:t>Admin user clicks Handle State Report link.</w:t>
            </w:r>
          </w:p>
          <w:p w:rsidR="00086758" w:rsidRDefault="00EA7BCC" w:rsidP="009923FA">
            <w:pPr>
              <w:pStyle w:val="ListParagraph"/>
              <w:numPr>
                <w:ilvl w:val="0"/>
                <w:numId w:val="6"/>
              </w:numPr>
              <w:spacing w:line="360" w:lineRule="auto"/>
              <w:jc w:val="both"/>
            </w:pPr>
            <w:r>
              <w:t>System displays a year drop down and generate report button.</w:t>
            </w:r>
          </w:p>
          <w:p w:rsidR="00EA7BCC" w:rsidRDefault="00EA7BCC" w:rsidP="009923FA">
            <w:pPr>
              <w:pStyle w:val="ListParagraph"/>
              <w:numPr>
                <w:ilvl w:val="0"/>
                <w:numId w:val="6"/>
              </w:numPr>
              <w:spacing w:line="360" w:lineRule="auto"/>
              <w:jc w:val="both"/>
            </w:pPr>
            <w:r>
              <w:t>User selects a specific year and clicks on Generate report button.</w:t>
            </w:r>
          </w:p>
          <w:p w:rsidR="00EA7BCC" w:rsidRPr="00DA236D" w:rsidRDefault="00EA7BCC" w:rsidP="009923FA">
            <w:pPr>
              <w:pStyle w:val="ListParagraph"/>
              <w:numPr>
                <w:ilvl w:val="0"/>
                <w:numId w:val="6"/>
              </w:numPr>
              <w:spacing w:line="360" w:lineRule="auto"/>
              <w:jc w:val="both"/>
            </w:pPr>
            <w:r>
              <w:t>System generates CAPT (</w:t>
            </w:r>
            <w:r w:rsidRPr="00EA7BCC">
              <w:t>Connecticut Academic Performance Test</w:t>
            </w:r>
            <w:r>
              <w:t>) report for the selected year. The format of CAPT is attached below.</w:t>
            </w:r>
          </w:p>
          <w:p w:rsidR="00086758" w:rsidRPr="00DA236D" w:rsidRDefault="00086758" w:rsidP="00086758">
            <w:pPr>
              <w:pStyle w:val="ListParagraph"/>
              <w:spacing w:line="360" w:lineRule="auto"/>
              <w:jc w:val="both"/>
            </w:pPr>
            <w:r>
              <w:object w:dxaOrig="1551" w:dyaOrig="1004">
                <v:shape id="_x0000_i1026" type="#_x0000_t75" style="width:77.25pt;height:50.25pt" o:ole="">
                  <v:imagedata r:id="rId9" o:title=""/>
                </v:shape>
                <o:OLEObject Type="Embed" ProgID="Package" ShapeID="_x0000_i1026" DrawAspect="Icon" ObjectID="_1428591216" r:id="rId10"/>
              </w:objec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81257C">
            <w:pPr>
              <w:pStyle w:val="ListParagraph"/>
              <w:spacing w:line="360" w:lineRule="auto"/>
              <w:ind w:left="0"/>
              <w:jc w:val="both"/>
            </w:pPr>
            <w:r w:rsidRPr="00DA236D">
              <w:t>Student</w:t>
            </w:r>
            <w:r w:rsidR="0081257C">
              <w:t xml:space="preserve"> and their academic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Generate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81257C">
            <w:pPr>
              <w:pStyle w:val="ListParagraph"/>
              <w:spacing w:line="360" w:lineRule="auto"/>
              <w:ind w:left="0"/>
            </w:pPr>
            <w:r w:rsidRPr="00DA236D">
              <w:t>The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lastRenderedPageBreak/>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64245C" w:rsidRDefault="0064245C" w:rsidP="00627401">
      <w:pPr>
        <w:pStyle w:val="Heading3"/>
      </w:pPr>
      <w:bookmarkStart w:id="49" w:name="_Toc354848783"/>
      <w:r>
        <w:t>View ad-hoc reports</w:t>
      </w:r>
      <w:bookmarkEnd w:id="49"/>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64245C" w:rsidRPr="00DA236D" w:rsidTr="009923FA">
        <w:tc>
          <w:tcPr>
            <w:tcW w:w="171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64245C" w:rsidRPr="00DA236D" w:rsidRDefault="0064245C" w:rsidP="009923FA">
            <w:pPr>
              <w:pStyle w:val="ListParagraph"/>
              <w:spacing w:line="360" w:lineRule="auto"/>
              <w:ind w:left="0"/>
              <w:jc w:val="both"/>
              <w:rPr>
                <w:b/>
                <w:bCs/>
                <w:color w:val="FFFFFF"/>
              </w:rPr>
            </w:pPr>
            <w:r w:rsidRPr="00DA236D">
              <w:rPr>
                <w:b/>
                <w:bCs/>
                <w:color w:val="FFFFFF"/>
              </w:rPr>
              <w:t>View Ad-hoc reports</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Actors</w:t>
            </w:r>
          </w:p>
        </w:tc>
        <w:tc>
          <w:tcPr>
            <w:tcW w:w="7830" w:type="dxa"/>
          </w:tcPr>
          <w:p w:rsidR="0064245C" w:rsidRPr="00DA236D" w:rsidRDefault="0064245C" w:rsidP="009923FA">
            <w:pPr>
              <w:pStyle w:val="ListParagraph"/>
              <w:spacing w:line="360" w:lineRule="auto"/>
              <w:ind w:left="0"/>
              <w:jc w:val="both"/>
            </w:pPr>
            <w:r w:rsidRPr="00DA236D">
              <w:t>Administrative User</w:t>
            </w:r>
          </w:p>
        </w:tc>
      </w:tr>
      <w:tr w:rsidR="0064245C" w:rsidRPr="00DA236D" w:rsidTr="009923FA">
        <w:tc>
          <w:tcPr>
            <w:tcW w:w="1710" w:type="dxa"/>
          </w:tcPr>
          <w:p w:rsidR="0064245C" w:rsidRPr="005F2700" w:rsidRDefault="0064245C" w:rsidP="009923F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64245C" w:rsidRPr="00DA236D" w:rsidRDefault="0064245C" w:rsidP="009923FA">
            <w:r w:rsidRPr="00DA236D">
              <w:t>Essential</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Description</w:t>
            </w:r>
          </w:p>
        </w:tc>
        <w:tc>
          <w:tcPr>
            <w:tcW w:w="7830" w:type="dxa"/>
          </w:tcPr>
          <w:p w:rsidR="0064245C" w:rsidRPr="00DA236D" w:rsidRDefault="0064245C" w:rsidP="009923FA">
            <w:pPr>
              <w:pStyle w:val="ListParagraph"/>
              <w:numPr>
                <w:ilvl w:val="0"/>
                <w:numId w:val="6"/>
              </w:numPr>
              <w:spacing w:line="360" w:lineRule="auto"/>
              <w:jc w:val="both"/>
            </w:pPr>
            <w:r w:rsidRPr="00DA236D">
              <w:t>Admin user clicks View Ad-hoc link.</w:t>
            </w:r>
          </w:p>
          <w:p w:rsidR="0064245C" w:rsidRPr="00DA236D" w:rsidRDefault="0064245C" w:rsidP="009923FA">
            <w:pPr>
              <w:pStyle w:val="ListParagraph"/>
              <w:numPr>
                <w:ilvl w:val="0"/>
                <w:numId w:val="6"/>
              </w:numPr>
              <w:spacing w:line="360" w:lineRule="auto"/>
              <w:jc w:val="both"/>
            </w:pPr>
            <w:r w:rsidRPr="00DA236D">
              <w:t>System displays the search criteria to select the student. Search criteria includes the following student attributes:</w:t>
            </w:r>
          </w:p>
          <w:p w:rsidR="0064245C" w:rsidRPr="00DA236D" w:rsidRDefault="0064245C" w:rsidP="009923FA">
            <w:pPr>
              <w:pStyle w:val="ListParagraph"/>
              <w:numPr>
                <w:ilvl w:val="1"/>
                <w:numId w:val="6"/>
              </w:numPr>
              <w:spacing w:line="360" w:lineRule="auto"/>
              <w:jc w:val="both"/>
            </w:pPr>
            <w:r w:rsidRPr="00DA236D">
              <w:t>Student First Name</w:t>
            </w:r>
          </w:p>
          <w:p w:rsidR="0064245C" w:rsidRPr="00DA236D" w:rsidRDefault="0064245C" w:rsidP="009923FA">
            <w:pPr>
              <w:pStyle w:val="ListParagraph"/>
              <w:numPr>
                <w:ilvl w:val="1"/>
                <w:numId w:val="6"/>
              </w:numPr>
              <w:spacing w:line="360" w:lineRule="auto"/>
              <w:jc w:val="both"/>
            </w:pPr>
            <w:r w:rsidRPr="00DA236D">
              <w:t>Student Last Name</w:t>
            </w:r>
          </w:p>
          <w:p w:rsidR="0064245C" w:rsidRPr="00DA236D" w:rsidRDefault="0064245C" w:rsidP="009923FA">
            <w:pPr>
              <w:pStyle w:val="ListParagraph"/>
              <w:numPr>
                <w:ilvl w:val="1"/>
                <w:numId w:val="6"/>
              </w:numPr>
              <w:spacing w:line="360" w:lineRule="auto"/>
              <w:jc w:val="both"/>
            </w:pPr>
            <w:r w:rsidRPr="00DA236D">
              <w:t>Student Data of birth</w:t>
            </w:r>
          </w:p>
          <w:p w:rsidR="0064245C" w:rsidRPr="00DA236D" w:rsidRDefault="0064245C" w:rsidP="009923FA">
            <w:pPr>
              <w:pStyle w:val="ListParagraph"/>
              <w:numPr>
                <w:ilvl w:val="1"/>
                <w:numId w:val="6"/>
              </w:numPr>
              <w:spacing w:line="360" w:lineRule="auto"/>
              <w:jc w:val="both"/>
            </w:pPr>
            <w:r w:rsidRPr="00DA236D">
              <w:t>Student ID</w:t>
            </w:r>
          </w:p>
          <w:p w:rsidR="0064245C" w:rsidRPr="00DA236D" w:rsidRDefault="0064245C" w:rsidP="009923FA">
            <w:pPr>
              <w:pStyle w:val="ListParagraph"/>
              <w:numPr>
                <w:ilvl w:val="1"/>
                <w:numId w:val="6"/>
              </w:numPr>
              <w:spacing w:line="360" w:lineRule="auto"/>
              <w:jc w:val="both"/>
            </w:pPr>
            <w:r w:rsidRPr="00DA236D">
              <w:t>Student Grade</w:t>
            </w:r>
            <w:r w:rsidR="00093AA7">
              <w:t xml:space="preserve"> level</w:t>
            </w:r>
          </w:p>
          <w:p w:rsidR="0064245C" w:rsidRPr="00DA236D" w:rsidRDefault="0064245C" w:rsidP="009923FA">
            <w:pPr>
              <w:pStyle w:val="ListParagraph"/>
              <w:numPr>
                <w:ilvl w:val="0"/>
                <w:numId w:val="6"/>
              </w:numPr>
              <w:spacing w:line="360" w:lineRule="auto"/>
              <w:jc w:val="both"/>
            </w:pPr>
            <w:r w:rsidRPr="00DA236D">
              <w:t xml:space="preserve">System </w:t>
            </w:r>
            <w:r>
              <w:t>shows “Generate Report” button</w:t>
            </w:r>
            <w:r w:rsidRPr="00DA236D">
              <w:t>. Such reports are:</w:t>
            </w:r>
          </w:p>
          <w:p w:rsidR="0064245C" w:rsidRPr="00DA236D" w:rsidRDefault="0064245C" w:rsidP="009923FA">
            <w:pPr>
              <w:pStyle w:val="ListParagraph"/>
              <w:numPr>
                <w:ilvl w:val="1"/>
                <w:numId w:val="6"/>
              </w:numPr>
              <w:spacing w:line="360" w:lineRule="auto"/>
              <w:jc w:val="both"/>
            </w:pPr>
            <w:r w:rsidRPr="00DA236D">
              <w:t>Applications Status Report</w:t>
            </w:r>
          </w:p>
          <w:p w:rsidR="0064245C" w:rsidRPr="00DA236D" w:rsidRDefault="0064245C" w:rsidP="009923FA">
            <w:pPr>
              <w:pStyle w:val="ListParagraph"/>
              <w:numPr>
                <w:ilvl w:val="1"/>
                <w:numId w:val="6"/>
              </w:numPr>
              <w:spacing w:line="360" w:lineRule="auto"/>
              <w:jc w:val="both"/>
            </w:pPr>
            <w:r w:rsidRPr="00DA236D">
              <w:t>Students Grade report</w:t>
            </w:r>
          </w:p>
          <w:p w:rsidR="0064245C" w:rsidRPr="00DA236D" w:rsidRDefault="0064245C" w:rsidP="009923FA">
            <w:pPr>
              <w:pStyle w:val="ListParagraph"/>
              <w:numPr>
                <w:ilvl w:val="1"/>
                <w:numId w:val="6"/>
              </w:numPr>
              <w:spacing w:line="360" w:lineRule="auto"/>
              <w:jc w:val="both"/>
            </w:pPr>
            <w:r w:rsidRPr="00DA236D">
              <w:t xml:space="preserve">Teachers Schedule report </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Data</w:t>
            </w:r>
          </w:p>
        </w:tc>
        <w:tc>
          <w:tcPr>
            <w:tcW w:w="7830" w:type="dxa"/>
          </w:tcPr>
          <w:p w:rsidR="0064245C" w:rsidRPr="00DA236D" w:rsidRDefault="0064245C" w:rsidP="009923FA">
            <w:pPr>
              <w:pStyle w:val="ListParagraph"/>
              <w:spacing w:line="360" w:lineRule="auto"/>
              <w:ind w:left="0"/>
              <w:jc w:val="both"/>
            </w:pPr>
            <w:r w:rsidRPr="00DA236D">
              <w:t>Student, Application and Teacher information.</w:t>
            </w:r>
          </w:p>
        </w:tc>
      </w:tr>
      <w:tr w:rsidR="0064245C" w:rsidRPr="00DA236D" w:rsidTr="009923FA">
        <w:trPr>
          <w:trHeight w:val="323"/>
        </w:trPr>
        <w:tc>
          <w:tcPr>
            <w:tcW w:w="1710" w:type="dxa"/>
          </w:tcPr>
          <w:p w:rsidR="0064245C" w:rsidRPr="00DA236D" w:rsidRDefault="0064245C" w:rsidP="009923FA">
            <w:pPr>
              <w:pStyle w:val="ListParagraph"/>
              <w:spacing w:line="360" w:lineRule="auto"/>
              <w:ind w:left="0"/>
              <w:jc w:val="both"/>
              <w:rPr>
                <w:b/>
                <w:bCs/>
              </w:rPr>
            </w:pPr>
            <w:r w:rsidRPr="00DA236D">
              <w:rPr>
                <w:b/>
                <w:bCs/>
              </w:rPr>
              <w:t>Stimulus</w:t>
            </w:r>
          </w:p>
        </w:tc>
        <w:tc>
          <w:tcPr>
            <w:tcW w:w="7830" w:type="dxa"/>
          </w:tcPr>
          <w:p w:rsidR="0064245C" w:rsidRPr="00DA236D" w:rsidRDefault="0064245C" w:rsidP="009923FA">
            <w:pPr>
              <w:pStyle w:val="ListParagraph"/>
              <w:numPr>
                <w:ilvl w:val="0"/>
                <w:numId w:val="6"/>
              </w:numPr>
              <w:spacing w:line="360" w:lineRule="auto"/>
              <w:jc w:val="both"/>
            </w:pPr>
            <w:r w:rsidRPr="00DA236D">
              <w:t>View reports command</w:t>
            </w:r>
          </w:p>
        </w:tc>
      </w:tr>
      <w:tr w:rsidR="0064245C" w:rsidRPr="00DA236D" w:rsidTr="009923FA">
        <w:trPr>
          <w:trHeight w:val="260"/>
        </w:trPr>
        <w:tc>
          <w:tcPr>
            <w:tcW w:w="1710" w:type="dxa"/>
          </w:tcPr>
          <w:p w:rsidR="0064245C" w:rsidRPr="00DA236D" w:rsidRDefault="0064245C" w:rsidP="009923FA">
            <w:pPr>
              <w:pStyle w:val="ListParagraph"/>
              <w:spacing w:line="360" w:lineRule="auto"/>
              <w:ind w:left="0"/>
              <w:rPr>
                <w:b/>
                <w:bCs/>
              </w:rPr>
            </w:pPr>
            <w:r w:rsidRPr="00DA236D">
              <w:rPr>
                <w:b/>
                <w:bCs/>
              </w:rPr>
              <w:t xml:space="preserve">Response </w:t>
            </w:r>
          </w:p>
        </w:tc>
        <w:tc>
          <w:tcPr>
            <w:tcW w:w="7830" w:type="dxa"/>
          </w:tcPr>
          <w:p w:rsidR="0064245C" w:rsidRPr="00DA236D" w:rsidRDefault="0064245C" w:rsidP="009923FA">
            <w:pPr>
              <w:pStyle w:val="ListParagraph"/>
              <w:spacing w:line="360" w:lineRule="auto"/>
              <w:ind w:left="0"/>
            </w:pPr>
            <w:r w:rsidRPr="00DA236D">
              <w:t>The selected reports will be generated.</w:t>
            </w:r>
          </w:p>
        </w:tc>
      </w:tr>
      <w:tr w:rsidR="0064245C" w:rsidRPr="00DA236D" w:rsidTr="009923FA">
        <w:tc>
          <w:tcPr>
            <w:tcW w:w="1710" w:type="dxa"/>
          </w:tcPr>
          <w:p w:rsidR="0064245C" w:rsidRPr="00DA236D" w:rsidRDefault="0064245C" w:rsidP="009923FA">
            <w:pPr>
              <w:pStyle w:val="ListParagraph"/>
              <w:spacing w:line="360" w:lineRule="auto"/>
              <w:ind w:left="0"/>
              <w:jc w:val="both"/>
              <w:rPr>
                <w:b/>
                <w:bCs/>
              </w:rPr>
            </w:pPr>
            <w:r w:rsidRPr="00DA236D">
              <w:rPr>
                <w:b/>
                <w:bCs/>
              </w:rPr>
              <w:t>Comments</w:t>
            </w:r>
          </w:p>
        </w:tc>
        <w:tc>
          <w:tcPr>
            <w:tcW w:w="7830" w:type="dxa"/>
          </w:tcPr>
          <w:p w:rsidR="0064245C" w:rsidRPr="00DA236D" w:rsidRDefault="0064245C" w:rsidP="009923FA">
            <w:pPr>
              <w:pStyle w:val="ListParagraph"/>
              <w:spacing w:line="360" w:lineRule="auto"/>
              <w:ind w:left="0"/>
              <w:jc w:val="both"/>
            </w:pPr>
            <w:r w:rsidRPr="00DA236D">
              <w:t>Administrative User</w:t>
            </w:r>
          </w:p>
        </w:tc>
      </w:tr>
    </w:tbl>
    <w:p w:rsidR="00971C47" w:rsidRDefault="00971C47" w:rsidP="00971C47">
      <w:pPr>
        <w:pStyle w:val="Heading3"/>
      </w:pPr>
      <w:bookmarkStart w:id="50" w:name="_Toc354848784"/>
      <w:r>
        <w:lastRenderedPageBreak/>
        <w:t>Mobile Login</w:t>
      </w:r>
      <w:bookmarkEnd w:id="50"/>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7B2D10" w:rsidP="00D0186A">
            <w:pPr>
              <w:pStyle w:val="ListParagraph"/>
              <w:spacing w:line="360" w:lineRule="auto"/>
              <w:ind w:left="0"/>
              <w:jc w:val="both"/>
              <w:rPr>
                <w:b/>
                <w:bCs/>
                <w:color w:val="FFFFFF"/>
                <w:sz w:val="24"/>
                <w:szCs w:val="24"/>
              </w:rPr>
            </w:pPr>
            <w:r>
              <w:rPr>
                <w:b/>
                <w:bCs/>
                <w:color w:val="FFFFFF"/>
                <w:sz w:val="24"/>
                <w:szCs w:val="24"/>
              </w:rPr>
              <w:t>M</w:t>
            </w:r>
            <w:r w:rsidR="00971C47">
              <w:rPr>
                <w:b/>
                <w:bCs/>
                <w:color w:val="FFFFFF"/>
                <w:sz w:val="24"/>
                <w:szCs w:val="24"/>
              </w:rPr>
              <w:t xml:space="preserve">obile </w:t>
            </w:r>
            <w:r w:rsidR="00971C47" w:rsidRPr="00DA236D">
              <w:rPr>
                <w:b/>
                <w:bCs/>
                <w:color w:val="FFFFFF"/>
                <w:sz w:val="24"/>
                <w:szCs w:val="24"/>
              </w:rPr>
              <w:t>Log In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971C47" w:rsidP="00206B46">
            <w:pPr>
              <w:pStyle w:val="ListParagraph"/>
              <w:spacing w:line="360" w:lineRule="auto"/>
              <w:ind w:left="0"/>
              <w:jc w:val="both"/>
              <w:rPr>
                <w:rFonts w:cs="Calibri"/>
              </w:rPr>
            </w:pPr>
            <w:r w:rsidRPr="00DA236D">
              <w:rPr>
                <w:rFonts w:cs="Calibri"/>
              </w:rPr>
              <w:t>After user submitting the user name and password, the system will performs the validation and display</w:t>
            </w:r>
            <w:r w:rsidR="002F0734">
              <w:rPr>
                <w:rFonts w:cs="Calibri"/>
              </w:rPr>
              <w:t xml:space="preserve">s </w:t>
            </w:r>
            <w:r w:rsidR="002F0734" w:rsidRPr="00DA236D">
              <w:rPr>
                <w:rFonts w:cs="Calibri"/>
              </w:rPr>
              <w:t xml:space="preserve">respective </w:t>
            </w:r>
            <w:r w:rsidR="002F0734">
              <w:rPr>
                <w:rFonts w:cs="Calibri"/>
              </w:rPr>
              <w:t>mobile menu options screen</w:t>
            </w:r>
            <w:r w:rsidRPr="00DA236D">
              <w:rPr>
                <w:rFonts w:cs="Calibri"/>
              </w:rPr>
              <w:t xml:space="preserve"> based on the user type. An error message will be displayed if the user name is not found or the password doesn’t match with the one in the system.</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User name, Password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In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971C47" w:rsidP="00AF2FC5">
            <w:pPr>
              <w:pStyle w:val="ListParagraph"/>
              <w:spacing w:line="360" w:lineRule="auto"/>
              <w:ind w:left="0"/>
              <w:jc w:val="both"/>
              <w:rPr>
                <w:rFonts w:cs="Calibri"/>
              </w:rPr>
            </w:pPr>
            <w:r w:rsidRPr="00DA236D">
              <w:rPr>
                <w:rFonts w:cs="Calibri"/>
              </w:rPr>
              <w:t xml:space="preserve">If log in is successful, system will display </w:t>
            </w:r>
            <w:r w:rsidR="00AF2FC5">
              <w:rPr>
                <w:rFonts w:cs="Calibri"/>
              </w:rPr>
              <w:t>respective mobile menu options based on the user type</w:t>
            </w:r>
            <w:r w:rsidRPr="00DA236D">
              <w:rPr>
                <w:rFonts w:cs="Calibri"/>
              </w:rPr>
              <w:t>. Otherwise error message will be displayed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971C47" w:rsidRPr="00A7604E" w:rsidRDefault="00971C47" w:rsidP="00971C47"/>
    <w:p w:rsidR="00971C47" w:rsidRDefault="00FA57C0" w:rsidP="00971C47">
      <w:pPr>
        <w:pStyle w:val="Heading3"/>
      </w:pPr>
      <w:bookmarkStart w:id="51" w:name="_Toc354848785"/>
      <w:r>
        <w:t xml:space="preserve">Mobile </w:t>
      </w:r>
      <w:r w:rsidR="00971C47">
        <w:t>Logout</w:t>
      </w:r>
      <w:bookmarkEnd w:id="51"/>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971C47" w:rsidRPr="00DA236D" w:rsidTr="00D0186A">
        <w:tc>
          <w:tcPr>
            <w:tcW w:w="1710" w:type="dxa"/>
            <w:shd w:val="clear" w:color="auto" w:fill="1F497D"/>
          </w:tcPr>
          <w:p w:rsidR="00971C47" w:rsidRPr="00DA236D" w:rsidRDefault="00971C47"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971C47" w:rsidRPr="00DA236D" w:rsidRDefault="00FA57C0" w:rsidP="00D0186A">
            <w:pPr>
              <w:pStyle w:val="ListParagraph"/>
              <w:spacing w:line="360" w:lineRule="auto"/>
              <w:ind w:left="0"/>
              <w:jc w:val="both"/>
              <w:rPr>
                <w:b/>
                <w:bCs/>
                <w:color w:val="FFFFFF"/>
                <w:sz w:val="24"/>
                <w:szCs w:val="24"/>
              </w:rPr>
            </w:pPr>
            <w:r>
              <w:rPr>
                <w:b/>
                <w:bCs/>
                <w:color w:val="FFFFFF"/>
                <w:sz w:val="24"/>
                <w:szCs w:val="24"/>
              </w:rPr>
              <w:t xml:space="preserve">Mobile </w:t>
            </w:r>
            <w:r w:rsidR="00971C47" w:rsidRPr="00DA236D">
              <w:rPr>
                <w:b/>
                <w:bCs/>
                <w:color w:val="FFFFFF"/>
                <w:sz w:val="24"/>
                <w:szCs w:val="24"/>
              </w:rPr>
              <w:t>Log Out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Actors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r w:rsidR="00971C47" w:rsidRPr="00DA236D" w:rsidTr="00D0186A">
        <w:tc>
          <w:tcPr>
            <w:tcW w:w="1710" w:type="dxa"/>
          </w:tcPr>
          <w:p w:rsidR="00971C47" w:rsidRPr="005F2700" w:rsidRDefault="00971C47"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971C47" w:rsidRPr="00DA236D" w:rsidRDefault="00E66607" w:rsidP="00D0186A">
            <w:pPr>
              <w:rPr>
                <w:rFonts w:cs="Calibri"/>
              </w:rPr>
            </w:pPr>
            <w:r>
              <w:rPr>
                <w:rFonts w:cs="Calibri"/>
              </w:rPr>
              <w:t>Conditional</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Description</w:t>
            </w:r>
          </w:p>
        </w:tc>
        <w:tc>
          <w:tcPr>
            <w:tcW w:w="7830" w:type="dxa"/>
          </w:tcPr>
          <w:p w:rsidR="00971C47" w:rsidRPr="00DA236D" w:rsidRDefault="00482C07" w:rsidP="00482C07">
            <w:pPr>
              <w:pStyle w:val="ListParagraph"/>
              <w:spacing w:line="360" w:lineRule="auto"/>
              <w:ind w:left="0"/>
              <w:jc w:val="both"/>
              <w:rPr>
                <w:rFonts w:cs="Calibri"/>
              </w:rPr>
            </w:pPr>
            <w:r>
              <w:t xml:space="preserve">Users will be redirected to login screen once he/she clicks on </w:t>
            </w:r>
            <w:r w:rsidR="00971C47" w:rsidRPr="00DA236D">
              <w:t>Log out button or if the user is inactive for a certain length of time</w:t>
            </w:r>
            <w:r>
              <w:t>.</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Data</w:t>
            </w:r>
          </w:p>
        </w:tc>
        <w:tc>
          <w:tcPr>
            <w:tcW w:w="7830" w:type="dxa"/>
          </w:tcPr>
          <w:p w:rsidR="00971C47" w:rsidRPr="00DA236D" w:rsidRDefault="00971C47" w:rsidP="00D0186A">
            <w:pPr>
              <w:pStyle w:val="ListParagraph"/>
              <w:spacing w:line="360" w:lineRule="auto"/>
              <w:ind w:left="0"/>
              <w:jc w:val="both"/>
              <w:rPr>
                <w:rFonts w:cs="Calibri"/>
              </w:rPr>
            </w:pPr>
            <w:r w:rsidRPr="00DA236D">
              <w:t>Button click,  or Session time out</w:t>
            </w:r>
          </w:p>
        </w:tc>
      </w:tr>
      <w:tr w:rsidR="00971C47" w:rsidRPr="00DA236D" w:rsidTr="00D0186A">
        <w:trPr>
          <w:trHeight w:val="665"/>
        </w:trPr>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Stimulus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Log Out command</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971C47" w:rsidRPr="00DA236D" w:rsidRDefault="002430AB" w:rsidP="00D0186A">
            <w:pPr>
              <w:pStyle w:val="ListParagraph"/>
              <w:spacing w:line="360" w:lineRule="auto"/>
              <w:ind w:left="0"/>
              <w:jc w:val="both"/>
              <w:rPr>
                <w:rFonts w:cs="Calibri"/>
              </w:rPr>
            </w:pPr>
            <w:r>
              <w:t>R</w:t>
            </w:r>
            <w:r w:rsidR="00971C47" w:rsidRPr="00DA236D">
              <w:t>edirect</w:t>
            </w:r>
            <w:r>
              <w:t>s</w:t>
            </w:r>
            <w:r w:rsidR="00971C47" w:rsidRPr="00DA236D">
              <w:t xml:space="preserve"> to </w:t>
            </w:r>
            <w:r>
              <w:t xml:space="preserve">mobile </w:t>
            </w:r>
            <w:r w:rsidR="00971C47" w:rsidRPr="00DA236D">
              <w:t>Log In screen.</w:t>
            </w:r>
          </w:p>
        </w:tc>
      </w:tr>
      <w:tr w:rsidR="00971C47" w:rsidRPr="00DA236D" w:rsidTr="00D0186A">
        <w:tc>
          <w:tcPr>
            <w:tcW w:w="1710" w:type="dxa"/>
          </w:tcPr>
          <w:p w:rsidR="00971C47" w:rsidRPr="00DA236D" w:rsidRDefault="00971C47" w:rsidP="00D0186A">
            <w:pPr>
              <w:pStyle w:val="ListParagraph"/>
              <w:spacing w:line="360" w:lineRule="auto"/>
              <w:ind w:left="0"/>
              <w:jc w:val="both"/>
              <w:rPr>
                <w:rFonts w:cs="Calibri"/>
                <w:b/>
                <w:bCs/>
              </w:rPr>
            </w:pPr>
            <w:r w:rsidRPr="00DA236D">
              <w:rPr>
                <w:rFonts w:cs="Calibri"/>
                <w:b/>
                <w:bCs/>
              </w:rPr>
              <w:t>Comments</w:t>
            </w:r>
          </w:p>
        </w:tc>
        <w:tc>
          <w:tcPr>
            <w:tcW w:w="7830" w:type="dxa"/>
          </w:tcPr>
          <w:p w:rsidR="00971C47" w:rsidRPr="00DA236D" w:rsidRDefault="00971C47" w:rsidP="00D0186A">
            <w:pPr>
              <w:pStyle w:val="ListParagraph"/>
              <w:spacing w:line="360" w:lineRule="auto"/>
              <w:ind w:left="0"/>
              <w:jc w:val="both"/>
              <w:rPr>
                <w:rFonts w:cs="Calibri"/>
              </w:rPr>
            </w:pPr>
            <w:r w:rsidRPr="00DA236D">
              <w:rPr>
                <w:rFonts w:cs="Calibri"/>
              </w:rPr>
              <w:t>Teachers, Parent/Student</w:t>
            </w:r>
          </w:p>
        </w:tc>
      </w:tr>
    </w:tbl>
    <w:p w:rsidR="00AB3B84" w:rsidRDefault="00AB3B84" w:rsidP="00AB3B84">
      <w:pPr>
        <w:pStyle w:val="Heading3"/>
      </w:pPr>
      <w:bookmarkStart w:id="52" w:name="_Toc354848786"/>
      <w:r>
        <w:lastRenderedPageBreak/>
        <w:t>Mobile menu options screen</w:t>
      </w:r>
      <w:bookmarkEnd w:id="52"/>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B3B84" w:rsidRPr="00DA236D" w:rsidTr="00D0186A">
        <w:tc>
          <w:tcPr>
            <w:tcW w:w="1710" w:type="dxa"/>
            <w:shd w:val="clear" w:color="auto" w:fill="1F497D"/>
          </w:tcPr>
          <w:p w:rsidR="00AB3B84" w:rsidRPr="00DA236D" w:rsidRDefault="00AB3B84"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B3B84" w:rsidRPr="00DA236D" w:rsidRDefault="00AB3B84" w:rsidP="00AB3B84">
            <w:pPr>
              <w:pStyle w:val="ListParagraph"/>
              <w:spacing w:line="360" w:lineRule="auto"/>
              <w:ind w:left="0"/>
              <w:jc w:val="both"/>
              <w:rPr>
                <w:b/>
                <w:bCs/>
                <w:color w:val="FFFFFF"/>
                <w:sz w:val="24"/>
                <w:szCs w:val="24"/>
              </w:rPr>
            </w:pPr>
            <w:r>
              <w:rPr>
                <w:b/>
                <w:bCs/>
                <w:color w:val="FFFFFF"/>
                <w:sz w:val="24"/>
                <w:szCs w:val="24"/>
              </w:rPr>
              <w:t>Mobile menu options screen</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Actors</w:t>
            </w:r>
          </w:p>
        </w:tc>
        <w:tc>
          <w:tcPr>
            <w:tcW w:w="7830" w:type="dxa"/>
          </w:tcPr>
          <w:p w:rsidR="00AB3B84" w:rsidRPr="00DA236D" w:rsidRDefault="00AB3B84" w:rsidP="00D0186A">
            <w:pPr>
              <w:pStyle w:val="ListParagraph"/>
              <w:spacing w:line="360" w:lineRule="auto"/>
              <w:ind w:left="0"/>
              <w:jc w:val="both"/>
              <w:rPr>
                <w:rFonts w:cs="Calibri"/>
              </w:rPr>
            </w:pPr>
            <w:r w:rsidRPr="00DA236D">
              <w:rPr>
                <w:rFonts w:cs="Calibri"/>
              </w:rPr>
              <w:t>Teachers, Parent/Student</w:t>
            </w:r>
          </w:p>
        </w:tc>
      </w:tr>
      <w:tr w:rsidR="00AB3B84" w:rsidRPr="00DA236D" w:rsidTr="00D0186A">
        <w:tc>
          <w:tcPr>
            <w:tcW w:w="1710" w:type="dxa"/>
          </w:tcPr>
          <w:p w:rsidR="00AB3B84" w:rsidRPr="005F2700" w:rsidRDefault="00AB3B84"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B3B84" w:rsidRPr="00DA236D" w:rsidRDefault="00E66607" w:rsidP="00D0186A">
            <w:pPr>
              <w:rPr>
                <w:rFonts w:cs="Calibri"/>
              </w:rPr>
            </w:pPr>
            <w:r>
              <w:rPr>
                <w:rFonts w:cs="Calibri"/>
              </w:rPr>
              <w:t>Conditional</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Description</w:t>
            </w:r>
          </w:p>
        </w:tc>
        <w:tc>
          <w:tcPr>
            <w:tcW w:w="7830" w:type="dxa"/>
          </w:tcPr>
          <w:p w:rsidR="00AB3B84" w:rsidRPr="00DA236D" w:rsidRDefault="005F3A49" w:rsidP="00B47535">
            <w:pPr>
              <w:pStyle w:val="ListParagraph"/>
              <w:spacing w:line="360" w:lineRule="auto"/>
              <w:ind w:left="0"/>
              <w:jc w:val="both"/>
              <w:rPr>
                <w:rFonts w:cs="Calibri"/>
              </w:rPr>
            </w:pPr>
            <w:r>
              <w:rPr>
                <w:rFonts w:cs="Calibri"/>
              </w:rPr>
              <w:t xml:space="preserve">Once users successfully </w:t>
            </w:r>
            <w:r w:rsidR="001B47DB">
              <w:rPr>
                <w:rFonts w:cs="Calibri"/>
              </w:rPr>
              <w:t>logs</w:t>
            </w:r>
            <w:r>
              <w:rPr>
                <w:rFonts w:cs="Calibri"/>
              </w:rPr>
              <w:t xml:space="preserve">-in, they will be redirected to the mobile menu options screen. The menu options on this screen will vary based on the user type. </w:t>
            </w:r>
          </w:p>
        </w:tc>
      </w:tr>
      <w:tr w:rsidR="00AB3B84" w:rsidRPr="00DA236D" w:rsidTr="00D0186A">
        <w:tc>
          <w:tcPr>
            <w:tcW w:w="1710" w:type="dxa"/>
          </w:tcPr>
          <w:p w:rsidR="00AB3B84" w:rsidRPr="00DA236D" w:rsidRDefault="00AB3B84" w:rsidP="00D0186A">
            <w:pPr>
              <w:pStyle w:val="ListParagraph"/>
              <w:spacing w:line="360" w:lineRule="auto"/>
              <w:ind w:left="0"/>
              <w:jc w:val="both"/>
              <w:rPr>
                <w:rFonts w:cs="Calibri"/>
                <w:b/>
                <w:bCs/>
              </w:rPr>
            </w:pPr>
            <w:r w:rsidRPr="00DA236D">
              <w:rPr>
                <w:rFonts w:cs="Calibri"/>
                <w:b/>
                <w:bCs/>
              </w:rPr>
              <w:t>Data</w:t>
            </w:r>
          </w:p>
        </w:tc>
        <w:tc>
          <w:tcPr>
            <w:tcW w:w="7830" w:type="dxa"/>
          </w:tcPr>
          <w:p w:rsidR="00AB3B84" w:rsidRPr="00DA236D" w:rsidRDefault="00B47535" w:rsidP="00D0186A">
            <w:pPr>
              <w:pStyle w:val="ListParagraph"/>
              <w:spacing w:line="360" w:lineRule="auto"/>
              <w:ind w:left="0"/>
              <w:jc w:val="both"/>
              <w:rPr>
                <w:rFonts w:cs="Calibri"/>
              </w:rPr>
            </w:pPr>
            <w:r>
              <w:rPr>
                <w:rFonts w:cs="Calibri"/>
              </w:rPr>
              <w:t>None</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Stimulus</w:t>
            </w:r>
          </w:p>
        </w:tc>
        <w:tc>
          <w:tcPr>
            <w:tcW w:w="7830" w:type="dxa"/>
          </w:tcPr>
          <w:p w:rsidR="00D925F2" w:rsidRDefault="00D925F2" w:rsidP="00D925F2">
            <w:pPr>
              <w:pStyle w:val="ListParagraph"/>
              <w:spacing w:line="360" w:lineRule="auto"/>
              <w:ind w:left="0"/>
              <w:jc w:val="both"/>
              <w:rPr>
                <w:rFonts w:cs="Calibri"/>
              </w:rPr>
            </w:pPr>
            <w:r>
              <w:rPr>
                <w:rFonts w:cs="Calibri"/>
              </w:rPr>
              <w:t>Teachers: Message center, Schedules, Log Out</w:t>
            </w:r>
          </w:p>
          <w:p w:rsidR="00D925F2" w:rsidRPr="00DA236D" w:rsidRDefault="00D925F2" w:rsidP="00D925F2">
            <w:pPr>
              <w:pStyle w:val="ListParagraph"/>
              <w:spacing w:line="360" w:lineRule="auto"/>
              <w:ind w:left="0"/>
              <w:jc w:val="both"/>
              <w:rPr>
                <w:rFonts w:cs="Calibri"/>
              </w:rPr>
            </w:pPr>
            <w:r>
              <w:rPr>
                <w:rFonts w:cs="Calibri"/>
              </w:rPr>
              <w:t>Parent/Student: Message center, Score card, Log Out</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 xml:space="preserve">Response </w:t>
            </w:r>
          </w:p>
        </w:tc>
        <w:tc>
          <w:tcPr>
            <w:tcW w:w="7830" w:type="dxa"/>
          </w:tcPr>
          <w:p w:rsidR="00D925F2" w:rsidRPr="00DA236D" w:rsidRDefault="00D925F2" w:rsidP="00434B95">
            <w:pPr>
              <w:pStyle w:val="ListParagraph"/>
              <w:spacing w:line="360" w:lineRule="auto"/>
              <w:ind w:left="0"/>
              <w:jc w:val="both"/>
              <w:rPr>
                <w:rFonts w:cs="Calibri"/>
              </w:rPr>
            </w:pPr>
            <w:r>
              <w:rPr>
                <w:rFonts w:cs="Calibri"/>
              </w:rPr>
              <w:t>Displays mobile menu options.</w:t>
            </w:r>
          </w:p>
        </w:tc>
      </w:tr>
      <w:tr w:rsidR="00D925F2" w:rsidRPr="00DA236D" w:rsidTr="00D0186A">
        <w:tc>
          <w:tcPr>
            <w:tcW w:w="1710" w:type="dxa"/>
          </w:tcPr>
          <w:p w:rsidR="00D925F2" w:rsidRPr="00DA236D" w:rsidRDefault="00D925F2" w:rsidP="00D0186A">
            <w:pPr>
              <w:pStyle w:val="ListParagraph"/>
              <w:spacing w:line="360" w:lineRule="auto"/>
              <w:ind w:left="0"/>
              <w:jc w:val="both"/>
              <w:rPr>
                <w:rFonts w:cs="Calibri"/>
                <w:b/>
                <w:bCs/>
              </w:rPr>
            </w:pPr>
            <w:r w:rsidRPr="00DA236D">
              <w:rPr>
                <w:rFonts w:cs="Calibri"/>
                <w:b/>
                <w:bCs/>
              </w:rPr>
              <w:t>Comments</w:t>
            </w:r>
          </w:p>
        </w:tc>
        <w:tc>
          <w:tcPr>
            <w:tcW w:w="7830" w:type="dxa"/>
          </w:tcPr>
          <w:p w:rsidR="00D925F2" w:rsidRPr="00DA236D" w:rsidRDefault="00D925F2" w:rsidP="00D0186A">
            <w:pPr>
              <w:pStyle w:val="ListParagraph"/>
              <w:spacing w:line="360" w:lineRule="auto"/>
              <w:ind w:left="0"/>
              <w:jc w:val="both"/>
              <w:rPr>
                <w:rFonts w:cs="Calibri"/>
              </w:rPr>
            </w:pPr>
            <w:r w:rsidRPr="00DA236D">
              <w:rPr>
                <w:rFonts w:cs="Calibri"/>
              </w:rPr>
              <w:t>Teachers, Parent/Student</w:t>
            </w:r>
          </w:p>
        </w:tc>
      </w:tr>
    </w:tbl>
    <w:p w:rsidR="00AD1CD3" w:rsidRDefault="00AD1CD3" w:rsidP="00AD1CD3">
      <w:pPr>
        <w:pStyle w:val="Heading3"/>
      </w:pPr>
      <w:bookmarkStart w:id="53" w:name="_Toc354848787"/>
      <w:r>
        <w:t>Mobile view message center</w:t>
      </w:r>
      <w:bookmarkEnd w:id="53"/>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1CD3" w:rsidRPr="00DA236D" w:rsidTr="00D0186A">
        <w:tc>
          <w:tcPr>
            <w:tcW w:w="1710" w:type="dxa"/>
            <w:shd w:val="clear" w:color="auto" w:fill="1F497D"/>
          </w:tcPr>
          <w:p w:rsidR="00AD1CD3" w:rsidRPr="00DA236D" w:rsidRDefault="00AD1CD3"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1CD3" w:rsidRPr="00DA236D" w:rsidRDefault="00EA18B0" w:rsidP="00EA18B0">
            <w:pPr>
              <w:pStyle w:val="ListParagraph"/>
              <w:spacing w:line="360" w:lineRule="auto"/>
              <w:ind w:left="0"/>
              <w:jc w:val="both"/>
              <w:rPr>
                <w:b/>
                <w:bCs/>
                <w:color w:val="FFFFFF"/>
                <w:sz w:val="24"/>
                <w:szCs w:val="24"/>
              </w:rPr>
            </w:pPr>
            <w:r>
              <w:rPr>
                <w:b/>
                <w:bCs/>
                <w:color w:val="FFFFFF"/>
                <w:sz w:val="24"/>
                <w:szCs w:val="24"/>
              </w:rPr>
              <w:t>Mobile v</w:t>
            </w:r>
            <w:r w:rsidR="00AD1CD3" w:rsidRPr="00DA236D">
              <w:rPr>
                <w:b/>
                <w:bCs/>
                <w:color w:val="FFFFFF"/>
                <w:sz w:val="24"/>
                <w:szCs w:val="24"/>
              </w:rPr>
              <w:t>iew message</w:t>
            </w:r>
            <w:r w:rsidR="00AD1CD3">
              <w:rPr>
                <w:b/>
                <w:bCs/>
                <w:color w:val="FFFFFF"/>
                <w:sz w:val="24"/>
                <w:szCs w:val="24"/>
              </w:rPr>
              <w:t xml:space="preserve"> center</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Actors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r w:rsidR="00AD1CD3" w:rsidRPr="00DA236D" w:rsidTr="00D0186A">
        <w:tc>
          <w:tcPr>
            <w:tcW w:w="1710" w:type="dxa"/>
          </w:tcPr>
          <w:p w:rsidR="00AD1CD3" w:rsidRPr="005F2700" w:rsidRDefault="00AD1CD3"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1CD3" w:rsidRPr="00DA236D" w:rsidRDefault="00E66607" w:rsidP="00D0186A">
            <w:pPr>
              <w:rPr>
                <w:rFonts w:cs="Calibri"/>
              </w:rPr>
            </w:pPr>
            <w:r>
              <w:rPr>
                <w:rFonts w:cs="Calibri"/>
              </w:rPr>
              <w:t>Conditional</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Description</w:t>
            </w:r>
          </w:p>
        </w:tc>
        <w:tc>
          <w:tcPr>
            <w:tcW w:w="7830" w:type="dxa"/>
          </w:tcPr>
          <w:p w:rsidR="00AD1CD3" w:rsidRPr="00DA236D" w:rsidRDefault="00AD1CD3" w:rsidP="00495DFE">
            <w:pPr>
              <w:pStyle w:val="ListParagraph"/>
              <w:spacing w:line="360" w:lineRule="auto"/>
              <w:ind w:left="0"/>
              <w:jc w:val="both"/>
            </w:pPr>
            <w:r>
              <w:t>User</w:t>
            </w:r>
            <w:r w:rsidRPr="00DA236D">
              <w:t xml:space="preserve"> will click on the message </w:t>
            </w:r>
            <w:r>
              <w:t>center</w:t>
            </w:r>
            <w:r w:rsidRPr="00DA236D">
              <w:t xml:space="preserve"> </w:t>
            </w:r>
            <w:r w:rsidR="00495DFE">
              <w:t>link from the mobile view menu options to</w:t>
            </w:r>
            <w:r w:rsidRPr="00DA236D">
              <w:t xml:space="preserve"> see the list of all incoming messages in </w:t>
            </w:r>
            <w:r>
              <w:t>their</w:t>
            </w:r>
            <w:r w:rsidRPr="00DA236D">
              <w:t xml:space="preserve"> inbox from </w:t>
            </w:r>
            <w:r>
              <w:t>other users</w:t>
            </w:r>
            <w:r w:rsidRPr="00DA236D">
              <w:t xml:space="preserve">. </w:t>
            </w:r>
            <w:r>
              <w:t>User</w:t>
            </w:r>
            <w:r w:rsidRPr="00DA236D">
              <w:t xml:space="preserve"> selects a message link to see the details. </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Data</w:t>
            </w:r>
          </w:p>
        </w:tc>
        <w:tc>
          <w:tcPr>
            <w:tcW w:w="7830" w:type="dxa"/>
          </w:tcPr>
          <w:p w:rsidR="00AD1CD3" w:rsidRPr="00DA236D" w:rsidRDefault="00AD1CD3" w:rsidP="00D0186A">
            <w:pPr>
              <w:pStyle w:val="ListParagraph"/>
              <w:spacing w:line="360" w:lineRule="auto"/>
              <w:ind w:left="0"/>
              <w:jc w:val="both"/>
              <w:rPr>
                <w:rFonts w:cs="Calibri"/>
              </w:rPr>
            </w:pPr>
            <w:r w:rsidRPr="00DA236D">
              <w:t>Message ID</w:t>
            </w:r>
          </w:p>
        </w:tc>
      </w:tr>
      <w:tr w:rsidR="00AD1CD3" w:rsidRPr="00DA236D" w:rsidTr="00D0186A">
        <w:trPr>
          <w:trHeight w:val="665"/>
        </w:trPr>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Stimulus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 xml:space="preserve">Message </w:t>
            </w:r>
            <w:r>
              <w:rPr>
                <w:rFonts w:cs="Calibri"/>
              </w:rPr>
              <w:t>center</w:t>
            </w:r>
            <w:r w:rsidRPr="00DA236D">
              <w:rPr>
                <w:rFonts w:cs="Calibri"/>
              </w:rPr>
              <w:t xml:space="preserve"> command</w:t>
            </w:r>
            <w:r w:rsidR="004843ED">
              <w:rPr>
                <w:rFonts w:cs="Calibri"/>
              </w:rPr>
              <w:t xml:space="preserve">, </w:t>
            </w:r>
            <w:r w:rsidR="004843ED" w:rsidRPr="00DA236D">
              <w:t>Back command</w:t>
            </w:r>
          </w:p>
        </w:tc>
      </w:tr>
      <w:tr w:rsidR="00AD1CD3" w:rsidRPr="00DA236D" w:rsidTr="00D0186A">
        <w:tc>
          <w:tcPr>
            <w:tcW w:w="1710" w:type="dxa"/>
          </w:tcPr>
          <w:p w:rsidR="00AD1CD3" w:rsidRPr="00DA236D" w:rsidRDefault="00AD1CD3"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1CD3" w:rsidRPr="00DA236D" w:rsidRDefault="00AD1CD3" w:rsidP="00A020C3">
            <w:pPr>
              <w:pStyle w:val="ListParagraph"/>
              <w:spacing w:line="360" w:lineRule="auto"/>
              <w:ind w:left="0"/>
              <w:rPr>
                <w:rFonts w:cs="Calibri"/>
              </w:rPr>
            </w:pPr>
            <w:r w:rsidRPr="00DA236D">
              <w:t xml:space="preserve">It displays tabular list of all incoming messages from </w:t>
            </w:r>
            <w:r w:rsidR="00A020C3">
              <w:t>user’s</w:t>
            </w:r>
            <w:r w:rsidRPr="00DA236D">
              <w:t xml:space="preserve"> inbox.</w:t>
            </w:r>
          </w:p>
        </w:tc>
      </w:tr>
      <w:tr w:rsidR="00AD1CD3" w:rsidRPr="00DA236D" w:rsidTr="00D0186A">
        <w:tc>
          <w:tcPr>
            <w:tcW w:w="1710" w:type="dxa"/>
          </w:tcPr>
          <w:p w:rsidR="00AD1CD3" w:rsidRPr="00DA236D" w:rsidRDefault="00AD1CD3" w:rsidP="00D0186A">
            <w:pPr>
              <w:pStyle w:val="ListParagraph"/>
              <w:spacing w:line="360" w:lineRule="auto"/>
              <w:ind w:left="0"/>
              <w:jc w:val="both"/>
              <w:rPr>
                <w:rFonts w:cs="Calibri"/>
                <w:b/>
                <w:bCs/>
              </w:rPr>
            </w:pPr>
            <w:r w:rsidRPr="00DA236D">
              <w:rPr>
                <w:rFonts w:cs="Calibri"/>
                <w:b/>
                <w:bCs/>
              </w:rPr>
              <w:t>Comments</w:t>
            </w:r>
          </w:p>
        </w:tc>
        <w:tc>
          <w:tcPr>
            <w:tcW w:w="7830" w:type="dxa"/>
          </w:tcPr>
          <w:p w:rsidR="00AD1CD3" w:rsidRPr="00DA236D" w:rsidRDefault="00AD1CD3" w:rsidP="00D0186A">
            <w:pPr>
              <w:pStyle w:val="ListParagraph"/>
              <w:spacing w:line="360" w:lineRule="auto"/>
              <w:ind w:left="0"/>
              <w:jc w:val="both"/>
              <w:rPr>
                <w:rFonts w:cs="Calibri"/>
              </w:rPr>
            </w:pPr>
            <w:r w:rsidRPr="00DA236D">
              <w:rPr>
                <w:rFonts w:cs="Calibri"/>
              </w:rPr>
              <w:t>Teachers</w:t>
            </w:r>
            <w:r>
              <w:rPr>
                <w:rFonts w:cs="Calibri"/>
              </w:rPr>
              <w:t>, Parent/Student</w:t>
            </w:r>
          </w:p>
        </w:tc>
      </w:tr>
    </w:tbl>
    <w:p w:rsidR="00AD3719" w:rsidRDefault="00AD3719" w:rsidP="00AD3719">
      <w:pPr>
        <w:pStyle w:val="Heading3"/>
      </w:pPr>
      <w:bookmarkStart w:id="54" w:name="_Toc354848788"/>
      <w:r>
        <w:lastRenderedPageBreak/>
        <w:t>Mobile view schedules</w:t>
      </w:r>
      <w:bookmarkEnd w:id="54"/>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AD3719" w:rsidRPr="00DA236D" w:rsidTr="00D0186A">
        <w:tc>
          <w:tcPr>
            <w:tcW w:w="1710" w:type="dxa"/>
            <w:shd w:val="clear" w:color="auto" w:fill="1F497D"/>
          </w:tcPr>
          <w:p w:rsidR="00AD3719" w:rsidRPr="00DA236D" w:rsidRDefault="00AD3719" w:rsidP="00D0186A">
            <w:pPr>
              <w:pStyle w:val="ListParagraph"/>
              <w:spacing w:line="360" w:lineRule="auto"/>
              <w:ind w:left="0"/>
              <w:jc w:val="both"/>
              <w:rPr>
                <w:b/>
                <w:bCs/>
                <w:color w:val="FFFFFF"/>
                <w:sz w:val="24"/>
                <w:szCs w:val="24"/>
              </w:rPr>
            </w:pPr>
            <w:r w:rsidRPr="00DA236D">
              <w:rPr>
                <w:b/>
                <w:bCs/>
                <w:color w:val="FFFFFF"/>
                <w:sz w:val="24"/>
                <w:szCs w:val="24"/>
              </w:rPr>
              <w:t>Use case name</w:t>
            </w:r>
          </w:p>
        </w:tc>
        <w:tc>
          <w:tcPr>
            <w:tcW w:w="7830" w:type="dxa"/>
            <w:shd w:val="clear" w:color="auto" w:fill="1F497D"/>
          </w:tcPr>
          <w:p w:rsidR="00AD3719" w:rsidRPr="00DA236D" w:rsidRDefault="00116127" w:rsidP="00116127">
            <w:pPr>
              <w:pStyle w:val="ListParagraph"/>
              <w:spacing w:line="360" w:lineRule="auto"/>
              <w:ind w:left="0"/>
              <w:jc w:val="both"/>
              <w:rPr>
                <w:b/>
                <w:bCs/>
                <w:color w:val="FFFFFF"/>
                <w:sz w:val="24"/>
                <w:szCs w:val="24"/>
              </w:rPr>
            </w:pPr>
            <w:r>
              <w:rPr>
                <w:b/>
                <w:bCs/>
                <w:color w:val="FFFFFF"/>
                <w:sz w:val="24"/>
                <w:szCs w:val="24"/>
              </w:rPr>
              <w:t>Mobile v</w:t>
            </w:r>
            <w:r w:rsidR="00AD3719" w:rsidRPr="00DA236D">
              <w:rPr>
                <w:b/>
                <w:bCs/>
                <w:color w:val="FFFFFF"/>
                <w:sz w:val="24"/>
                <w:szCs w:val="24"/>
              </w:rPr>
              <w:t xml:space="preserve">iew </w:t>
            </w:r>
            <w:r>
              <w:rPr>
                <w:b/>
                <w:bCs/>
                <w:color w:val="FFFFFF"/>
                <w:sz w:val="24"/>
                <w:szCs w:val="24"/>
              </w:rPr>
              <w:t>schedules</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Actors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r w:rsidR="00AD3719" w:rsidRPr="00DA236D" w:rsidTr="00D0186A">
        <w:tc>
          <w:tcPr>
            <w:tcW w:w="1710" w:type="dxa"/>
          </w:tcPr>
          <w:p w:rsidR="00AD3719" w:rsidRPr="005F2700" w:rsidRDefault="00AD3719" w:rsidP="00D0186A">
            <w:pPr>
              <w:pStyle w:val="BodyTextIndent"/>
              <w:spacing w:line="240" w:lineRule="auto"/>
              <w:ind w:firstLine="0"/>
              <w:rPr>
                <w:rFonts w:ascii="Calibri" w:hAnsi="Calibri" w:cs="Calibri"/>
                <w:b/>
                <w:sz w:val="22"/>
                <w:szCs w:val="22"/>
              </w:rPr>
            </w:pPr>
            <w:r w:rsidRPr="005F2700">
              <w:rPr>
                <w:rFonts w:ascii="Calibri" w:hAnsi="Calibri" w:cs="Calibri"/>
                <w:b/>
                <w:sz w:val="22"/>
                <w:szCs w:val="22"/>
              </w:rPr>
              <w:t>Priority</w:t>
            </w:r>
          </w:p>
        </w:tc>
        <w:tc>
          <w:tcPr>
            <w:tcW w:w="7830" w:type="dxa"/>
          </w:tcPr>
          <w:p w:rsidR="00AD3719" w:rsidRPr="00DA236D" w:rsidRDefault="00E66607" w:rsidP="00D0186A">
            <w:pPr>
              <w:rPr>
                <w:rFonts w:cs="Calibri"/>
              </w:rPr>
            </w:pPr>
            <w:r>
              <w:rPr>
                <w:rFonts w:cs="Calibri"/>
              </w:rPr>
              <w:t>Conditional</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Description</w:t>
            </w:r>
          </w:p>
        </w:tc>
        <w:tc>
          <w:tcPr>
            <w:tcW w:w="7830" w:type="dxa"/>
          </w:tcPr>
          <w:p w:rsidR="00AD3719" w:rsidRPr="00B86ECF" w:rsidRDefault="00595BDB" w:rsidP="00D0186A">
            <w:pPr>
              <w:pStyle w:val="ListParagraph"/>
              <w:spacing w:line="360" w:lineRule="auto"/>
              <w:ind w:left="0"/>
              <w:jc w:val="both"/>
              <w:rPr>
                <w:b/>
              </w:rPr>
            </w:pPr>
            <w:r>
              <w:t>Teacher</w:t>
            </w:r>
            <w:r w:rsidRPr="00DA236D">
              <w:t xml:space="preserve"> will click on the </w:t>
            </w:r>
            <w:r>
              <w:t>schedules</w:t>
            </w:r>
            <w:r w:rsidRPr="00DA236D">
              <w:t xml:space="preserve"> </w:t>
            </w:r>
            <w:r>
              <w:t>link from the mobile view menu options to</w:t>
            </w:r>
            <w:r w:rsidRPr="00DA236D">
              <w:t xml:space="preserve"> see the list of </w:t>
            </w:r>
            <w:r>
              <w:t xml:space="preserve">her/his </w:t>
            </w:r>
            <w:r w:rsidR="00B145F4">
              <w:t>schedule</w:t>
            </w:r>
            <w:r>
              <w:t xml:space="preserve">. </w:t>
            </w:r>
            <w:r w:rsidR="00B86ECF">
              <w:t>A</w:t>
            </w:r>
            <w:r w:rsidRPr="00DA236D">
              <w:t xml:space="preserve">ll </w:t>
            </w:r>
            <w:r w:rsidR="00B86ECF">
              <w:t>schedules will be displayed</w:t>
            </w:r>
            <w:r w:rsidR="00B145F4">
              <w:t xml:space="preserve"> in the screen</w:t>
            </w:r>
            <w:r w:rsidR="00B86ECF">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Data</w:t>
            </w:r>
          </w:p>
        </w:tc>
        <w:tc>
          <w:tcPr>
            <w:tcW w:w="7830" w:type="dxa"/>
          </w:tcPr>
          <w:p w:rsidR="00AD3719" w:rsidRPr="00DA236D" w:rsidRDefault="0023716F" w:rsidP="00D0186A">
            <w:pPr>
              <w:pStyle w:val="ListParagraph"/>
              <w:spacing w:line="360" w:lineRule="auto"/>
              <w:ind w:left="0"/>
              <w:jc w:val="both"/>
              <w:rPr>
                <w:rFonts w:cs="Calibri"/>
              </w:rPr>
            </w:pPr>
            <w:r>
              <w:t>Teacher</w:t>
            </w:r>
            <w:r w:rsidR="00AD3719" w:rsidRPr="00DA236D">
              <w:t xml:space="preserve"> ID</w:t>
            </w:r>
          </w:p>
        </w:tc>
      </w:tr>
      <w:tr w:rsidR="00AD3719" w:rsidRPr="00DA236D" w:rsidTr="00D0186A">
        <w:trPr>
          <w:trHeight w:val="665"/>
        </w:trPr>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Stimulus</w:t>
            </w:r>
          </w:p>
        </w:tc>
        <w:tc>
          <w:tcPr>
            <w:tcW w:w="7830" w:type="dxa"/>
          </w:tcPr>
          <w:p w:rsidR="00AD3719" w:rsidRPr="00DA236D" w:rsidRDefault="0015196B" w:rsidP="000C23EE">
            <w:pPr>
              <w:pStyle w:val="ListParagraph"/>
              <w:spacing w:line="360" w:lineRule="auto"/>
              <w:ind w:left="0"/>
              <w:jc w:val="both"/>
              <w:rPr>
                <w:rFonts w:cs="Calibri"/>
              </w:rPr>
            </w:pPr>
            <w:r>
              <w:rPr>
                <w:rFonts w:cs="Calibri"/>
              </w:rPr>
              <w:t>S</w:t>
            </w:r>
            <w:r w:rsidR="000C23EE">
              <w:rPr>
                <w:rFonts w:cs="Calibri"/>
              </w:rPr>
              <w:t>chedules</w:t>
            </w:r>
            <w:r w:rsidR="00AD3719" w:rsidRPr="00DA236D">
              <w:rPr>
                <w:rFonts w:cs="Calibri"/>
              </w:rPr>
              <w:t xml:space="preserve"> command</w:t>
            </w:r>
            <w:r>
              <w:rPr>
                <w:rFonts w:cs="Calibri"/>
              </w:rPr>
              <w:t xml:space="preserve">, </w:t>
            </w:r>
            <w:r w:rsidRPr="00DA236D">
              <w:t>Back command</w:t>
            </w:r>
          </w:p>
        </w:tc>
      </w:tr>
      <w:tr w:rsidR="00AD3719" w:rsidRPr="00DA236D" w:rsidTr="00D0186A">
        <w:tc>
          <w:tcPr>
            <w:tcW w:w="1710" w:type="dxa"/>
          </w:tcPr>
          <w:p w:rsidR="00AD3719" w:rsidRPr="00DA236D" w:rsidRDefault="00AD3719" w:rsidP="00D0186A">
            <w:pPr>
              <w:pStyle w:val="ListParagraph"/>
              <w:spacing w:line="360" w:lineRule="auto"/>
              <w:ind w:left="0"/>
              <w:rPr>
                <w:rFonts w:cs="Calibri"/>
                <w:b/>
                <w:bCs/>
              </w:rPr>
            </w:pPr>
            <w:r w:rsidRPr="00DA236D">
              <w:rPr>
                <w:rFonts w:cs="Calibri"/>
                <w:b/>
                <w:bCs/>
              </w:rPr>
              <w:t xml:space="preserve">Response </w:t>
            </w:r>
          </w:p>
        </w:tc>
        <w:tc>
          <w:tcPr>
            <w:tcW w:w="7830" w:type="dxa"/>
          </w:tcPr>
          <w:p w:rsidR="00AD3719" w:rsidRPr="00DA236D" w:rsidRDefault="00AD3719" w:rsidP="005F6873">
            <w:pPr>
              <w:pStyle w:val="ListParagraph"/>
              <w:spacing w:line="360" w:lineRule="auto"/>
              <w:ind w:left="0"/>
              <w:rPr>
                <w:rFonts w:cs="Calibri"/>
              </w:rPr>
            </w:pPr>
            <w:r w:rsidRPr="00DA236D">
              <w:t xml:space="preserve">It displays tabular list of </w:t>
            </w:r>
            <w:r w:rsidR="005F6873">
              <w:t>teacher’s schedule</w:t>
            </w:r>
            <w:r w:rsidRPr="00DA236D">
              <w:t>.</w:t>
            </w:r>
          </w:p>
        </w:tc>
      </w:tr>
      <w:tr w:rsidR="00AD3719" w:rsidRPr="00DA236D" w:rsidTr="00D0186A">
        <w:tc>
          <w:tcPr>
            <w:tcW w:w="1710" w:type="dxa"/>
          </w:tcPr>
          <w:p w:rsidR="00AD3719" w:rsidRPr="00DA236D" w:rsidRDefault="00AD3719" w:rsidP="00D0186A">
            <w:pPr>
              <w:pStyle w:val="ListParagraph"/>
              <w:spacing w:line="360" w:lineRule="auto"/>
              <w:ind w:left="0"/>
              <w:jc w:val="both"/>
              <w:rPr>
                <w:rFonts w:cs="Calibri"/>
                <w:b/>
                <w:bCs/>
              </w:rPr>
            </w:pPr>
            <w:r w:rsidRPr="00DA236D">
              <w:rPr>
                <w:rFonts w:cs="Calibri"/>
                <w:b/>
                <w:bCs/>
              </w:rPr>
              <w:t>Comments</w:t>
            </w:r>
          </w:p>
        </w:tc>
        <w:tc>
          <w:tcPr>
            <w:tcW w:w="7830" w:type="dxa"/>
          </w:tcPr>
          <w:p w:rsidR="00AD3719" w:rsidRPr="00DA236D" w:rsidRDefault="00AD3719" w:rsidP="00D0186A">
            <w:pPr>
              <w:pStyle w:val="ListParagraph"/>
              <w:spacing w:line="360" w:lineRule="auto"/>
              <w:ind w:left="0"/>
              <w:jc w:val="both"/>
              <w:rPr>
                <w:rFonts w:cs="Calibri"/>
              </w:rPr>
            </w:pPr>
            <w:r w:rsidRPr="00DA236D">
              <w:rPr>
                <w:rFonts w:cs="Calibri"/>
              </w:rPr>
              <w:t>Teachers</w:t>
            </w:r>
          </w:p>
        </w:tc>
      </w:tr>
    </w:tbl>
    <w:p w:rsidR="003F6066" w:rsidRDefault="003F6066" w:rsidP="003F6066">
      <w:pPr>
        <w:pStyle w:val="Heading3"/>
      </w:pPr>
      <w:bookmarkStart w:id="55" w:name="_Toc354848789"/>
      <w:r>
        <w:t>Mobile view score card</w:t>
      </w:r>
      <w:bookmarkEnd w:id="55"/>
      <w:r>
        <w:t xml:space="preserve">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7830"/>
      </w:tblGrid>
      <w:tr w:rsidR="003F6066" w:rsidRPr="00DA236D" w:rsidTr="00D0186A">
        <w:tc>
          <w:tcPr>
            <w:tcW w:w="1710" w:type="dxa"/>
            <w:shd w:val="clear" w:color="auto" w:fill="1F497D"/>
          </w:tcPr>
          <w:p w:rsidR="003F6066" w:rsidRPr="00DA236D" w:rsidRDefault="003F6066" w:rsidP="00D0186A">
            <w:pPr>
              <w:pStyle w:val="ListParagraph"/>
              <w:spacing w:line="360" w:lineRule="auto"/>
              <w:ind w:left="0"/>
              <w:jc w:val="both"/>
              <w:rPr>
                <w:b/>
                <w:bCs/>
                <w:color w:val="FFFFFF"/>
              </w:rPr>
            </w:pPr>
            <w:r w:rsidRPr="00DA236D">
              <w:rPr>
                <w:b/>
                <w:bCs/>
                <w:color w:val="FFFFFF"/>
              </w:rPr>
              <w:t>Use case name</w:t>
            </w:r>
          </w:p>
        </w:tc>
        <w:tc>
          <w:tcPr>
            <w:tcW w:w="7830" w:type="dxa"/>
            <w:shd w:val="clear" w:color="auto" w:fill="1F497D"/>
          </w:tcPr>
          <w:p w:rsidR="003F6066" w:rsidRPr="00DA236D" w:rsidRDefault="003F6066" w:rsidP="00D0186A">
            <w:pPr>
              <w:pStyle w:val="ListParagraph"/>
              <w:spacing w:line="360" w:lineRule="auto"/>
              <w:ind w:left="0"/>
              <w:jc w:val="both"/>
              <w:rPr>
                <w:b/>
                <w:bCs/>
                <w:color w:val="FFFFFF"/>
              </w:rPr>
            </w:pPr>
            <w:r>
              <w:rPr>
                <w:b/>
                <w:bCs/>
                <w:color w:val="FFFFFF"/>
              </w:rPr>
              <w:t>Mobile view score card</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Actors</w:t>
            </w:r>
          </w:p>
        </w:tc>
        <w:tc>
          <w:tcPr>
            <w:tcW w:w="7830" w:type="dxa"/>
          </w:tcPr>
          <w:p w:rsidR="003F6066" w:rsidRPr="00DA236D" w:rsidRDefault="003F6066" w:rsidP="00D0186A">
            <w:pPr>
              <w:pStyle w:val="ListParagraph"/>
              <w:spacing w:line="360" w:lineRule="auto"/>
              <w:ind w:left="0"/>
              <w:jc w:val="both"/>
            </w:pPr>
            <w:r w:rsidRPr="00DA236D">
              <w:t>Parent/Student</w:t>
            </w:r>
          </w:p>
        </w:tc>
      </w:tr>
      <w:tr w:rsidR="003F6066" w:rsidRPr="00DA236D" w:rsidTr="00D0186A">
        <w:tc>
          <w:tcPr>
            <w:tcW w:w="1710" w:type="dxa"/>
          </w:tcPr>
          <w:p w:rsidR="003F6066" w:rsidRPr="005F2700" w:rsidRDefault="003F6066" w:rsidP="00D0186A">
            <w:pPr>
              <w:pStyle w:val="BodyTextIndent"/>
              <w:spacing w:line="240" w:lineRule="auto"/>
              <w:ind w:firstLine="0"/>
              <w:rPr>
                <w:rFonts w:ascii="Calibri" w:hAnsi="Calibri"/>
                <w:b/>
                <w:sz w:val="22"/>
                <w:szCs w:val="22"/>
              </w:rPr>
            </w:pPr>
            <w:r w:rsidRPr="005F2700">
              <w:rPr>
                <w:rFonts w:ascii="Calibri" w:hAnsi="Calibri"/>
                <w:b/>
                <w:sz w:val="22"/>
                <w:szCs w:val="22"/>
              </w:rPr>
              <w:t>Priority</w:t>
            </w:r>
          </w:p>
        </w:tc>
        <w:tc>
          <w:tcPr>
            <w:tcW w:w="7830" w:type="dxa"/>
          </w:tcPr>
          <w:p w:rsidR="003F6066" w:rsidRPr="00DA236D" w:rsidRDefault="00E66607" w:rsidP="00D0186A">
            <w:r>
              <w:rPr>
                <w:rFonts w:cs="Calibri"/>
              </w:rPr>
              <w:t>Conditional</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Description</w:t>
            </w:r>
          </w:p>
        </w:tc>
        <w:tc>
          <w:tcPr>
            <w:tcW w:w="7830" w:type="dxa"/>
          </w:tcPr>
          <w:p w:rsidR="003F6066" w:rsidRPr="00DA236D" w:rsidRDefault="00181D87" w:rsidP="00181D87">
            <w:pPr>
              <w:pStyle w:val="ListParagraph"/>
              <w:spacing w:line="360" w:lineRule="auto"/>
              <w:ind w:left="0"/>
              <w:jc w:val="both"/>
            </w:pPr>
            <w:r>
              <w:t>User</w:t>
            </w:r>
            <w:r w:rsidRPr="00DA236D">
              <w:t xml:space="preserve"> will click on the </w:t>
            </w:r>
            <w:r>
              <w:t>score card</w:t>
            </w:r>
            <w:r w:rsidRPr="00DA236D">
              <w:t xml:space="preserve"> </w:t>
            </w:r>
            <w:r>
              <w:t>link from the mobile view menu options. Application will display the current available grades for 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Data</w:t>
            </w:r>
          </w:p>
        </w:tc>
        <w:tc>
          <w:tcPr>
            <w:tcW w:w="7830" w:type="dxa"/>
          </w:tcPr>
          <w:p w:rsidR="003F6066" w:rsidRPr="00DA236D" w:rsidRDefault="003F6066" w:rsidP="00A078C7">
            <w:pPr>
              <w:pStyle w:val="ListParagraph"/>
              <w:spacing w:line="360" w:lineRule="auto"/>
              <w:ind w:left="0"/>
              <w:jc w:val="both"/>
            </w:pPr>
            <w:r w:rsidRPr="00DA236D">
              <w:t xml:space="preserve">Student </w:t>
            </w:r>
            <w:r w:rsidR="00A078C7">
              <w:t>ID</w:t>
            </w:r>
          </w:p>
        </w:tc>
      </w:tr>
      <w:tr w:rsidR="003F6066" w:rsidRPr="00DA236D" w:rsidTr="00D0186A">
        <w:trPr>
          <w:trHeight w:val="323"/>
        </w:trPr>
        <w:tc>
          <w:tcPr>
            <w:tcW w:w="1710" w:type="dxa"/>
          </w:tcPr>
          <w:p w:rsidR="003F6066" w:rsidRPr="00DA236D" w:rsidRDefault="003F6066" w:rsidP="00D0186A">
            <w:pPr>
              <w:pStyle w:val="ListParagraph"/>
              <w:spacing w:line="360" w:lineRule="auto"/>
              <w:ind w:left="0"/>
              <w:jc w:val="both"/>
              <w:rPr>
                <w:b/>
                <w:bCs/>
              </w:rPr>
            </w:pPr>
            <w:r w:rsidRPr="00DA236D">
              <w:rPr>
                <w:b/>
                <w:bCs/>
              </w:rPr>
              <w:t>Stimulus</w:t>
            </w:r>
          </w:p>
        </w:tc>
        <w:tc>
          <w:tcPr>
            <w:tcW w:w="7830" w:type="dxa"/>
          </w:tcPr>
          <w:p w:rsidR="003F6066" w:rsidRPr="00DA236D" w:rsidRDefault="004843ED" w:rsidP="00A078C7">
            <w:pPr>
              <w:pStyle w:val="ListParagraph"/>
              <w:spacing w:line="360" w:lineRule="auto"/>
              <w:ind w:left="0"/>
              <w:jc w:val="both"/>
            </w:pPr>
            <w:r>
              <w:t xml:space="preserve">Score card command, </w:t>
            </w:r>
            <w:r w:rsidR="003F6066" w:rsidRPr="00DA236D">
              <w:t>Back command</w:t>
            </w:r>
          </w:p>
        </w:tc>
      </w:tr>
      <w:tr w:rsidR="003F6066" w:rsidRPr="00DA236D" w:rsidTr="00D0186A">
        <w:trPr>
          <w:trHeight w:val="260"/>
        </w:trPr>
        <w:tc>
          <w:tcPr>
            <w:tcW w:w="1710" w:type="dxa"/>
          </w:tcPr>
          <w:p w:rsidR="003F6066" w:rsidRPr="00DA236D" w:rsidRDefault="003F6066" w:rsidP="00D0186A">
            <w:pPr>
              <w:pStyle w:val="ListParagraph"/>
              <w:spacing w:line="360" w:lineRule="auto"/>
              <w:ind w:left="0"/>
              <w:rPr>
                <w:b/>
                <w:bCs/>
              </w:rPr>
            </w:pPr>
            <w:r w:rsidRPr="00DA236D">
              <w:rPr>
                <w:b/>
                <w:bCs/>
              </w:rPr>
              <w:t xml:space="preserve">Response </w:t>
            </w:r>
          </w:p>
        </w:tc>
        <w:tc>
          <w:tcPr>
            <w:tcW w:w="7830" w:type="dxa"/>
          </w:tcPr>
          <w:p w:rsidR="003F6066" w:rsidRPr="00DA236D" w:rsidRDefault="00A078C7" w:rsidP="00A078C7">
            <w:pPr>
              <w:pStyle w:val="ListParagraph"/>
              <w:spacing w:line="360" w:lineRule="auto"/>
              <w:ind w:left="0"/>
            </w:pPr>
            <w:r>
              <w:t>Application</w:t>
            </w:r>
            <w:r w:rsidR="003F6066" w:rsidRPr="00DA236D">
              <w:t xml:space="preserve"> displays the </w:t>
            </w:r>
            <w:r>
              <w:t xml:space="preserve">current available </w:t>
            </w:r>
            <w:r w:rsidR="003F6066" w:rsidRPr="00DA236D">
              <w:t>grade</w:t>
            </w:r>
            <w:r>
              <w:t>s</w:t>
            </w:r>
            <w:r w:rsidR="003F6066" w:rsidRPr="00DA236D">
              <w:t xml:space="preserve"> </w:t>
            </w:r>
            <w:r>
              <w:t xml:space="preserve">for </w:t>
            </w:r>
            <w:r w:rsidR="003F6066" w:rsidRPr="00DA236D">
              <w:t>the student.</w:t>
            </w:r>
          </w:p>
        </w:tc>
      </w:tr>
      <w:tr w:rsidR="003F6066" w:rsidRPr="00DA236D" w:rsidTr="00D0186A">
        <w:tc>
          <w:tcPr>
            <w:tcW w:w="1710" w:type="dxa"/>
          </w:tcPr>
          <w:p w:rsidR="003F6066" w:rsidRPr="00DA236D" w:rsidRDefault="003F6066" w:rsidP="00D0186A">
            <w:pPr>
              <w:pStyle w:val="ListParagraph"/>
              <w:spacing w:line="360" w:lineRule="auto"/>
              <w:ind w:left="0"/>
              <w:jc w:val="both"/>
              <w:rPr>
                <w:b/>
                <w:bCs/>
              </w:rPr>
            </w:pPr>
            <w:r w:rsidRPr="00DA236D">
              <w:rPr>
                <w:b/>
                <w:bCs/>
              </w:rPr>
              <w:t>Comments</w:t>
            </w:r>
          </w:p>
        </w:tc>
        <w:tc>
          <w:tcPr>
            <w:tcW w:w="7830" w:type="dxa"/>
          </w:tcPr>
          <w:p w:rsidR="003F6066" w:rsidRPr="00DA236D" w:rsidRDefault="003F6066" w:rsidP="00D0186A">
            <w:pPr>
              <w:pStyle w:val="ListParagraph"/>
              <w:spacing w:line="360" w:lineRule="auto"/>
              <w:ind w:left="0"/>
              <w:jc w:val="both"/>
            </w:pPr>
            <w:r w:rsidRPr="00DA236D">
              <w:t>Parent/Student</w:t>
            </w:r>
          </w:p>
        </w:tc>
      </w:tr>
    </w:tbl>
    <w:p w:rsidR="0064245C" w:rsidRDefault="0064245C" w:rsidP="00627401"/>
    <w:p w:rsidR="00A51524" w:rsidRDefault="00A51524" w:rsidP="00A51524">
      <w:pPr>
        <w:pStyle w:val="Heading1"/>
      </w:pPr>
      <w:bookmarkStart w:id="56" w:name="_Toc347253547"/>
      <w:bookmarkStart w:id="57" w:name="_Toc354848790"/>
      <w:r>
        <w:lastRenderedPageBreak/>
        <w:t>System Architecture Design</w:t>
      </w:r>
      <w:bookmarkEnd w:id="56"/>
      <w:bookmarkEnd w:id="57"/>
    </w:p>
    <w:p w:rsidR="00A51524" w:rsidRDefault="00A51524" w:rsidP="00A51524">
      <w:pPr>
        <w:pStyle w:val="Heading2"/>
        <w:spacing w:line="360" w:lineRule="auto"/>
      </w:pPr>
      <w:bookmarkStart w:id="58" w:name="_Toc347253548"/>
      <w:bookmarkStart w:id="59" w:name="_Toc354848791"/>
      <w:r>
        <w:t>Overview</w:t>
      </w:r>
      <w:bookmarkEnd w:id="58"/>
      <w:bookmarkEnd w:id="59"/>
    </w:p>
    <w:p w:rsidR="00A51524" w:rsidRPr="004F52B4" w:rsidRDefault="00A51524" w:rsidP="00A51524">
      <w:pPr>
        <w:pStyle w:val="ListParagraph"/>
        <w:keepNext/>
        <w:spacing w:after="0" w:line="360" w:lineRule="auto"/>
        <w:ind w:left="0" w:firstLine="720"/>
      </w:pPr>
      <w:r w:rsidRPr="004F52B4">
        <w:t>Student Information System (SIS) is a web based application which will be developed in Java/J2EE technologies and will be hosted in Glassfish application server. As SIS is web based application, it can be accessed through the pre-configured URL (uniform resource locator) from any computers and smartphones over the internet. This web application will follow the well-known industry standard MVC (Model View Controller) arc</w:t>
      </w:r>
      <w:r>
        <w:t xml:space="preserve">hitecture. In addition to that, the </w:t>
      </w:r>
      <w:r w:rsidRPr="004F52B4">
        <w:t>application will be designed based on multi-tiered/multi-layered architecture. The detailed architecture diagram and its sequence diagram are depicted below:</w:t>
      </w:r>
    </w:p>
    <w:p w:rsidR="00A51524" w:rsidRPr="004F52B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20604" w:dyaOrig="11244">
          <v:shape id="_x0000_i1027" type="#_x0000_t75" style="width:468pt;height:255pt" o:ole="">
            <v:imagedata r:id="rId11" o:title=""/>
          </v:shape>
          <o:OLEObject Type="Embed" ProgID="Visio.Drawing.11" ShapeID="_x0000_i1027" DrawAspect="Content" ObjectID="_1428591217" r:id="rId12"/>
        </w:object>
      </w:r>
    </w:p>
    <w:p w:rsidR="00A51524" w:rsidRDefault="00A51524" w:rsidP="00A51524">
      <w:pPr>
        <w:pStyle w:val="ListParagraph"/>
        <w:keepNext/>
        <w:spacing w:after="0" w:line="360" w:lineRule="auto"/>
        <w:ind w:left="0"/>
      </w:pPr>
    </w:p>
    <w:p w:rsidR="00A51524" w:rsidRDefault="00A51524" w:rsidP="00A51524">
      <w:pPr>
        <w:pStyle w:val="ListParagraph"/>
        <w:keepNext/>
        <w:spacing w:after="0" w:line="360" w:lineRule="auto"/>
        <w:ind w:left="0"/>
      </w:pPr>
      <w:r>
        <w:object w:dxaOrig="13618" w:dyaOrig="7875">
          <v:shape id="_x0000_i1028" type="#_x0000_t75" style="width:468pt;height:271.5pt" o:ole="">
            <v:imagedata r:id="rId13" o:title=""/>
          </v:shape>
          <o:OLEObject Type="Embed" ProgID="Visio.Drawing.11" ShapeID="_x0000_i1028" DrawAspect="Content" ObjectID="_1428591218" r:id="rId14"/>
        </w:objec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Client Tier:</w:t>
      </w:r>
    </w:p>
    <w:p w:rsidR="00A51524" w:rsidRPr="004F52B4" w:rsidRDefault="00A51524" w:rsidP="00A51524">
      <w:pPr>
        <w:pStyle w:val="ListParagraph"/>
        <w:keepNext/>
        <w:numPr>
          <w:ilvl w:val="1"/>
          <w:numId w:val="7"/>
        </w:numPr>
        <w:spacing w:after="0" w:line="360" w:lineRule="auto"/>
      </w:pPr>
      <w:r w:rsidRPr="004F52B4">
        <w:t xml:space="preserve">Client tier represents the users of SIS and the different devices that are used by users to connect to it. </w:t>
      </w:r>
    </w:p>
    <w:p w:rsidR="00A51524" w:rsidRPr="004F52B4" w:rsidRDefault="00A51524" w:rsidP="00A51524">
      <w:pPr>
        <w:pStyle w:val="ListParagraph"/>
        <w:keepNext/>
        <w:numPr>
          <w:ilvl w:val="2"/>
          <w:numId w:val="7"/>
        </w:numPr>
        <w:spacing w:after="0" w:line="360" w:lineRule="auto"/>
      </w:pPr>
      <w:r w:rsidRPr="004F52B4">
        <w:t>Users are: Admin Staff, Teacher, Student, Parent and Public User.</w:t>
      </w:r>
    </w:p>
    <w:p w:rsidR="00A51524" w:rsidRPr="004F52B4" w:rsidRDefault="00A51524" w:rsidP="00A51524">
      <w:pPr>
        <w:pStyle w:val="ListParagraph"/>
        <w:keepNext/>
        <w:numPr>
          <w:ilvl w:val="2"/>
          <w:numId w:val="7"/>
        </w:numPr>
        <w:spacing w:after="0" w:line="360" w:lineRule="auto"/>
      </w:pPr>
      <w:r w:rsidRPr="004F52B4">
        <w:t xml:space="preserve">Potential Devices used (not limited to): Laptop, Desktop Computers, Smart phones, Tablets etc… </w:t>
      </w:r>
    </w:p>
    <w:p w:rsidR="00A51524" w:rsidRPr="004F52B4" w:rsidRDefault="00A51524" w:rsidP="00A51524">
      <w:pPr>
        <w:pStyle w:val="ListParagraph"/>
        <w:keepNext/>
        <w:numPr>
          <w:ilvl w:val="1"/>
          <w:numId w:val="7"/>
        </w:numPr>
        <w:spacing w:after="0" w:line="360" w:lineRule="auto"/>
      </w:pPr>
      <w:r w:rsidRPr="004F52B4">
        <w:t xml:space="preserve">Users will access SIS by entering its URL in their browsers. Once URL is entered, browser will send the request to the web server through internet. </w:t>
      </w:r>
    </w:p>
    <w:p w:rsidR="00A51524" w:rsidRPr="004F52B4" w:rsidRDefault="00A51524" w:rsidP="00A51524">
      <w:pPr>
        <w:pStyle w:val="ListParagraph"/>
        <w:keepNext/>
        <w:numPr>
          <w:ilvl w:val="1"/>
          <w:numId w:val="7"/>
        </w:numPr>
        <w:spacing w:after="0" w:line="360" w:lineRule="auto"/>
      </w:pPr>
      <w:r w:rsidRPr="004F52B4">
        <w:t>The components in this tier will be built based on the following technologies:</w:t>
      </w:r>
    </w:p>
    <w:p w:rsidR="00A51524" w:rsidRPr="004F52B4" w:rsidRDefault="00A51524" w:rsidP="00A51524">
      <w:pPr>
        <w:pStyle w:val="ListParagraph"/>
        <w:keepNext/>
        <w:numPr>
          <w:ilvl w:val="2"/>
          <w:numId w:val="7"/>
        </w:numPr>
        <w:spacing w:after="0" w:line="360" w:lineRule="auto"/>
      </w:pPr>
      <w:r w:rsidRPr="004F52B4">
        <w:t>HTTP protocol will be used to send the request and receive the response from the server.</w:t>
      </w:r>
    </w:p>
    <w:p w:rsidR="00A51524" w:rsidRPr="004F52B4" w:rsidRDefault="00A51524" w:rsidP="00A51524">
      <w:pPr>
        <w:pStyle w:val="ListParagraph"/>
        <w:keepNext/>
        <w:numPr>
          <w:ilvl w:val="2"/>
          <w:numId w:val="7"/>
        </w:numPr>
        <w:spacing w:after="0" w:line="360" w:lineRule="auto"/>
      </w:pPr>
      <w:r w:rsidRPr="004F52B4">
        <w:t>Industry standard web browsers will be used to access the application.</w:t>
      </w:r>
    </w:p>
    <w:p w:rsidR="00A51524" w:rsidRPr="004F52B4" w:rsidRDefault="00A51524" w:rsidP="00A51524">
      <w:pPr>
        <w:pStyle w:val="ListParagraph"/>
        <w:keepNext/>
        <w:numPr>
          <w:ilvl w:val="2"/>
          <w:numId w:val="7"/>
        </w:numPr>
        <w:spacing w:after="0" w:line="360" w:lineRule="auto"/>
      </w:pPr>
      <w:r w:rsidRPr="004F52B4">
        <w:t>JavaScript will be used to handle the client side validation.</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Presentation Tier:</w:t>
      </w:r>
    </w:p>
    <w:p w:rsidR="00A51524" w:rsidRPr="004F52B4" w:rsidRDefault="00A51524" w:rsidP="00A51524">
      <w:pPr>
        <w:pStyle w:val="ListParagraph"/>
        <w:keepNext/>
        <w:numPr>
          <w:ilvl w:val="1"/>
          <w:numId w:val="7"/>
        </w:numPr>
        <w:spacing w:after="0" w:line="360" w:lineRule="auto"/>
      </w:pPr>
      <w:r w:rsidRPr="004F52B4">
        <w:t>Presentation tier contains the View architectural components of MVC pattern.</w:t>
      </w:r>
    </w:p>
    <w:p w:rsidR="00A51524" w:rsidRPr="004F52B4" w:rsidRDefault="00A51524" w:rsidP="00A51524">
      <w:pPr>
        <w:pStyle w:val="ListParagraph"/>
        <w:keepNext/>
        <w:numPr>
          <w:ilvl w:val="1"/>
          <w:numId w:val="7"/>
        </w:numPr>
        <w:spacing w:after="0" w:line="360" w:lineRule="auto"/>
      </w:pPr>
      <w:r w:rsidRPr="004F52B4">
        <w:t>The components in this layer are responsible for user interface screen display and its associated logic.</w:t>
      </w:r>
    </w:p>
    <w:p w:rsidR="00A51524" w:rsidRPr="004F52B4" w:rsidRDefault="00A51524" w:rsidP="00A51524">
      <w:pPr>
        <w:pStyle w:val="ListParagraph"/>
        <w:keepNext/>
        <w:numPr>
          <w:ilvl w:val="1"/>
          <w:numId w:val="7"/>
        </w:numPr>
        <w:spacing w:after="0" w:line="360" w:lineRule="auto"/>
      </w:pPr>
      <w:r w:rsidRPr="004F52B4">
        <w:lastRenderedPageBreak/>
        <w:t>Once user completes their data entry and when they click Submit or Hyperlinks, the respective servlet or the methods attached to its managed bean will be invoked.</w:t>
      </w:r>
    </w:p>
    <w:p w:rsidR="00A51524" w:rsidRPr="00D0186A" w:rsidRDefault="00A51524" w:rsidP="00A51524">
      <w:pPr>
        <w:pStyle w:val="ListParagraph"/>
        <w:keepNext/>
        <w:numPr>
          <w:ilvl w:val="1"/>
          <w:numId w:val="7"/>
        </w:numPr>
        <w:spacing w:after="0" w:line="360" w:lineRule="auto"/>
      </w:pPr>
      <w:r w:rsidRPr="00D0186A">
        <w:t xml:space="preserve">Apache web server </w:t>
      </w:r>
      <w:r w:rsidR="00D0186A" w:rsidRPr="00D0186A">
        <w:t xml:space="preserve">will run separately and </w:t>
      </w:r>
      <w:r w:rsidRPr="00D0186A">
        <w:t>handle</w:t>
      </w:r>
      <w:r w:rsidR="00D0186A" w:rsidRPr="00D0186A">
        <w:t>s all</w:t>
      </w:r>
      <w:r w:rsidRPr="00D0186A">
        <w:t xml:space="preserve"> web related requests such as session time out, http request and response handling etc.</w:t>
      </w:r>
      <w:r w:rsidR="00D0186A" w:rsidRPr="00D0186A">
        <w:t xml:space="preserve"> Apace web server will route the calls to Glass fish application server.</w:t>
      </w:r>
    </w:p>
    <w:p w:rsidR="00A51524" w:rsidRPr="003900A7" w:rsidRDefault="00A51524" w:rsidP="00A51524">
      <w:pPr>
        <w:pStyle w:val="ListParagraph"/>
        <w:keepNext/>
        <w:numPr>
          <w:ilvl w:val="1"/>
          <w:numId w:val="7"/>
        </w:numPr>
        <w:spacing w:after="0" w:line="360" w:lineRule="auto"/>
      </w:pPr>
      <w:r w:rsidRPr="003900A7">
        <w:t xml:space="preserve">As this application receives the request from both standard web browsers and mobile web browsers, for better usability and readability experiences a user agent detector component will be developed. User agent detector will identify the user-agent of the requestor’s device (using HTTP request’s </w:t>
      </w:r>
      <w:r w:rsidRPr="003900A7">
        <w:rPr>
          <w:i/>
        </w:rPr>
        <w:t>user-agent</w:t>
      </w:r>
      <w:r w:rsidRPr="003900A7">
        <w:t xml:space="preserve"> header attribute) and it redirects the requests to the appropriate web pages. For instance if the request is received from standard web browsers then it will redirect the request to standard web pages otherwise it will redirect the request to mobile web pages.</w:t>
      </w:r>
    </w:p>
    <w:p w:rsidR="00A51524" w:rsidRPr="003900A7" w:rsidRDefault="00A51524" w:rsidP="00A51524">
      <w:pPr>
        <w:pStyle w:val="ListParagraph"/>
        <w:keepNext/>
        <w:numPr>
          <w:ilvl w:val="2"/>
          <w:numId w:val="7"/>
        </w:numPr>
        <w:spacing w:after="0" w:line="360" w:lineRule="auto"/>
        <w:rPr>
          <w:b/>
        </w:rPr>
      </w:pPr>
      <w:r w:rsidRPr="003900A7">
        <w:rPr>
          <w:b/>
        </w:rPr>
        <w:t>Standard Web View Components/Pages:</w:t>
      </w:r>
    </w:p>
    <w:p w:rsidR="00A51524" w:rsidRPr="004F52B4" w:rsidRDefault="00A51524" w:rsidP="00A51524">
      <w:pPr>
        <w:pStyle w:val="ListParagraph"/>
        <w:keepNext/>
        <w:numPr>
          <w:ilvl w:val="3"/>
          <w:numId w:val="7"/>
        </w:numPr>
        <w:spacing w:after="0" w:line="360" w:lineRule="auto"/>
      </w:pPr>
      <w:r w:rsidRPr="003900A7">
        <w:t>Standard web view components will be built based on the following</w:t>
      </w:r>
      <w:r w:rsidRPr="004F52B4">
        <w:t xml:space="preserve"> technologies based on its suitable functional and technical needs:</w:t>
      </w:r>
    </w:p>
    <w:p w:rsidR="00A51524" w:rsidRPr="004F52B4" w:rsidRDefault="00A51524" w:rsidP="00A51524">
      <w:pPr>
        <w:pStyle w:val="ListParagraph"/>
        <w:keepNext/>
        <w:numPr>
          <w:ilvl w:val="4"/>
          <w:numId w:val="7"/>
        </w:numPr>
        <w:spacing w:after="0" w:line="360" w:lineRule="auto"/>
      </w:pPr>
      <w:r w:rsidRPr="004F52B4">
        <w:t>HTML will be used to display the static pages.</w:t>
      </w:r>
    </w:p>
    <w:p w:rsidR="00A51524" w:rsidRPr="004F52B4" w:rsidRDefault="00A51524" w:rsidP="00A51524">
      <w:pPr>
        <w:pStyle w:val="ListParagraph"/>
        <w:keepNext/>
        <w:numPr>
          <w:ilvl w:val="4"/>
          <w:numId w:val="7"/>
        </w:numPr>
        <w:spacing w:after="0" w:line="360" w:lineRule="auto"/>
      </w:pPr>
      <w:r w:rsidRPr="004F52B4">
        <w:t>JavaScript will be used to perform basic client level validation to avoid unnecessary server hits.</w:t>
      </w:r>
    </w:p>
    <w:p w:rsidR="00A51524" w:rsidRPr="004F52B4" w:rsidRDefault="00A51524" w:rsidP="00A51524">
      <w:pPr>
        <w:pStyle w:val="ListParagraph"/>
        <w:keepNext/>
        <w:numPr>
          <w:ilvl w:val="4"/>
          <w:numId w:val="7"/>
        </w:numPr>
        <w:spacing w:after="0" w:line="360" w:lineRule="auto"/>
      </w:pPr>
      <w:r w:rsidRPr="004F52B4">
        <w:t>Style sheets will be used to define the consistent screen layouts, fonts, colors headers and menus across all screens of the application.</w:t>
      </w:r>
    </w:p>
    <w:p w:rsidR="00A51524" w:rsidRPr="004F52B4" w:rsidRDefault="00A51524" w:rsidP="00A51524">
      <w:pPr>
        <w:pStyle w:val="ListParagraph"/>
        <w:keepNext/>
        <w:numPr>
          <w:ilvl w:val="4"/>
          <w:numId w:val="7"/>
        </w:numPr>
        <w:spacing w:after="0" w:line="360" w:lineRule="auto"/>
      </w:pPr>
      <w:r w:rsidRPr="004F52B4">
        <w:t xml:space="preserve">Java server pages (JSP) will be used to display and handle the dynamic content of the pages. </w:t>
      </w:r>
    </w:p>
    <w:p w:rsidR="00A51524" w:rsidRPr="004F52B4" w:rsidRDefault="00A51524" w:rsidP="00A51524">
      <w:pPr>
        <w:pStyle w:val="ListParagraph"/>
        <w:keepNext/>
        <w:numPr>
          <w:ilvl w:val="4"/>
          <w:numId w:val="7"/>
        </w:numPr>
        <w:spacing w:after="0" w:line="360" w:lineRule="auto"/>
      </w:pPr>
      <w:r w:rsidRPr="004F52B4">
        <w:t xml:space="preserve">In JSP pages, custom tag libraries and JSTL (Java server tag libraries) will be used to handle the reusable display widgets and its data contents. </w:t>
      </w:r>
    </w:p>
    <w:p w:rsidR="00A51524" w:rsidRPr="004F52B4" w:rsidRDefault="00A51524" w:rsidP="00A51524">
      <w:pPr>
        <w:pStyle w:val="ListParagraph"/>
        <w:keepNext/>
        <w:numPr>
          <w:ilvl w:val="4"/>
          <w:numId w:val="7"/>
        </w:numPr>
        <w:spacing w:after="0" w:line="360" w:lineRule="auto"/>
      </w:pPr>
      <w:r w:rsidRPr="004F52B4">
        <w:t>Java Server Faces (JSF) will be used to display and handle the dynamic content based to achieve event driven similar experience.</w:t>
      </w:r>
    </w:p>
    <w:p w:rsidR="00A51524" w:rsidRDefault="00A51524" w:rsidP="00A51524">
      <w:pPr>
        <w:pStyle w:val="ListParagraph"/>
        <w:keepNext/>
        <w:numPr>
          <w:ilvl w:val="4"/>
          <w:numId w:val="7"/>
        </w:numPr>
        <w:spacing w:after="0" w:line="360" w:lineRule="auto"/>
      </w:pPr>
      <w:r w:rsidRPr="004F52B4">
        <w:t>AJAX will be used to perform server side validation and pre-population of certain widgets based on the selection of the value in its previous widgets without refreshing entire web page.</w:t>
      </w:r>
    </w:p>
    <w:p w:rsidR="00A51524" w:rsidRPr="00B52C8F" w:rsidRDefault="00A51524" w:rsidP="00A51524">
      <w:pPr>
        <w:pStyle w:val="ListParagraph"/>
        <w:keepNext/>
        <w:numPr>
          <w:ilvl w:val="2"/>
          <w:numId w:val="7"/>
        </w:numPr>
        <w:spacing w:after="0" w:line="360" w:lineRule="auto"/>
        <w:rPr>
          <w:b/>
        </w:rPr>
      </w:pPr>
      <w:r w:rsidRPr="00B52C8F">
        <w:rPr>
          <w:b/>
        </w:rPr>
        <w:t>Mobile Web View Components/pages:</w:t>
      </w:r>
    </w:p>
    <w:p w:rsidR="00A51524" w:rsidRPr="00B52C8F" w:rsidRDefault="00A51524" w:rsidP="00A51524">
      <w:pPr>
        <w:pStyle w:val="ListParagraph"/>
        <w:keepNext/>
        <w:numPr>
          <w:ilvl w:val="3"/>
          <w:numId w:val="7"/>
        </w:numPr>
        <w:spacing w:after="0" w:line="360" w:lineRule="auto"/>
      </w:pPr>
      <w:r w:rsidRPr="00B52C8F">
        <w:lastRenderedPageBreak/>
        <w:t>Mobile web view components will be built based on the following technologies</w:t>
      </w:r>
      <w:r w:rsidR="00B52C8F">
        <w:t>:</w:t>
      </w:r>
    </w:p>
    <w:p w:rsidR="00A51524" w:rsidRPr="00B52C8F" w:rsidRDefault="00A51524" w:rsidP="00A51524">
      <w:pPr>
        <w:pStyle w:val="ListParagraph"/>
        <w:keepNext/>
        <w:numPr>
          <w:ilvl w:val="4"/>
          <w:numId w:val="7"/>
        </w:numPr>
        <w:spacing w:after="0" w:line="360" w:lineRule="auto"/>
      </w:pPr>
      <w:r w:rsidRPr="00B52C8F">
        <w:t>HTML will be used to display the static pages.</w:t>
      </w:r>
    </w:p>
    <w:p w:rsidR="00A51524" w:rsidRPr="00B52C8F" w:rsidRDefault="00A51524" w:rsidP="00A51524">
      <w:pPr>
        <w:pStyle w:val="ListParagraph"/>
        <w:keepNext/>
        <w:numPr>
          <w:ilvl w:val="4"/>
          <w:numId w:val="7"/>
        </w:numPr>
        <w:spacing w:after="0" w:line="360" w:lineRule="auto"/>
      </w:pPr>
      <w:r w:rsidRPr="00B52C8F">
        <w:t>JavaScript will be used to perform basic client level validation to avoid unnecessary server hits.</w:t>
      </w:r>
    </w:p>
    <w:p w:rsidR="00A51524" w:rsidRPr="00B52C8F" w:rsidRDefault="00A51524" w:rsidP="00A51524">
      <w:pPr>
        <w:pStyle w:val="ListParagraph"/>
        <w:keepNext/>
        <w:numPr>
          <w:ilvl w:val="4"/>
          <w:numId w:val="7"/>
        </w:numPr>
        <w:spacing w:after="0" w:line="360" w:lineRule="auto"/>
      </w:pPr>
      <w:r w:rsidRPr="00B52C8F">
        <w:t xml:space="preserve">Java server pages (JSP) will be used to display and handle the dynamic content of the pages. </w:t>
      </w:r>
    </w:p>
    <w:p w:rsidR="00A51524" w:rsidRPr="00B52C8F" w:rsidRDefault="00B52C8F" w:rsidP="00A51524">
      <w:pPr>
        <w:pStyle w:val="ListParagraph"/>
        <w:keepNext/>
        <w:numPr>
          <w:ilvl w:val="4"/>
          <w:numId w:val="7"/>
        </w:numPr>
        <w:spacing w:after="0" w:line="360" w:lineRule="auto"/>
      </w:pPr>
      <w:proofErr w:type="spellStart"/>
      <w:proofErr w:type="gramStart"/>
      <w:r>
        <w:t>j</w:t>
      </w:r>
      <w:r w:rsidR="00A51524" w:rsidRPr="00B52C8F">
        <w:t>Query</w:t>
      </w:r>
      <w:proofErr w:type="spellEnd"/>
      <w:proofErr w:type="gramEnd"/>
      <w:r w:rsidR="00A51524" w:rsidRPr="00B52C8F">
        <w:t xml:space="preserve"> framework and its associ</w:t>
      </w:r>
      <w:r>
        <w:t>ated style sheets will be used to design</w:t>
      </w:r>
      <w:r w:rsidR="00A51524" w:rsidRPr="00B52C8F">
        <w:t xml:space="preserve"> mobile web pages.</w:t>
      </w:r>
    </w:p>
    <w:p w:rsidR="00A51524" w:rsidRPr="00B52C8F" w:rsidRDefault="00A51524" w:rsidP="00A51524">
      <w:pPr>
        <w:pStyle w:val="ListParagraph"/>
        <w:keepNext/>
        <w:numPr>
          <w:ilvl w:val="4"/>
          <w:numId w:val="7"/>
        </w:numPr>
        <w:spacing w:after="0" w:line="360" w:lineRule="auto"/>
      </w:pPr>
      <w:r w:rsidRPr="00B52C8F">
        <w:t>Firefox and its user-agent plug-in will be used to perform mobile web pages testing to identify different user agents.</w:t>
      </w:r>
    </w:p>
    <w:p w:rsidR="00A51524" w:rsidRPr="00B52C8F" w:rsidRDefault="00A51524" w:rsidP="00A51524">
      <w:pPr>
        <w:pStyle w:val="ListParagraph"/>
        <w:keepNext/>
        <w:numPr>
          <w:ilvl w:val="4"/>
          <w:numId w:val="7"/>
        </w:numPr>
        <w:spacing w:after="0" w:line="360" w:lineRule="auto"/>
      </w:pPr>
      <w:proofErr w:type="gramStart"/>
      <w:r w:rsidRPr="00B52C8F">
        <w:t>iBBDemo2</w:t>
      </w:r>
      <w:proofErr w:type="gramEnd"/>
      <w:r w:rsidRPr="00B52C8F">
        <w:t xml:space="preserve"> tool will be used to test the mobile web pages from the desktop to simulate how they would function on </w:t>
      </w:r>
      <w:r w:rsidRPr="00B52C8F">
        <w:rPr>
          <w:rStyle w:val="apple-style-span"/>
          <w:rFonts w:ascii="Arial" w:hAnsi="Arial" w:cs="Arial"/>
          <w:color w:val="000000"/>
          <w:sz w:val="20"/>
          <w:szCs w:val="20"/>
        </w:rPr>
        <w:t>iPhone devices.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Business Objects Tier</w:t>
      </w:r>
    </w:p>
    <w:p w:rsidR="00A51524" w:rsidRPr="004F52B4" w:rsidRDefault="00A51524" w:rsidP="00A51524">
      <w:pPr>
        <w:pStyle w:val="ListParagraph"/>
        <w:keepNext/>
        <w:numPr>
          <w:ilvl w:val="1"/>
          <w:numId w:val="7"/>
        </w:numPr>
        <w:spacing w:after="0" w:line="360" w:lineRule="auto"/>
      </w:pPr>
      <w:r w:rsidRPr="004F52B4">
        <w:t>Business object tier contains the Model and Controller architectural components of MVC pattern.</w:t>
      </w:r>
    </w:p>
    <w:p w:rsidR="00A51524" w:rsidRPr="004F52B4" w:rsidRDefault="00A51524" w:rsidP="00A51524">
      <w:pPr>
        <w:pStyle w:val="ListParagraph"/>
        <w:keepNext/>
        <w:numPr>
          <w:ilvl w:val="1"/>
          <w:numId w:val="7"/>
        </w:numPr>
        <w:spacing w:after="0" w:line="360" w:lineRule="auto"/>
      </w:pPr>
      <w:r w:rsidRPr="004F52B4">
        <w:t xml:space="preserve">Controller components are responsible handling the request from JSP and JSF pages. Once it receives the request from the pages, based on the parameters submitted these components will control the flow of application by invoking the respective model components. </w:t>
      </w:r>
    </w:p>
    <w:p w:rsidR="00A51524" w:rsidRPr="004F52B4" w:rsidRDefault="00A51524" w:rsidP="00A51524">
      <w:pPr>
        <w:pStyle w:val="ListParagraph"/>
        <w:keepNext/>
        <w:numPr>
          <w:ilvl w:val="1"/>
          <w:numId w:val="7"/>
        </w:numPr>
        <w:spacing w:after="0" w:line="360" w:lineRule="auto"/>
      </w:pPr>
      <w:r w:rsidRPr="004F52B4">
        <w:t>Controller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Servlet will be used to control the get and post method request from the pages. </w:t>
      </w:r>
    </w:p>
    <w:p w:rsidR="00A51524" w:rsidRDefault="00A51524" w:rsidP="00A51524">
      <w:pPr>
        <w:pStyle w:val="ListParagraph"/>
        <w:keepNext/>
        <w:numPr>
          <w:ilvl w:val="2"/>
          <w:numId w:val="7"/>
        </w:numPr>
        <w:spacing w:after="0" w:line="360" w:lineRule="auto"/>
      </w:pPr>
      <w:r w:rsidRPr="004F52B4">
        <w:t>Managed Bean will be used to control the request from JSF pages.</w:t>
      </w:r>
    </w:p>
    <w:p w:rsidR="00A51524" w:rsidRPr="00B52C8F" w:rsidRDefault="00A51524" w:rsidP="00A51524">
      <w:pPr>
        <w:pStyle w:val="ListParagraph"/>
        <w:keepNext/>
        <w:numPr>
          <w:ilvl w:val="1"/>
          <w:numId w:val="7"/>
        </w:numPr>
        <w:spacing w:after="0" w:line="360" w:lineRule="auto"/>
      </w:pPr>
      <w:r w:rsidRPr="00B52C8F">
        <w:t>The creation of java beans reside in business objects tier. Controller components will interact with database while performing database operations (create, read, update and delete) through java beans using Java Persistence API. During this process, Entity</w:t>
      </w:r>
      <w:r w:rsidR="00B52C8F">
        <w:t xml:space="preserve"> </w:t>
      </w:r>
      <w:r w:rsidRPr="00B52C8F">
        <w:t>Manager</w:t>
      </w:r>
      <w:r w:rsidR="00B52C8F">
        <w:t xml:space="preserve"> </w:t>
      </w:r>
      <w:r w:rsidRPr="00B52C8F">
        <w:t>Factory, Persistence</w:t>
      </w:r>
      <w:r w:rsidR="00B52C8F">
        <w:t xml:space="preserve"> </w:t>
      </w:r>
      <w:r w:rsidRPr="00B52C8F">
        <w:t>Unit and User</w:t>
      </w:r>
      <w:r w:rsidR="00B52C8F">
        <w:t xml:space="preserve"> </w:t>
      </w:r>
      <w:r w:rsidRPr="00B52C8F">
        <w:t>Transaction classes will be used to perform database operations.</w:t>
      </w:r>
    </w:p>
    <w:p w:rsidR="00A51524" w:rsidRPr="004F52B4" w:rsidRDefault="00A51524" w:rsidP="00A51524">
      <w:pPr>
        <w:pStyle w:val="ListParagraph"/>
        <w:keepNext/>
        <w:numPr>
          <w:ilvl w:val="1"/>
          <w:numId w:val="7"/>
        </w:numPr>
        <w:spacing w:after="0" w:line="360" w:lineRule="auto"/>
      </w:pPr>
      <w:r w:rsidRPr="004F52B4">
        <w:t>Model components are responsible handling the request from Servlets and Managed beans. Model components represent the real time physical entities such as School, Student, Teacher and logic business entities such as Enrollment, etc…In addition to that model components also contain any specific rules that are associated to its business process workflow.</w:t>
      </w:r>
    </w:p>
    <w:p w:rsidR="00A51524" w:rsidRPr="004F52B4" w:rsidRDefault="00A51524" w:rsidP="00A51524">
      <w:pPr>
        <w:pStyle w:val="ListParagraph"/>
        <w:keepNext/>
        <w:numPr>
          <w:ilvl w:val="1"/>
          <w:numId w:val="7"/>
        </w:numPr>
        <w:spacing w:after="0" w:line="360" w:lineRule="auto"/>
      </w:pPr>
      <w:r w:rsidRPr="004F52B4">
        <w:lastRenderedPageBreak/>
        <w:t>Model components will be built based on the following technologies:</w:t>
      </w:r>
    </w:p>
    <w:p w:rsidR="00A51524" w:rsidRPr="004F52B4" w:rsidRDefault="00A51524" w:rsidP="00A51524">
      <w:pPr>
        <w:pStyle w:val="ListParagraph"/>
        <w:keepNext/>
        <w:numPr>
          <w:ilvl w:val="2"/>
          <w:numId w:val="7"/>
        </w:numPr>
        <w:spacing w:after="0" w:line="360" w:lineRule="auto"/>
      </w:pPr>
      <w:r w:rsidRPr="004F52B4">
        <w:t xml:space="preserve">Managed Entity Bean </w:t>
      </w:r>
      <w:r w:rsidRPr="002955EC">
        <w:t>– This java object</w:t>
      </w:r>
      <w:r w:rsidRPr="004F52B4">
        <w:t xml:space="preserve"> represents the characteristics of real life physical objects with its appropriate getter and setter method to access those characteristics. </w:t>
      </w:r>
    </w:p>
    <w:p w:rsidR="00A51524" w:rsidRDefault="00A51524" w:rsidP="00A51524">
      <w:pPr>
        <w:pStyle w:val="ListParagraph"/>
        <w:keepNext/>
        <w:numPr>
          <w:ilvl w:val="2"/>
          <w:numId w:val="7"/>
        </w:numPr>
        <w:spacing w:after="0" w:line="360" w:lineRule="auto"/>
      </w:pPr>
      <w:r w:rsidRPr="004F52B4">
        <w:t>The respective Annotations will be used to map the managed bean to the physical database table.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Integration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Integration tier contains the components and framework that are used to connect the information tier in SIS application. </w:t>
      </w:r>
    </w:p>
    <w:p w:rsidR="00A51524" w:rsidRPr="004F52B4" w:rsidRDefault="00A51524" w:rsidP="00A51524">
      <w:pPr>
        <w:pStyle w:val="ListParagraph"/>
        <w:keepNext/>
        <w:numPr>
          <w:ilvl w:val="1"/>
          <w:numId w:val="7"/>
        </w:numPr>
        <w:spacing w:after="0" w:line="360" w:lineRule="auto"/>
      </w:pPr>
      <w:r w:rsidRPr="004F52B4">
        <w:t>Integration tier components will be built based on the following technologies:</w:t>
      </w:r>
    </w:p>
    <w:p w:rsidR="00A51524" w:rsidRPr="004F52B4" w:rsidRDefault="00A51524" w:rsidP="00A51524">
      <w:pPr>
        <w:pStyle w:val="ListParagraph"/>
        <w:keepNext/>
        <w:numPr>
          <w:ilvl w:val="2"/>
          <w:numId w:val="7"/>
        </w:numPr>
        <w:tabs>
          <w:tab w:val="left" w:pos="0"/>
        </w:tabs>
        <w:spacing w:after="0" w:line="360" w:lineRule="auto"/>
      </w:pPr>
      <w:r w:rsidRPr="004F52B4">
        <w:t>Java Persistence API framework will be used to map and populate the Student data model into java object models.</w:t>
      </w:r>
    </w:p>
    <w:p w:rsidR="00A51524" w:rsidRPr="004F52B4" w:rsidRDefault="00A51524" w:rsidP="00A51524">
      <w:pPr>
        <w:pStyle w:val="ListParagraph"/>
        <w:keepNext/>
        <w:numPr>
          <w:ilvl w:val="2"/>
          <w:numId w:val="7"/>
        </w:numPr>
        <w:tabs>
          <w:tab w:val="left" w:pos="0"/>
        </w:tabs>
        <w:spacing w:after="0" w:line="360" w:lineRule="auto"/>
      </w:pPr>
      <w:r w:rsidRPr="004F52B4">
        <w:t>Entity Manager and User transactions objects will be used to handle user transactions.</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Information Tier</w:t>
      </w:r>
    </w:p>
    <w:p w:rsidR="00A51524" w:rsidRPr="004F52B4" w:rsidRDefault="00A51524" w:rsidP="00A51524">
      <w:pPr>
        <w:pStyle w:val="ListParagraph"/>
        <w:keepNext/>
        <w:numPr>
          <w:ilvl w:val="1"/>
          <w:numId w:val="7"/>
        </w:numPr>
        <w:tabs>
          <w:tab w:val="left" w:pos="0"/>
        </w:tabs>
        <w:spacing w:after="0" w:line="360" w:lineRule="auto"/>
      </w:pPr>
      <w:r w:rsidRPr="004F52B4">
        <w:t xml:space="preserve">Information tier contains the database components that are used in SIS application. </w:t>
      </w:r>
    </w:p>
    <w:p w:rsidR="00A51524" w:rsidRPr="004F52B4" w:rsidRDefault="00A51524" w:rsidP="00A51524">
      <w:pPr>
        <w:pStyle w:val="ListParagraph"/>
        <w:keepNext/>
        <w:numPr>
          <w:ilvl w:val="1"/>
          <w:numId w:val="7"/>
        </w:numPr>
        <w:tabs>
          <w:tab w:val="left" w:pos="0"/>
        </w:tabs>
        <w:spacing w:after="0" w:line="360" w:lineRule="auto"/>
      </w:pPr>
      <w:r w:rsidRPr="004F52B4">
        <w:t xml:space="preserve">Student database will be used to maintain the business data and audit data needed to meet SIS application’s business requirements. </w:t>
      </w:r>
    </w:p>
    <w:p w:rsidR="00A51524" w:rsidRPr="004F52B4" w:rsidRDefault="00A51524" w:rsidP="00A51524">
      <w:pPr>
        <w:pStyle w:val="ListParagraph"/>
        <w:keepNext/>
        <w:numPr>
          <w:ilvl w:val="1"/>
          <w:numId w:val="7"/>
        </w:numPr>
        <w:tabs>
          <w:tab w:val="left" w:pos="0"/>
        </w:tabs>
        <w:spacing w:after="0" w:line="360" w:lineRule="auto"/>
      </w:pPr>
      <w:r w:rsidRPr="004F52B4">
        <w:t xml:space="preserve">In addition to that the </w:t>
      </w:r>
      <w:proofErr w:type="gramStart"/>
      <w:r w:rsidRPr="004F52B4">
        <w:t>meta</w:t>
      </w:r>
      <w:proofErr w:type="gramEnd"/>
      <w:r w:rsidRPr="004F52B4">
        <w:t xml:space="preserve"> data and configuration data needed for SIS application will be maintained in the database tables.</w:t>
      </w:r>
    </w:p>
    <w:p w:rsidR="00A51524" w:rsidRPr="004F52B4" w:rsidRDefault="00A51524" w:rsidP="00A51524">
      <w:pPr>
        <w:pStyle w:val="ListParagraph"/>
        <w:keepNext/>
        <w:numPr>
          <w:ilvl w:val="1"/>
          <w:numId w:val="7"/>
        </w:numPr>
        <w:tabs>
          <w:tab w:val="left" w:pos="0"/>
        </w:tabs>
        <w:spacing w:after="0" w:line="360" w:lineRule="auto"/>
      </w:pPr>
      <w:r w:rsidRPr="004F52B4">
        <w:t>The student database will contain various tables such as:</w:t>
      </w:r>
    </w:p>
    <w:p w:rsidR="00A51524" w:rsidRPr="004F52B4" w:rsidRDefault="00A51524" w:rsidP="00A51524">
      <w:pPr>
        <w:pStyle w:val="ListParagraph"/>
        <w:keepNext/>
        <w:numPr>
          <w:ilvl w:val="1"/>
          <w:numId w:val="7"/>
        </w:numPr>
        <w:tabs>
          <w:tab w:val="left" w:pos="0"/>
        </w:tabs>
        <w:spacing w:after="0" w:line="360" w:lineRule="auto"/>
      </w:pPr>
      <w:r w:rsidRPr="004F52B4">
        <w:t>Derby database will be used to build the Student database.</w:t>
      </w:r>
    </w:p>
    <w:p w:rsidR="00A51524" w:rsidRPr="004F52B4" w:rsidRDefault="00A51524" w:rsidP="00A51524">
      <w:pPr>
        <w:pStyle w:val="ListParagraph"/>
        <w:keepNext/>
        <w:numPr>
          <w:ilvl w:val="0"/>
          <w:numId w:val="7"/>
        </w:numPr>
        <w:tabs>
          <w:tab w:val="left" w:pos="0"/>
        </w:tabs>
        <w:spacing w:after="0" w:line="360" w:lineRule="auto"/>
        <w:rPr>
          <w:b/>
          <w:u w:val="single"/>
        </w:rPr>
      </w:pPr>
      <w:r w:rsidRPr="004F52B4">
        <w:rPr>
          <w:b/>
          <w:u w:val="single"/>
        </w:rPr>
        <w:t>Distribution Tier</w:t>
      </w:r>
    </w:p>
    <w:p w:rsidR="00A51524" w:rsidRPr="004F52B4" w:rsidRDefault="00A51524" w:rsidP="00A51524">
      <w:pPr>
        <w:pStyle w:val="ListParagraph"/>
        <w:keepNext/>
        <w:numPr>
          <w:ilvl w:val="1"/>
          <w:numId w:val="7"/>
        </w:numPr>
        <w:tabs>
          <w:tab w:val="left" w:pos="0"/>
        </w:tabs>
        <w:spacing w:after="0" w:line="360" w:lineRule="auto"/>
      </w:pPr>
      <w:r w:rsidRPr="004F52B4">
        <w:t>Distribution tier contains the set of reusable components that are used in SIS application across various tiers. The list of reusable components include:</w:t>
      </w:r>
    </w:p>
    <w:p w:rsidR="00A51524" w:rsidRPr="004F52B4" w:rsidRDefault="00A51524" w:rsidP="00A51524">
      <w:pPr>
        <w:pStyle w:val="ListParagraph"/>
        <w:keepNext/>
        <w:numPr>
          <w:ilvl w:val="2"/>
          <w:numId w:val="7"/>
        </w:numPr>
        <w:tabs>
          <w:tab w:val="left" w:pos="0"/>
        </w:tabs>
        <w:spacing w:after="0" w:line="360" w:lineRule="auto"/>
      </w:pPr>
      <w:r w:rsidRPr="004F52B4">
        <w:t>File Handler components</w:t>
      </w:r>
    </w:p>
    <w:p w:rsidR="00A51524" w:rsidRPr="004F52B4" w:rsidRDefault="00A51524" w:rsidP="00A51524">
      <w:pPr>
        <w:pStyle w:val="ListParagraph"/>
        <w:keepNext/>
        <w:numPr>
          <w:ilvl w:val="2"/>
          <w:numId w:val="7"/>
        </w:numPr>
        <w:tabs>
          <w:tab w:val="left" w:pos="0"/>
        </w:tabs>
        <w:spacing w:after="0" w:line="360" w:lineRule="auto"/>
      </w:pPr>
      <w:r w:rsidRPr="004F52B4">
        <w:t>Message board handler components</w:t>
      </w:r>
    </w:p>
    <w:p w:rsidR="00A51524" w:rsidRPr="004F52B4" w:rsidRDefault="00A51524" w:rsidP="00A51524">
      <w:pPr>
        <w:pStyle w:val="ListParagraph"/>
        <w:keepNext/>
        <w:numPr>
          <w:ilvl w:val="2"/>
          <w:numId w:val="7"/>
        </w:numPr>
        <w:tabs>
          <w:tab w:val="left" w:pos="0"/>
        </w:tabs>
        <w:spacing w:after="0" w:line="360" w:lineRule="auto"/>
      </w:pPr>
      <w:r w:rsidRPr="004F52B4">
        <w:t>Validation Utility components</w:t>
      </w:r>
    </w:p>
    <w:p w:rsidR="00A51524" w:rsidRPr="00200049" w:rsidRDefault="00A51524" w:rsidP="00A51524">
      <w:pPr>
        <w:pStyle w:val="Heading2"/>
        <w:spacing w:line="360" w:lineRule="auto"/>
      </w:pPr>
      <w:bookmarkStart w:id="60" w:name="_Toc347253549"/>
      <w:bookmarkStart w:id="61" w:name="_Toc354848792"/>
      <w:r w:rsidRPr="00200049">
        <w:t>System Architecture Design – Non-functional characteristics</w:t>
      </w:r>
      <w:bookmarkEnd w:id="60"/>
      <w:bookmarkEnd w:id="61"/>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Scalability:</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lastRenderedPageBreak/>
        <w:t xml:space="preserve">Due to the layered architecture, components in each layer are loosely coupled. With this architecture, the application can be scaled (both vertically and horizontally) with minimal configuration without modifying the application’s code.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Performance:</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All the screens will be rendered within 2-3 seconds.</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Manageability:</w:t>
      </w:r>
    </w:p>
    <w:p w:rsidR="00A51524" w:rsidRPr="004F52B4" w:rsidRDefault="00A51524" w:rsidP="00A51524">
      <w:pPr>
        <w:pStyle w:val="ListParagraph"/>
        <w:keepNext/>
        <w:numPr>
          <w:ilvl w:val="1"/>
          <w:numId w:val="7"/>
        </w:numPr>
        <w:tabs>
          <w:tab w:val="left" w:pos="0"/>
        </w:tabs>
        <w:spacing w:after="0" w:line="360" w:lineRule="auto"/>
        <w:rPr>
          <w:sz w:val="24"/>
          <w:szCs w:val="24"/>
        </w:rPr>
      </w:pPr>
      <w:r w:rsidRPr="004F52B4">
        <w:rPr>
          <w:sz w:val="24"/>
          <w:szCs w:val="24"/>
        </w:rPr>
        <w:t>Application will be designed and developed based on the industry standard J2EE design patterns and coding guidelines.</w:t>
      </w:r>
    </w:p>
    <w:p w:rsidR="00A51524" w:rsidRPr="004F52B4" w:rsidRDefault="00A51524" w:rsidP="00A51524">
      <w:pPr>
        <w:pStyle w:val="ListParagraph"/>
        <w:keepNext/>
        <w:numPr>
          <w:ilvl w:val="1"/>
          <w:numId w:val="7"/>
        </w:numPr>
        <w:spacing w:after="0" w:line="360" w:lineRule="auto"/>
        <w:rPr>
          <w:sz w:val="24"/>
          <w:szCs w:val="24"/>
        </w:rPr>
      </w:pPr>
      <w:r w:rsidRPr="004F52B4">
        <w:rPr>
          <w:sz w:val="24"/>
          <w:szCs w:val="24"/>
        </w:rPr>
        <w:t xml:space="preserve">Configuration and Meta data information of SIS application will be stored in database tables. Due to this, application will be configured and maintained easily through these configuration tables without any code changes.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Usability:</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Consistent style sheets will be used for better usability experiences.</w:t>
      </w:r>
    </w:p>
    <w:p w:rsidR="00A51524" w:rsidRPr="004F52B4" w:rsidRDefault="00A51524" w:rsidP="00A51524">
      <w:pPr>
        <w:pStyle w:val="ListParagraph"/>
        <w:keepNext/>
        <w:numPr>
          <w:ilvl w:val="1"/>
          <w:numId w:val="7"/>
        </w:numPr>
        <w:tabs>
          <w:tab w:val="left" w:pos="0"/>
        </w:tabs>
        <w:spacing w:after="0" w:line="360" w:lineRule="auto"/>
        <w:rPr>
          <w:b/>
          <w:sz w:val="24"/>
          <w:szCs w:val="24"/>
          <w:u w:val="single"/>
        </w:rPr>
      </w:pPr>
      <w:r w:rsidRPr="004F52B4">
        <w:rPr>
          <w:sz w:val="24"/>
          <w:szCs w:val="24"/>
        </w:rPr>
        <w:t xml:space="preserve">Based on screen layouts and functions, the respective buttons and links will be displayed. </w:t>
      </w:r>
    </w:p>
    <w:p w:rsidR="00A51524" w:rsidRPr="004F52B4" w:rsidRDefault="00A51524" w:rsidP="00A51524">
      <w:pPr>
        <w:pStyle w:val="ListParagraph"/>
        <w:keepNext/>
        <w:numPr>
          <w:ilvl w:val="0"/>
          <w:numId w:val="7"/>
        </w:numPr>
        <w:tabs>
          <w:tab w:val="left" w:pos="0"/>
        </w:tabs>
        <w:spacing w:after="0" w:line="360" w:lineRule="auto"/>
        <w:rPr>
          <w:b/>
          <w:sz w:val="24"/>
          <w:szCs w:val="24"/>
          <w:u w:val="single"/>
        </w:rPr>
      </w:pPr>
      <w:r w:rsidRPr="004F52B4">
        <w:rPr>
          <w:b/>
          <w:sz w:val="24"/>
          <w:szCs w:val="24"/>
          <w:u w:val="single"/>
        </w:rPr>
        <w:t>Security:</w:t>
      </w:r>
    </w:p>
    <w:p w:rsidR="00A51524" w:rsidRPr="002955EC" w:rsidRDefault="00A51524" w:rsidP="00A51524">
      <w:pPr>
        <w:pStyle w:val="ListParagraph"/>
        <w:keepNext/>
        <w:numPr>
          <w:ilvl w:val="1"/>
          <w:numId w:val="7"/>
        </w:numPr>
        <w:tabs>
          <w:tab w:val="left" w:pos="0"/>
        </w:tabs>
        <w:spacing w:after="0" w:line="360" w:lineRule="auto"/>
        <w:rPr>
          <w:sz w:val="24"/>
          <w:szCs w:val="24"/>
        </w:rPr>
      </w:pPr>
      <w:r w:rsidRPr="002955EC">
        <w:rPr>
          <w:sz w:val="24"/>
          <w:szCs w:val="24"/>
        </w:rPr>
        <w:t>SIS application handles and process student information. This is one of the sensitive information. So, SSL certificates will be used to secure SIS application.</w:t>
      </w:r>
    </w:p>
    <w:p w:rsidR="00A51524" w:rsidRDefault="00A51524" w:rsidP="00A51524">
      <w:pPr>
        <w:pStyle w:val="ListParagraph"/>
        <w:keepNext/>
        <w:numPr>
          <w:ilvl w:val="1"/>
          <w:numId w:val="7"/>
        </w:numPr>
        <w:tabs>
          <w:tab w:val="left" w:pos="0"/>
        </w:tabs>
        <w:spacing w:after="0" w:line="360" w:lineRule="auto"/>
        <w:rPr>
          <w:sz w:val="24"/>
          <w:szCs w:val="24"/>
        </w:rPr>
      </w:pPr>
      <w:r>
        <w:rPr>
          <w:sz w:val="24"/>
          <w:szCs w:val="24"/>
        </w:rPr>
        <w:t xml:space="preserve">In addition to SSL, </w:t>
      </w:r>
      <w:r w:rsidRPr="004F52B4">
        <w:rPr>
          <w:sz w:val="24"/>
          <w:szCs w:val="24"/>
        </w:rPr>
        <w:t xml:space="preserve">Users </w:t>
      </w:r>
      <w:r>
        <w:rPr>
          <w:sz w:val="24"/>
          <w:szCs w:val="24"/>
        </w:rPr>
        <w:t xml:space="preserve">of this application </w:t>
      </w:r>
      <w:r w:rsidRPr="004F52B4">
        <w:rPr>
          <w:sz w:val="24"/>
          <w:szCs w:val="24"/>
        </w:rPr>
        <w:t>will be provided with an appropriate user id and password to access the application.</w:t>
      </w:r>
    </w:p>
    <w:p w:rsidR="0064245C" w:rsidRDefault="0064245C" w:rsidP="002536FD">
      <w:pPr>
        <w:pStyle w:val="ListParagraph"/>
        <w:keepNext/>
        <w:spacing w:after="0" w:line="360" w:lineRule="auto"/>
        <w:ind w:left="0"/>
      </w:pPr>
    </w:p>
    <w:p w:rsidR="0064245C" w:rsidRPr="004F52B4" w:rsidRDefault="0064245C" w:rsidP="002536FD">
      <w:pPr>
        <w:pStyle w:val="ListParagraph"/>
        <w:keepNext/>
        <w:spacing w:after="0" w:line="360" w:lineRule="auto"/>
        <w:ind w:left="0"/>
      </w:pPr>
    </w:p>
    <w:p w:rsidR="00125D51" w:rsidRDefault="00125D51" w:rsidP="00125D51">
      <w:pPr>
        <w:pStyle w:val="Heading1"/>
      </w:pPr>
      <w:bookmarkStart w:id="62" w:name="_Toc354848793"/>
      <w:r>
        <w:t>Database Schema Design</w:t>
      </w:r>
      <w:bookmarkEnd w:id="62"/>
    </w:p>
    <w:p w:rsidR="00125D51" w:rsidRDefault="00125D51" w:rsidP="00125D51">
      <w:pPr>
        <w:pStyle w:val="Heading2"/>
        <w:spacing w:line="360" w:lineRule="auto"/>
      </w:pPr>
      <w:bookmarkStart w:id="63" w:name="_Toc354848794"/>
      <w:r>
        <w:t>Entity Relationship Diagrams</w:t>
      </w:r>
      <w:bookmarkEnd w:id="63"/>
    </w:p>
    <w:p w:rsidR="0064245C" w:rsidRPr="004F52B4" w:rsidRDefault="0064245C" w:rsidP="00F22113">
      <w:pPr>
        <w:spacing w:line="360" w:lineRule="auto"/>
      </w:pPr>
    </w:p>
    <w:p w:rsidR="001464BC" w:rsidRDefault="001464BC" w:rsidP="00F22113">
      <w:pPr>
        <w:spacing w:line="360" w:lineRule="auto"/>
        <w:rPr>
          <w:noProof/>
        </w:rPr>
      </w:pPr>
    </w:p>
    <w:p w:rsidR="0010763A" w:rsidRDefault="001464BC" w:rsidP="00F22113">
      <w:pPr>
        <w:spacing w:line="360" w:lineRule="auto"/>
        <w:rPr>
          <w:noProof/>
        </w:rPr>
      </w:pPr>
      <w:r>
        <w:rPr>
          <w:noProof/>
        </w:rPr>
        <w:br w:type="page"/>
      </w:r>
      <w:r w:rsidR="00C34508">
        <w:rPr>
          <w:noProof/>
        </w:rPr>
        <w:lastRenderedPageBreak/>
        <w:pict>
          <v:shape id="Picture 127" o:spid="_x0000_i1029" type="#_x0000_t75" style="width:468pt;height:604.5pt;visibility:visible;mso-wrap-style:square">
            <v:imagedata r:id="rId15" o:title=""/>
          </v:shape>
        </w:pict>
      </w:r>
    </w:p>
    <w:p w:rsidR="00D11EB6" w:rsidRDefault="00712B24" w:rsidP="00D11EB6">
      <w:pPr>
        <w:pStyle w:val="Heading2"/>
        <w:spacing w:line="360" w:lineRule="auto"/>
      </w:pPr>
      <w:r>
        <w:br w:type="page"/>
      </w:r>
      <w:bookmarkStart w:id="64" w:name="_Toc354848795"/>
      <w:r w:rsidR="00D11EB6">
        <w:lastRenderedPageBreak/>
        <w:t>Database Table Descriptions</w:t>
      </w:r>
      <w:bookmarkEnd w:id="64"/>
    </w:p>
    <w:tbl>
      <w:tblPr>
        <w:tblpPr w:leftFromText="180" w:rightFromText="180" w:vertAnchor="text" w:horzAnchor="margin" w:tblpXSpec="center" w:tblpY="736"/>
        <w:tblW w:w="11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8360"/>
      </w:tblGrid>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Name</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b/>
                <w:bCs/>
                <w:color w:val="000000"/>
              </w:rPr>
            </w:pPr>
            <w:r w:rsidRPr="008533A2">
              <w:rPr>
                <w:rFonts w:eastAsia="Times New Roman" w:cs="Calibri"/>
                <w:b/>
                <w:bCs/>
                <w:color w:val="000000"/>
              </w:rPr>
              <w:t>Table Description</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Admin is a type of user to SIS application. This table extends the user table. This table is used to maintain admin specific information.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Admission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AdmissionStepComment</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and track the admission workflow step comments entered by the user.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AttendanceTracking</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track the attendance of the student in a given grade level for a particular day.</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Conversation</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used for keeping track of all conversations between the uses by message id.</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the grade level offered.</w:t>
            </w:r>
          </w:p>
        </w:tc>
      </w:tr>
      <w:tr w:rsidR="00712B24" w:rsidRPr="008533A2" w:rsidTr="00712B24">
        <w:trPr>
          <w:trHeight w:val="255"/>
        </w:trPr>
        <w:tc>
          <w:tcPr>
            <w:tcW w:w="2860" w:type="dxa"/>
            <w:shd w:val="clear" w:color="auto" w:fill="auto"/>
            <w:noWrap/>
            <w:vAlign w:val="bottom"/>
            <w:hideMark/>
          </w:tcPr>
          <w:p w:rsidR="00C27991" w:rsidRDefault="00C27991" w:rsidP="00712B24">
            <w:pPr>
              <w:spacing w:after="0" w:line="240" w:lineRule="auto"/>
              <w:rPr>
                <w:rFonts w:eastAsia="Times New Roman" w:cs="Calibri"/>
                <w:color w:val="000000"/>
              </w:rPr>
            </w:pPr>
          </w:p>
          <w:p w:rsidR="00712B24" w:rsidRPr="008533A2" w:rsidRDefault="00C27991" w:rsidP="00712B24">
            <w:pPr>
              <w:spacing w:after="0" w:line="240" w:lineRule="auto"/>
              <w:rPr>
                <w:rFonts w:eastAsia="Times New Roman" w:cs="Calibri"/>
                <w:color w:val="000000"/>
              </w:rPr>
            </w:pPr>
            <w:proofErr w:type="spellStart"/>
            <w:r w:rsidRPr="007A7CD4">
              <w:rPr>
                <w:rFonts w:eastAsia="Times New Roman" w:cs="Calibri"/>
                <w:color w:val="000000"/>
              </w:rPr>
              <w:t>StudentSubjectSchedule</w:t>
            </w:r>
            <w:proofErr w:type="spellEnd"/>
          </w:p>
        </w:tc>
        <w:tc>
          <w:tcPr>
            <w:tcW w:w="8360" w:type="dxa"/>
            <w:shd w:val="clear" w:color="auto" w:fill="auto"/>
            <w:noWrap/>
            <w:vAlign w:val="bottom"/>
            <w:hideMark/>
          </w:tcPr>
          <w:p w:rsidR="00712B24" w:rsidRPr="008533A2" w:rsidRDefault="00C27991" w:rsidP="00712B24">
            <w:pPr>
              <w:spacing w:after="0" w:line="240" w:lineRule="auto"/>
              <w:rPr>
                <w:rFonts w:eastAsia="Times New Roman" w:cs="Calibri"/>
                <w:color w:val="000000"/>
              </w:rPr>
            </w:pPr>
            <w:r>
              <w:rPr>
                <w:rFonts w:eastAsia="Times New Roman" w:cs="Calibri"/>
                <w:color w:val="000000"/>
              </w:rPr>
              <w:t xml:space="preserve"> This table maintains the student subject enrollments.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IEPGoals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storing goals and objectives of all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is for keeping track of IEP student progress.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IEPProgressResources</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Table for storing the shared resources of IEP students.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Messages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is table contains the list of all composed message titles.</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Parent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parent details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Period</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master table is used to maintain periods and its timing of the school for a given school year.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PreviousEducation</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educational history of the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PreviousWorkHistory</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prior work history of the teacher.</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Recipients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This table is used for keeping track of all recipients in the message center conversations. This table also keeps track of read and unread messages.</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Role</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table is used to maintain the role of the users of SIS application. The different roles of </w:t>
            </w:r>
            <w:r w:rsidRPr="008533A2">
              <w:rPr>
                <w:rFonts w:eastAsia="Times New Roman" w:cs="Calibri"/>
                <w:color w:val="000000"/>
              </w:rPr>
              <w:br/>
              <w:t>this application are: Student, Teacher and Admin</w:t>
            </w:r>
          </w:p>
        </w:tc>
      </w:tr>
      <w:tr w:rsidR="00712B24" w:rsidRPr="008533A2" w:rsidTr="00D92461">
        <w:trPr>
          <w:trHeight w:val="510"/>
        </w:trPr>
        <w:tc>
          <w:tcPr>
            <w:tcW w:w="2860" w:type="dxa"/>
            <w:shd w:val="clear" w:color="auto" w:fill="auto"/>
            <w:noWrap/>
            <w:vAlign w:val="bottom"/>
          </w:tcPr>
          <w:p w:rsidR="00712B24" w:rsidRDefault="00712B24" w:rsidP="00712B24">
            <w:pPr>
              <w:spacing w:after="0" w:line="240" w:lineRule="auto"/>
              <w:rPr>
                <w:rFonts w:eastAsia="Times New Roman" w:cs="Calibri"/>
                <w:color w:val="000000"/>
              </w:rPr>
            </w:pPr>
          </w:p>
          <w:p w:rsidR="00C27991" w:rsidRPr="008533A2" w:rsidRDefault="00C27991" w:rsidP="00712B24">
            <w:pPr>
              <w:spacing w:after="0" w:line="240" w:lineRule="auto"/>
              <w:rPr>
                <w:rFonts w:eastAsia="Times New Roman" w:cs="Calibri"/>
                <w:color w:val="000000"/>
              </w:rPr>
            </w:pPr>
            <w:proofErr w:type="spellStart"/>
            <w:r w:rsidRPr="006A70B5">
              <w:rPr>
                <w:rFonts w:eastAsia="Times New Roman" w:cs="Calibri"/>
                <w:color w:val="000000"/>
              </w:rPr>
              <w:t>SubjectSchedule</w:t>
            </w:r>
            <w:proofErr w:type="spellEnd"/>
          </w:p>
        </w:tc>
        <w:tc>
          <w:tcPr>
            <w:tcW w:w="8360" w:type="dxa"/>
            <w:shd w:val="clear" w:color="auto" w:fill="auto"/>
            <w:vAlign w:val="bottom"/>
            <w:hideMark/>
          </w:tcPr>
          <w:p w:rsidR="00712B24" w:rsidRPr="008533A2" w:rsidRDefault="00712B24" w:rsidP="00C27991">
            <w:pPr>
              <w:spacing w:after="0" w:line="240" w:lineRule="auto"/>
              <w:rPr>
                <w:rFonts w:eastAsia="Times New Roman" w:cs="Calibri"/>
                <w:color w:val="000000"/>
              </w:rPr>
            </w:pPr>
            <w:r w:rsidRPr="008533A2">
              <w:rPr>
                <w:rFonts w:eastAsia="Times New Roman" w:cs="Calibri"/>
                <w:color w:val="000000"/>
              </w:rPr>
              <w:t xml:space="preserve">This table is used to maintain the </w:t>
            </w:r>
            <w:r w:rsidR="00C27991">
              <w:rPr>
                <w:rFonts w:eastAsia="Times New Roman" w:cs="Calibri"/>
                <w:color w:val="000000"/>
              </w:rPr>
              <w:t>schedules for each subject by teacher and period</w:t>
            </w:r>
            <w:proofErr w:type="gramStart"/>
            <w:r w:rsidR="00C27991">
              <w:rPr>
                <w:rFonts w:eastAsia="Times New Roman" w:cs="Calibri"/>
                <w:color w:val="000000"/>
              </w:rPr>
              <w:t>.</w:t>
            </w:r>
            <w:r w:rsidRPr="008533A2">
              <w:rPr>
                <w:rFonts w:eastAsia="Times New Roman" w:cs="Calibri"/>
                <w:color w:val="000000"/>
              </w:rPr>
              <w:t>.</w:t>
            </w:r>
            <w:proofErr w:type="gramEnd"/>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SchoolYearSchedule</w:t>
            </w:r>
            <w:proofErr w:type="spellEnd"/>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 xml:space="preserve">This master table is used to maintain the school year and its corresponding start and </w:t>
            </w:r>
            <w:r w:rsidRPr="008533A2">
              <w:rPr>
                <w:rFonts w:eastAsia="Times New Roman" w:cs="Calibri"/>
                <w:color w:val="000000"/>
              </w:rPr>
              <w:br/>
              <w:t>end date for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Student is a type of user to SIS application. This table extends the user table. This table is used to maintain student specific information such as Race, Ethnicity, and Health records etc...</w:t>
            </w:r>
          </w:p>
        </w:tc>
      </w:tr>
      <w:tr w:rsidR="00712B24" w:rsidRPr="008533A2" w:rsidTr="00712B24">
        <w:trPr>
          <w:trHeight w:val="255"/>
        </w:trPr>
        <w:tc>
          <w:tcPr>
            <w:tcW w:w="2860" w:type="dxa"/>
            <w:shd w:val="clear" w:color="auto" w:fill="auto"/>
            <w:noWrap/>
            <w:vAlign w:val="bottom"/>
            <w:hideMark/>
          </w:tcPr>
          <w:p w:rsidR="00712B24" w:rsidRDefault="00712B24" w:rsidP="00712B24">
            <w:pPr>
              <w:spacing w:after="0" w:line="240" w:lineRule="auto"/>
              <w:rPr>
                <w:rFonts w:eastAsia="Times New Roman" w:cs="Calibri"/>
                <w:color w:val="000000"/>
              </w:rPr>
            </w:pPr>
          </w:p>
          <w:p w:rsidR="00D11EB6" w:rsidRPr="008533A2" w:rsidRDefault="00D11EB6" w:rsidP="00712B24">
            <w:pPr>
              <w:spacing w:after="0" w:line="240" w:lineRule="auto"/>
              <w:rPr>
                <w:rFonts w:eastAsia="Times New Roman" w:cs="Calibri"/>
                <w:color w:val="000000"/>
              </w:rPr>
            </w:pPr>
            <w:proofErr w:type="spellStart"/>
            <w:r w:rsidRPr="00D4437A">
              <w:rPr>
                <w:rFonts w:eastAsia="Times New Roman" w:cs="Calibri"/>
                <w:color w:val="000000"/>
              </w:rPr>
              <w:t>StudentGradeLevel</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students enrolled for a given grade level.</w:t>
            </w:r>
          </w:p>
        </w:tc>
      </w:tr>
      <w:tr w:rsidR="00712B24" w:rsidRPr="008533A2" w:rsidTr="00712B24">
        <w:trPr>
          <w:trHeight w:val="510"/>
        </w:trPr>
        <w:tc>
          <w:tcPr>
            <w:tcW w:w="2860" w:type="dxa"/>
            <w:shd w:val="clear" w:color="auto" w:fill="auto"/>
            <w:noWrap/>
            <w:vAlign w:val="bottom"/>
            <w:hideMark/>
          </w:tcPr>
          <w:p w:rsidR="00D11EB6" w:rsidRDefault="00D11EB6" w:rsidP="00712B24">
            <w:pPr>
              <w:spacing w:after="0" w:line="240" w:lineRule="auto"/>
              <w:rPr>
                <w:rFonts w:eastAsia="Times New Roman" w:cs="Calibri"/>
                <w:color w:val="000000"/>
              </w:rPr>
            </w:pPr>
          </w:p>
          <w:p w:rsidR="00712B24" w:rsidRPr="008533A2" w:rsidRDefault="00D11EB6" w:rsidP="00712B24">
            <w:pPr>
              <w:spacing w:after="0" w:line="240" w:lineRule="auto"/>
              <w:rPr>
                <w:rFonts w:eastAsia="Times New Roman" w:cs="Calibri"/>
                <w:color w:val="000000"/>
              </w:rPr>
            </w:pPr>
            <w:proofErr w:type="spellStart"/>
            <w:r w:rsidRPr="00E847CC">
              <w:rPr>
                <w:rFonts w:eastAsia="Times New Roman" w:cs="Calibri"/>
                <w:color w:val="000000"/>
              </w:rPr>
              <w:t>StudentScoreCard</w:t>
            </w:r>
            <w:proofErr w:type="spellEnd"/>
          </w:p>
        </w:tc>
        <w:tc>
          <w:tcPr>
            <w:tcW w:w="8360" w:type="dxa"/>
            <w:shd w:val="clear" w:color="auto" w:fill="auto"/>
            <w:vAlign w:val="bottom"/>
            <w:hideMark/>
          </w:tcPr>
          <w:p w:rsidR="00712B24" w:rsidRPr="008533A2" w:rsidRDefault="00712B24" w:rsidP="00D11EB6">
            <w:pPr>
              <w:spacing w:after="0" w:line="240" w:lineRule="auto"/>
              <w:rPr>
                <w:rFonts w:eastAsia="Times New Roman" w:cs="Calibri"/>
                <w:color w:val="000000"/>
              </w:rPr>
            </w:pPr>
            <w:r w:rsidRPr="008533A2">
              <w:rPr>
                <w:rFonts w:eastAsia="Times New Roman" w:cs="Calibri"/>
                <w:color w:val="000000"/>
              </w:rPr>
              <w:t>This table is used to maintain the scores of the subject for each student.</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Subject</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the list of subjects taught in the school.</w:t>
            </w:r>
          </w:p>
        </w:tc>
      </w:tr>
      <w:tr w:rsidR="00712B24" w:rsidRPr="008533A2" w:rsidTr="00712B24">
        <w:trPr>
          <w:trHeight w:val="510"/>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w:t>
            </w:r>
          </w:p>
        </w:tc>
        <w:tc>
          <w:tcPr>
            <w:tcW w:w="8360" w:type="dxa"/>
            <w:shd w:val="clear" w:color="auto" w:fill="auto"/>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Teacher is a type of user to SIS application. This table extends the user table. This table is used to maintain teacher specific information such as educational qualification.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User</w:t>
            </w:r>
            <w:r w:rsidR="00D11EB6">
              <w:rPr>
                <w:rFonts w:eastAsia="Times New Roman" w:cs="Calibri"/>
                <w:color w:val="000000"/>
              </w:rPr>
              <w:t>s</w:t>
            </w:r>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is a generic user table to track the users of the application.</w:t>
            </w:r>
          </w:p>
        </w:tc>
      </w:tr>
      <w:tr w:rsidR="00712B24" w:rsidRPr="008533A2" w:rsidTr="00712B24">
        <w:trPr>
          <w:trHeight w:val="255"/>
        </w:trPr>
        <w:tc>
          <w:tcPr>
            <w:tcW w:w="28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proofErr w:type="spellStart"/>
            <w:r w:rsidRPr="008533A2">
              <w:rPr>
                <w:rFonts w:eastAsia="Times New Roman" w:cs="Calibri"/>
                <w:color w:val="000000"/>
              </w:rPr>
              <w:t>UserProfile</w:t>
            </w:r>
            <w:proofErr w:type="spellEnd"/>
          </w:p>
        </w:tc>
        <w:tc>
          <w:tcPr>
            <w:tcW w:w="8360" w:type="dxa"/>
            <w:shd w:val="clear" w:color="auto" w:fill="auto"/>
            <w:noWrap/>
            <w:vAlign w:val="bottom"/>
            <w:hideMark/>
          </w:tcPr>
          <w:p w:rsidR="00712B24" w:rsidRPr="008533A2" w:rsidRDefault="00712B24" w:rsidP="00712B24">
            <w:pPr>
              <w:spacing w:after="0" w:line="240" w:lineRule="auto"/>
              <w:rPr>
                <w:rFonts w:eastAsia="Times New Roman" w:cs="Calibri"/>
                <w:color w:val="000000"/>
              </w:rPr>
            </w:pPr>
            <w:r w:rsidRPr="008533A2">
              <w:rPr>
                <w:rFonts w:eastAsia="Times New Roman" w:cs="Calibri"/>
                <w:color w:val="000000"/>
              </w:rPr>
              <w:t>This table is used to maintain user personal and demographic information.</w:t>
            </w:r>
          </w:p>
        </w:tc>
      </w:tr>
    </w:tbl>
    <w:p w:rsidR="004461F2" w:rsidRDefault="004461F2" w:rsidP="00C34508">
      <w:pPr>
        <w:pStyle w:val="Heading1"/>
        <w:spacing w:line="360" w:lineRule="auto"/>
        <w:rPr>
          <w:ins w:id="65" w:author="Veekija" w:date="2013-04-27T16:51:00Z"/>
        </w:rPr>
      </w:pPr>
      <w:bookmarkStart w:id="66" w:name="_Toc354848796"/>
      <w:ins w:id="67" w:author="Veekija" w:date="2013-04-27T16:48:00Z">
        <w:r>
          <w:lastRenderedPageBreak/>
          <w:t>Techn</w:t>
        </w:r>
      </w:ins>
      <w:ins w:id="68" w:author="Veekija" w:date="2013-04-27T16:51:00Z">
        <w:r>
          <w:t>ical Specification:</w:t>
        </w:r>
        <w:bookmarkEnd w:id="66"/>
        <w:r>
          <w:t xml:space="preserve"> </w:t>
        </w:r>
      </w:ins>
    </w:p>
    <w:p w:rsidR="004461F2" w:rsidRDefault="00B14358" w:rsidP="001B7BE1">
      <w:pPr>
        <w:pStyle w:val="Heading2"/>
        <w:spacing w:line="360" w:lineRule="auto"/>
        <w:rPr>
          <w:ins w:id="69" w:author="Veekija" w:date="2013-04-27T16:55:00Z"/>
        </w:rPr>
      </w:pPr>
      <w:bookmarkStart w:id="70" w:name="_Toc354848797"/>
      <w:ins w:id="71" w:author="Veekija" w:date="2013-04-27T18:01:00Z">
        <w:r>
          <w:t>Background</w:t>
        </w:r>
      </w:ins>
      <w:bookmarkEnd w:id="70"/>
    </w:p>
    <w:p w:rsidR="004D4555" w:rsidRDefault="001B7BE1" w:rsidP="00782E16">
      <w:pPr>
        <w:spacing w:line="360" w:lineRule="auto"/>
        <w:ind w:firstLine="720"/>
        <w:rPr>
          <w:ins w:id="72" w:author="Veekija" w:date="2013-04-27T18:01:00Z"/>
        </w:rPr>
      </w:pPr>
      <w:ins w:id="73" w:author="Veekija" w:date="2013-04-27T16:56:00Z">
        <w:r>
          <w:t>During our in</w:t>
        </w:r>
      </w:ins>
      <w:ins w:id="74" w:author="Veekija" w:date="2013-04-27T16:57:00Z">
        <w:r>
          <w:t xml:space="preserve">itial research, we </w:t>
        </w:r>
      </w:ins>
      <w:ins w:id="75" w:author="Veekija" w:date="2013-04-27T17:02:00Z">
        <w:r w:rsidR="007E21FD">
          <w:t>learned</w:t>
        </w:r>
      </w:ins>
      <w:ins w:id="76" w:author="Veekija" w:date="2013-04-27T16:57:00Z">
        <w:r>
          <w:t xml:space="preserve"> that most of the </w:t>
        </w:r>
      </w:ins>
      <w:ins w:id="77" w:author="Veekija" w:date="2013-04-27T17:03:00Z">
        <w:r w:rsidR="007E21FD">
          <w:t xml:space="preserve">school </w:t>
        </w:r>
      </w:ins>
      <w:ins w:id="78" w:author="Veekija" w:date="2013-04-27T16:57:00Z">
        <w:r>
          <w:t xml:space="preserve">systems are </w:t>
        </w:r>
      </w:ins>
      <w:ins w:id="79" w:author="Veekija" w:date="2013-04-27T17:08:00Z">
        <w:r w:rsidR="007E21FD">
          <w:t xml:space="preserve">built based on </w:t>
        </w:r>
      </w:ins>
      <w:ins w:id="80" w:author="Veekija" w:date="2013-04-27T17:03:00Z">
        <w:r w:rsidR="007E21FD">
          <w:t xml:space="preserve">client server architecture. </w:t>
        </w:r>
      </w:ins>
      <w:ins w:id="81" w:author="Veekija" w:date="2013-04-27T16:59:00Z">
        <w:r w:rsidR="007E21FD">
          <w:t>Due to this, students, teachers and</w:t>
        </w:r>
      </w:ins>
      <w:ins w:id="82" w:author="Veekija" w:date="2013-04-27T17:03:00Z">
        <w:r w:rsidR="007E21FD">
          <w:t xml:space="preserve"> </w:t>
        </w:r>
      </w:ins>
      <w:ins w:id="83" w:author="Veekija" w:date="2013-04-27T17:00:00Z">
        <w:r w:rsidR="007E21FD">
          <w:t>administrative staffs don’t have an option to access the school system without lo</w:t>
        </w:r>
      </w:ins>
      <w:ins w:id="84" w:author="Veekija" w:date="2013-04-27T17:01:00Z">
        <w:r w:rsidR="007E21FD">
          <w:t xml:space="preserve">gging into </w:t>
        </w:r>
      </w:ins>
      <w:ins w:id="85" w:author="Veekija" w:date="2013-04-27T17:04:00Z">
        <w:r w:rsidR="007E21FD">
          <w:t xml:space="preserve">the </w:t>
        </w:r>
      </w:ins>
      <w:ins w:id="86" w:author="Veekija" w:date="2013-04-27T17:01:00Z">
        <w:r w:rsidR="007E21FD">
          <w:t>school network</w:t>
        </w:r>
      </w:ins>
      <w:ins w:id="87" w:author="Veekija" w:date="2013-04-27T17:08:00Z">
        <w:r w:rsidR="007E21FD">
          <w:t>/building</w:t>
        </w:r>
      </w:ins>
      <w:ins w:id="88" w:author="Veekija" w:date="2013-04-27T17:01:00Z">
        <w:r w:rsidR="007E21FD">
          <w:t xml:space="preserve">.  </w:t>
        </w:r>
      </w:ins>
      <w:ins w:id="89" w:author="Veekija" w:date="2013-04-27T17:09:00Z">
        <w:r w:rsidR="004D4555">
          <w:t xml:space="preserve">Because of this, they cannot be able to access any of their school records whenever they need. </w:t>
        </w:r>
      </w:ins>
      <w:ins w:id="90" w:author="Veekija" w:date="2013-04-27T17:10:00Z">
        <w:r w:rsidR="004D4555">
          <w:t>S</w:t>
        </w:r>
      </w:ins>
      <w:ins w:id="91" w:author="Veekija" w:date="2013-04-27T17:06:00Z">
        <w:r w:rsidR="007E21FD">
          <w:t>tudents</w:t>
        </w:r>
      </w:ins>
      <w:ins w:id="92" w:author="Veekija" w:date="2013-04-27T17:10:00Z">
        <w:r w:rsidR="004D4555">
          <w:t>/parents</w:t>
        </w:r>
      </w:ins>
      <w:ins w:id="93" w:author="Veekija" w:date="2013-04-27T17:06:00Z">
        <w:r w:rsidR="007E21FD">
          <w:t>, teachers and administrative staffs</w:t>
        </w:r>
        <w:r w:rsidR="007E21FD">
          <w:t xml:space="preserve"> are looking for a system that can be </w:t>
        </w:r>
      </w:ins>
      <w:ins w:id="94" w:author="Veekija" w:date="2013-04-27T17:07:00Z">
        <w:r w:rsidR="007E21FD">
          <w:t xml:space="preserve">accessed </w:t>
        </w:r>
      </w:ins>
      <w:ins w:id="95" w:author="Veekija" w:date="2013-04-27T17:08:00Z">
        <w:r w:rsidR="007E21FD">
          <w:t xml:space="preserve">by </w:t>
        </w:r>
      </w:ins>
      <w:ins w:id="96" w:author="Veekija" w:date="2013-04-27T17:07:00Z">
        <w:r w:rsidR="007E21FD">
          <w:t>7</w:t>
        </w:r>
      </w:ins>
      <w:ins w:id="97" w:author="Veekija" w:date="2013-04-27T17:06:00Z">
        <w:r w:rsidR="007E21FD">
          <w:t xml:space="preserve">*24 from anywhere in the world and through any devices such as </w:t>
        </w:r>
      </w:ins>
      <w:ins w:id="98" w:author="Veekija" w:date="2013-04-27T17:07:00Z">
        <w:r w:rsidR="007E21FD">
          <w:t>Laptop, Des</w:t>
        </w:r>
        <w:r w:rsidR="004D4555">
          <w:t xml:space="preserve">ktop, PDA, </w:t>
        </w:r>
        <w:proofErr w:type="spellStart"/>
        <w:r w:rsidR="004D4555">
          <w:t>iPad</w:t>
        </w:r>
        <w:proofErr w:type="spellEnd"/>
        <w:r w:rsidR="004D4555">
          <w:t xml:space="preserve"> and Smartphones</w:t>
        </w:r>
      </w:ins>
      <w:ins w:id="99" w:author="Veekija" w:date="2013-04-27T17:10:00Z">
        <w:r w:rsidR="004D4555">
          <w:t xml:space="preserve">. At the end of the research, </w:t>
        </w:r>
      </w:ins>
      <w:ins w:id="100" w:author="Veekija" w:date="2013-04-27T17:12:00Z">
        <w:r w:rsidR="004D4555">
          <w:t xml:space="preserve">we </w:t>
        </w:r>
      </w:ins>
      <w:ins w:id="101" w:author="Veekija" w:date="2013-04-27T17:13:00Z">
        <w:r w:rsidR="004D4555">
          <w:t xml:space="preserve">realized that there was a need for a </w:t>
        </w:r>
      </w:ins>
      <w:ins w:id="102" w:author="Veekija" w:date="2013-04-27T17:14:00Z">
        <w:r w:rsidR="004D4555">
          <w:t>system that should be accessed and available at any point in time through different chan</w:t>
        </w:r>
      </w:ins>
      <w:ins w:id="103" w:author="Veekija" w:date="2013-04-27T17:15:00Z">
        <w:r w:rsidR="004D4555">
          <w:t xml:space="preserve">nels. So, it was decided to build a </w:t>
        </w:r>
      </w:ins>
      <w:ins w:id="104" w:author="Veekija" w:date="2013-04-27T17:12:00Z">
        <w:r w:rsidR="004D4555">
          <w:t xml:space="preserve">distributed web based system </w:t>
        </w:r>
      </w:ins>
      <w:ins w:id="105" w:author="Veekija" w:date="2013-04-27T17:15:00Z">
        <w:r w:rsidR="004D4555">
          <w:t xml:space="preserve">that </w:t>
        </w:r>
      </w:ins>
      <w:ins w:id="106" w:author="Veekija" w:date="2013-04-27T17:16:00Z">
        <w:r w:rsidR="004D4555">
          <w:t>automates school’s academic process.</w:t>
        </w:r>
      </w:ins>
      <w:ins w:id="107" w:author="Veekija" w:date="2013-04-27T17:17:00Z">
        <w:r w:rsidR="004D4555">
          <w:t xml:space="preserve"> The </w:t>
        </w:r>
      </w:ins>
      <w:ins w:id="108" w:author="Veekija" w:date="2013-04-27T17:19:00Z">
        <w:r w:rsidR="00782E16">
          <w:t>design for mobile web version of this application</w:t>
        </w:r>
      </w:ins>
      <w:ins w:id="109" w:author="Veekija" w:date="2013-04-27T17:20:00Z">
        <w:r w:rsidR="00782E16">
          <w:t xml:space="preserve"> was</w:t>
        </w:r>
      </w:ins>
      <w:ins w:id="110" w:author="Veekija" w:date="2013-04-27T17:18:00Z">
        <w:r w:rsidR="004D4555">
          <w:t xml:space="preserve"> also considered by tweaking the changes on the</w:t>
        </w:r>
      </w:ins>
      <w:ins w:id="111" w:author="Veekija" w:date="2013-04-27T17:16:00Z">
        <w:r w:rsidR="004D4555">
          <w:t xml:space="preserve"> </w:t>
        </w:r>
      </w:ins>
      <w:ins w:id="112" w:author="Veekija" w:date="2013-04-27T17:18:00Z">
        <w:r w:rsidR="004D4555">
          <w:t xml:space="preserve">view layer without </w:t>
        </w:r>
      </w:ins>
      <w:ins w:id="113" w:author="Veekija" w:date="2013-04-27T17:19:00Z">
        <w:r w:rsidR="004D4555">
          <w:t>changing model and control layer components.</w:t>
        </w:r>
      </w:ins>
    </w:p>
    <w:p w:rsidR="00B14358" w:rsidRDefault="00B14358" w:rsidP="00B14358">
      <w:pPr>
        <w:pStyle w:val="Heading2"/>
        <w:spacing w:line="360" w:lineRule="auto"/>
        <w:rPr>
          <w:ins w:id="114" w:author="Veekija" w:date="2013-04-27T18:01:00Z"/>
        </w:rPr>
      </w:pPr>
      <w:ins w:id="115" w:author="Veekija" w:date="2013-04-27T18:01:00Z">
        <w:r>
          <w:t>Technologies Used</w:t>
        </w:r>
      </w:ins>
    </w:p>
    <w:p w:rsidR="00636785" w:rsidRDefault="004D4555" w:rsidP="000E7ED5">
      <w:pPr>
        <w:spacing w:line="360" w:lineRule="auto"/>
        <w:ind w:firstLine="720"/>
        <w:rPr>
          <w:ins w:id="116" w:author="Veekija" w:date="2013-04-27T17:34:00Z"/>
        </w:rPr>
        <w:pPrChange w:id="117" w:author="Veekija" w:date="2013-04-27T17:38:00Z">
          <w:pPr>
            <w:spacing w:line="360" w:lineRule="auto"/>
            <w:ind w:firstLine="576"/>
          </w:pPr>
        </w:pPrChange>
      </w:pPr>
      <w:ins w:id="118" w:author="Veekija" w:date="2013-04-27T17:17:00Z">
        <w:r>
          <w:t xml:space="preserve">As we decided to develop a </w:t>
        </w:r>
      </w:ins>
      <w:ins w:id="119" w:author="Veekija" w:date="2013-04-27T17:20:00Z">
        <w:r w:rsidR="00782E16">
          <w:t xml:space="preserve">SIS as a </w:t>
        </w:r>
      </w:ins>
      <w:ins w:id="120" w:author="Veekija" w:date="2013-04-27T17:17:00Z">
        <w:r>
          <w:t xml:space="preserve">Web based </w:t>
        </w:r>
      </w:ins>
      <w:ins w:id="121" w:author="Veekija" w:date="2013-04-27T17:20:00Z">
        <w:r w:rsidR="00782E16">
          <w:t xml:space="preserve">application, </w:t>
        </w:r>
      </w:ins>
      <w:ins w:id="122" w:author="Veekija" w:date="2013-04-27T17:21:00Z">
        <w:r w:rsidR="00782E16">
          <w:t>we considered two technologi</w:t>
        </w:r>
      </w:ins>
      <w:ins w:id="123" w:author="Veekija" w:date="2013-04-27T17:23:00Z">
        <w:r w:rsidR="00F9777E">
          <w:t>es</w:t>
        </w:r>
      </w:ins>
      <w:ins w:id="124" w:author="Veekija" w:date="2013-04-27T17:21:00Z">
        <w:r w:rsidR="00636785">
          <w:t xml:space="preserve"> suites and those are </w:t>
        </w:r>
        <w:r w:rsidR="00782E16">
          <w:t>J</w:t>
        </w:r>
      </w:ins>
      <w:ins w:id="125" w:author="Veekija" w:date="2013-04-27T17:25:00Z">
        <w:r w:rsidR="00636785">
          <w:t>2EE</w:t>
        </w:r>
      </w:ins>
      <w:ins w:id="126" w:author="Veekija" w:date="2013-04-27T17:24:00Z">
        <w:r w:rsidR="00F9777E">
          <w:t>/Derby</w:t>
        </w:r>
      </w:ins>
      <w:ins w:id="127" w:author="Veekija" w:date="2013-04-27T17:21:00Z">
        <w:r w:rsidR="00782E16">
          <w:t xml:space="preserve"> </w:t>
        </w:r>
      </w:ins>
      <w:ins w:id="128" w:author="Veekija" w:date="2013-04-27T17:22:00Z">
        <w:r w:rsidR="00636785">
          <w:t xml:space="preserve">and </w:t>
        </w:r>
        <w:r w:rsidR="00782E16">
          <w:t>.Net</w:t>
        </w:r>
      </w:ins>
      <w:ins w:id="129" w:author="Veekija" w:date="2013-04-27T17:24:00Z">
        <w:r w:rsidR="00F9777E">
          <w:t>/SQL server</w:t>
        </w:r>
      </w:ins>
      <w:ins w:id="130" w:author="Veekija" w:date="2013-04-27T17:22:00Z">
        <w:r w:rsidR="00782E16">
          <w:t xml:space="preserve"> technologies. </w:t>
        </w:r>
      </w:ins>
      <w:ins w:id="131" w:author="Veekija" w:date="2013-04-27T17:24:00Z">
        <w:r w:rsidR="00636785">
          <w:t xml:space="preserve">Even both technologies provide the similar </w:t>
        </w:r>
      </w:ins>
      <w:ins w:id="132" w:author="Veekija" w:date="2013-04-27T17:26:00Z">
        <w:r w:rsidR="00636785">
          <w:t>capabilities;</w:t>
        </w:r>
      </w:ins>
      <w:ins w:id="133" w:author="Veekija" w:date="2013-04-27T17:24:00Z">
        <w:r w:rsidR="00636785">
          <w:t xml:space="preserve"> we </w:t>
        </w:r>
      </w:ins>
      <w:ins w:id="134" w:author="Veekija" w:date="2013-04-27T17:25:00Z">
        <w:r w:rsidR="00636785">
          <w:t xml:space="preserve">decided to proceed </w:t>
        </w:r>
      </w:ins>
      <w:ins w:id="135" w:author="Veekija" w:date="2013-04-27T17:26:00Z">
        <w:r w:rsidR="00636785">
          <w:t>with J2EE/Derby technologies due to the following reasons:</w:t>
        </w:r>
      </w:ins>
      <w:ins w:id="136" w:author="Veekija" w:date="2013-04-27T17:25:00Z">
        <w:r w:rsidR="00636785">
          <w:t xml:space="preserve"> </w:t>
        </w:r>
      </w:ins>
      <w:ins w:id="137" w:author="Veekija" w:date="2013-04-27T17:27:00Z">
        <w:r w:rsidR="00636785">
          <w:t xml:space="preserve"> (1) </w:t>
        </w:r>
      </w:ins>
      <w:ins w:id="138" w:author="Veekija" w:date="2013-04-27T17:28:00Z">
        <w:r w:rsidR="00636785">
          <w:t>as</w:t>
        </w:r>
      </w:ins>
      <w:ins w:id="139" w:author="Veekija" w:date="2013-04-27T17:27:00Z">
        <w:r w:rsidR="00C74D3D">
          <w:t xml:space="preserve"> part of our </w:t>
        </w:r>
      </w:ins>
      <w:ins w:id="140" w:author="Veekija" w:date="2013-04-27T17:28:00Z">
        <w:r w:rsidR="00636785">
          <w:t>Web programming coursework</w:t>
        </w:r>
      </w:ins>
      <w:ins w:id="141" w:author="Veekija" w:date="2013-04-27T17:27:00Z">
        <w:r w:rsidR="00636785">
          <w:t>, we learned</w:t>
        </w:r>
      </w:ins>
      <w:ins w:id="142" w:author="Veekija" w:date="2013-04-27T17:28:00Z">
        <w:r w:rsidR="00636785">
          <w:t xml:space="preserve"> J2EE and its related concepts. We would like to </w:t>
        </w:r>
      </w:ins>
      <w:ins w:id="143" w:author="Veekija" w:date="2013-04-27T17:32:00Z">
        <w:r w:rsidR="00C74D3D">
          <w:t>utilize</w:t>
        </w:r>
      </w:ins>
      <w:ins w:id="144" w:author="Veekija" w:date="2013-04-27T17:29:00Z">
        <w:r w:rsidR="00636785">
          <w:t xml:space="preserve"> </w:t>
        </w:r>
      </w:ins>
      <w:ins w:id="145" w:author="Veekija" w:date="2013-04-27T17:33:00Z">
        <w:r w:rsidR="00C74D3D">
          <w:t xml:space="preserve">those technological skills </w:t>
        </w:r>
      </w:ins>
      <w:ins w:id="146" w:author="Veekija" w:date="2013-04-27T17:29:00Z">
        <w:r w:rsidR="00636785">
          <w:t>in the real time application.</w:t>
        </w:r>
        <w:r w:rsidR="00C74D3D">
          <w:t xml:space="preserve"> </w:t>
        </w:r>
      </w:ins>
      <w:ins w:id="147" w:author="Veekija" w:date="2013-04-27T17:30:00Z">
        <w:r w:rsidR="00C74D3D">
          <w:t>(</w:t>
        </w:r>
      </w:ins>
      <w:ins w:id="148" w:author="Veekija" w:date="2013-04-27T17:34:00Z">
        <w:r w:rsidR="00C74D3D">
          <w:t>2</w:t>
        </w:r>
      </w:ins>
      <w:ins w:id="149" w:author="Veekija" w:date="2013-04-27T17:30:00Z">
        <w:r w:rsidR="00C74D3D">
          <w:t>) Familiarity of the technology</w:t>
        </w:r>
      </w:ins>
      <w:ins w:id="150" w:author="Veekija" w:date="2013-04-27T17:31:00Z">
        <w:r w:rsidR="00C74D3D">
          <w:t xml:space="preserve"> to complete the project within a given timeframe</w:t>
        </w:r>
      </w:ins>
      <w:ins w:id="151" w:author="Veekija" w:date="2013-04-27T17:34:00Z">
        <w:r w:rsidR="00C74D3D">
          <w:t xml:space="preserve"> (3) Built-in M</w:t>
        </w:r>
        <w:r w:rsidR="00C74D3D">
          <w:t xml:space="preserve">obile </w:t>
        </w:r>
        <w:r w:rsidR="00C74D3D">
          <w:t>enhancement capabilities available</w:t>
        </w:r>
        <w:r w:rsidR="000E7ED5">
          <w:t>.</w:t>
        </w:r>
      </w:ins>
    </w:p>
    <w:p w:rsidR="00000000" w:rsidRPr="000E7ED5" w:rsidRDefault="000E7ED5" w:rsidP="000E7ED5">
      <w:pPr>
        <w:spacing w:line="360" w:lineRule="auto"/>
        <w:rPr>
          <w:ins w:id="152" w:author="Veekija" w:date="2013-04-27T17:36:00Z"/>
        </w:rPr>
        <w:pPrChange w:id="153" w:author="Veekija" w:date="2013-04-27T17:38:00Z">
          <w:pPr>
            <w:numPr>
              <w:ilvl w:val="1"/>
              <w:numId w:val="20"/>
            </w:numPr>
            <w:tabs>
              <w:tab w:val="num" w:pos="1440"/>
            </w:tabs>
            <w:spacing w:line="360" w:lineRule="auto"/>
            <w:ind w:left="1440" w:hanging="360"/>
          </w:pPr>
        </w:pPrChange>
      </w:pPr>
      <w:ins w:id="154" w:author="Veekija" w:date="2013-04-27T17:38:00Z">
        <w:r>
          <w:t xml:space="preserve">The following sub set of technologies are used in J2EE technological suite to develop SIS application. </w:t>
        </w:r>
      </w:ins>
      <w:ins w:id="155" w:author="Veekija" w:date="2013-04-27T17:39:00Z">
        <w:r>
          <w:t xml:space="preserve">(1) </w:t>
        </w:r>
      </w:ins>
      <w:ins w:id="156" w:author="Veekija" w:date="2013-04-27T17:36:00Z">
        <w:r w:rsidRPr="000E7ED5">
          <w:rPr>
            <w:b/>
            <w:bCs/>
          </w:rPr>
          <w:t>JSF &amp; XHTML</w:t>
        </w:r>
      </w:ins>
      <w:ins w:id="157" w:author="Veekija" w:date="2013-04-27T17:37:00Z">
        <w:r>
          <w:rPr>
            <w:b/>
            <w:bCs/>
          </w:rPr>
          <w:t xml:space="preserve"> </w:t>
        </w:r>
      </w:ins>
      <w:ins w:id="158" w:author="Veekija" w:date="2013-04-27T17:39:00Z">
        <w:r>
          <w:rPr>
            <w:b/>
            <w:bCs/>
          </w:rPr>
          <w:t xml:space="preserve">- </w:t>
        </w:r>
      </w:ins>
      <w:ins w:id="159" w:author="Veekija" w:date="2013-04-27T17:36:00Z">
        <w:r w:rsidRPr="000E7ED5">
          <w:t xml:space="preserve">XHTML </w:t>
        </w:r>
      </w:ins>
      <w:proofErr w:type="spellStart"/>
      <w:ins w:id="160" w:author="Veekija" w:date="2013-04-27T17:39:00Z">
        <w:r>
          <w:t>face</w:t>
        </w:r>
        <w:r w:rsidRPr="000E7ED5">
          <w:t>lets</w:t>
        </w:r>
      </w:ins>
      <w:proofErr w:type="spellEnd"/>
      <w:ins w:id="161" w:author="Veekija" w:date="2013-04-27T17:36:00Z">
        <w:r w:rsidRPr="000E7ED5">
          <w:t xml:space="preserve"> with JSF are used for page design, presentation and common form data validations.</w:t>
        </w:r>
      </w:ins>
      <w:ins w:id="162" w:author="Veekija" w:date="2013-04-27T17:37:00Z">
        <w:r>
          <w:t xml:space="preserve"> </w:t>
        </w:r>
      </w:ins>
      <w:ins w:id="163" w:author="Veekija" w:date="2013-04-27T17:39:00Z">
        <w:r>
          <w:t xml:space="preserve">(2) </w:t>
        </w:r>
      </w:ins>
      <w:ins w:id="164" w:author="Veekija" w:date="2013-04-27T17:36:00Z">
        <w:r w:rsidRPr="000E7ED5">
          <w:rPr>
            <w:b/>
            <w:bCs/>
          </w:rPr>
          <w:t>Java Beans</w:t>
        </w:r>
      </w:ins>
      <w:ins w:id="165" w:author="Veekija" w:date="2013-04-27T17:37:00Z">
        <w:r>
          <w:rPr>
            <w:b/>
            <w:bCs/>
          </w:rPr>
          <w:t xml:space="preserve"> </w:t>
        </w:r>
      </w:ins>
      <w:ins w:id="166" w:author="Veekija" w:date="2013-04-27T17:39:00Z">
        <w:r>
          <w:rPr>
            <w:b/>
            <w:bCs/>
          </w:rPr>
          <w:t xml:space="preserve">- </w:t>
        </w:r>
      </w:ins>
      <w:ins w:id="167" w:author="Veekija" w:date="2013-04-27T17:36:00Z">
        <w:r w:rsidRPr="000E7ED5">
          <w:t>Managed Java beans are used within JSF pages for data binding</w:t>
        </w:r>
      </w:ins>
      <w:ins w:id="168" w:author="Veekija" w:date="2013-04-27T17:40:00Z">
        <w:r w:rsidR="007749FA">
          <w:t xml:space="preserve"> in form control elements</w:t>
        </w:r>
      </w:ins>
      <w:ins w:id="169" w:author="Veekija" w:date="2013-04-27T17:36:00Z">
        <w:r w:rsidRPr="000E7ED5">
          <w:t>.</w:t>
        </w:r>
      </w:ins>
      <w:ins w:id="170" w:author="Veekija" w:date="2013-04-27T17:37:00Z">
        <w:r>
          <w:t xml:space="preserve"> </w:t>
        </w:r>
      </w:ins>
      <w:ins w:id="171" w:author="Veekija" w:date="2013-04-27T17:40:00Z">
        <w:r w:rsidR="007749FA">
          <w:t xml:space="preserve">(3) </w:t>
        </w:r>
      </w:ins>
      <w:ins w:id="172" w:author="Veekija" w:date="2013-04-27T17:36:00Z">
        <w:r w:rsidRPr="000E7ED5">
          <w:rPr>
            <w:b/>
            <w:bCs/>
          </w:rPr>
          <w:t>JPA</w:t>
        </w:r>
      </w:ins>
      <w:ins w:id="173" w:author="Veekija" w:date="2013-04-27T17:37:00Z">
        <w:r>
          <w:rPr>
            <w:b/>
            <w:bCs/>
          </w:rPr>
          <w:t xml:space="preserve"> </w:t>
        </w:r>
      </w:ins>
      <w:ins w:id="174" w:author="Veekija" w:date="2013-04-27T17:40:00Z">
        <w:r w:rsidR="007749FA">
          <w:rPr>
            <w:b/>
            <w:bCs/>
          </w:rPr>
          <w:t xml:space="preserve">- </w:t>
        </w:r>
      </w:ins>
      <w:ins w:id="175" w:author="Veekija" w:date="2013-04-27T17:36:00Z">
        <w:r w:rsidRPr="000E7ED5">
          <w:t xml:space="preserve">Java Persistence API (JPA) is used to </w:t>
        </w:r>
        <w:proofErr w:type="gramStart"/>
        <w:r w:rsidR="007749FA">
          <w:t>persist</w:t>
        </w:r>
        <w:proofErr w:type="gramEnd"/>
        <w:r w:rsidRPr="000E7ED5">
          <w:t xml:space="preserve"> </w:t>
        </w:r>
      </w:ins>
      <w:ins w:id="176" w:author="Veekija" w:date="2013-04-27T17:41:00Z">
        <w:r w:rsidR="007749FA">
          <w:t xml:space="preserve">the values that are in java </w:t>
        </w:r>
      </w:ins>
      <w:ins w:id="177" w:author="Veekija" w:date="2013-04-27T17:36:00Z">
        <w:r w:rsidRPr="000E7ED5">
          <w:t xml:space="preserve">objects </w:t>
        </w:r>
      </w:ins>
      <w:ins w:id="178" w:author="Veekija" w:date="2013-04-27T17:41:00Z">
        <w:r w:rsidR="007749FA">
          <w:t>in</w:t>
        </w:r>
      </w:ins>
      <w:ins w:id="179" w:author="Veekija" w:date="2013-04-27T17:36:00Z">
        <w:r w:rsidRPr="000E7ED5">
          <w:t>to the database.</w:t>
        </w:r>
      </w:ins>
      <w:ins w:id="180" w:author="Veekija" w:date="2013-04-27T17:37:00Z">
        <w:r>
          <w:t xml:space="preserve"> </w:t>
        </w:r>
      </w:ins>
      <w:ins w:id="181" w:author="Veekija" w:date="2013-04-27T17:41:00Z">
        <w:r w:rsidR="007749FA">
          <w:t xml:space="preserve">(4) </w:t>
        </w:r>
      </w:ins>
      <w:ins w:id="182" w:author="Veekija" w:date="2013-04-27T17:36:00Z">
        <w:r w:rsidRPr="000E7ED5">
          <w:rPr>
            <w:b/>
            <w:bCs/>
          </w:rPr>
          <w:t>Rich faces</w:t>
        </w:r>
      </w:ins>
      <w:ins w:id="183" w:author="Veekija" w:date="2013-04-27T17:37:00Z">
        <w:r>
          <w:rPr>
            <w:b/>
            <w:bCs/>
          </w:rPr>
          <w:t xml:space="preserve"> </w:t>
        </w:r>
      </w:ins>
      <w:ins w:id="184" w:author="Veekija" w:date="2013-04-27T17:41:00Z">
        <w:r w:rsidR="007749FA">
          <w:rPr>
            <w:b/>
            <w:bCs/>
          </w:rPr>
          <w:t xml:space="preserve">– </w:t>
        </w:r>
      </w:ins>
      <w:proofErr w:type="spellStart"/>
      <w:ins w:id="185" w:author="Veekija" w:date="2013-04-27T17:36:00Z">
        <w:r w:rsidRPr="000E7ED5">
          <w:t>Richfaces</w:t>
        </w:r>
        <w:proofErr w:type="spellEnd"/>
        <w:r w:rsidRPr="000E7ED5">
          <w:t xml:space="preserve"> </w:t>
        </w:r>
      </w:ins>
      <w:ins w:id="186" w:author="Veekija" w:date="2013-04-27T17:41:00Z">
        <w:r w:rsidR="007749FA">
          <w:t xml:space="preserve">framework </w:t>
        </w:r>
      </w:ins>
      <w:ins w:id="187" w:author="Veekija" w:date="2013-04-27T17:36:00Z">
        <w:r w:rsidRPr="000E7ED5">
          <w:t xml:space="preserve">is used within JSF </w:t>
        </w:r>
        <w:proofErr w:type="spellStart"/>
        <w:r w:rsidRPr="000E7ED5">
          <w:t>facelet</w:t>
        </w:r>
        <w:proofErr w:type="spellEnd"/>
        <w:r w:rsidRPr="000E7ED5">
          <w:t xml:space="preserve"> for calendar controls and rich text editor.</w:t>
        </w:r>
      </w:ins>
      <w:ins w:id="188" w:author="Veekija" w:date="2013-04-27T17:37:00Z">
        <w:r>
          <w:t xml:space="preserve"> </w:t>
        </w:r>
      </w:ins>
      <w:ins w:id="189" w:author="Veekija" w:date="2013-04-27T17:41:00Z">
        <w:r w:rsidR="007749FA">
          <w:t xml:space="preserve">(5) </w:t>
        </w:r>
      </w:ins>
      <w:ins w:id="190" w:author="Veekija" w:date="2013-04-27T17:36:00Z">
        <w:r w:rsidRPr="000E7ED5">
          <w:rPr>
            <w:b/>
            <w:bCs/>
          </w:rPr>
          <w:t>Web Filters</w:t>
        </w:r>
      </w:ins>
      <w:ins w:id="191" w:author="Veekija" w:date="2013-04-27T17:37:00Z">
        <w:r>
          <w:rPr>
            <w:b/>
            <w:bCs/>
          </w:rPr>
          <w:t xml:space="preserve"> </w:t>
        </w:r>
      </w:ins>
      <w:ins w:id="192" w:author="Veekija" w:date="2013-04-27T17:42:00Z">
        <w:r w:rsidR="007749FA">
          <w:rPr>
            <w:b/>
            <w:bCs/>
          </w:rPr>
          <w:t>–</w:t>
        </w:r>
      </w:ins>
      <w:ins w:id="193" w:author="Veekija" w:date="2013-04-27T17:41:00Z">
        <w:r w:rsidR="007749FA" w:rsidRPr="007749FA">
          <w:rPr>
            <w:bCs/>
          </w:rPr>
          <w:t xml:space="preserve"> Web</w:t>
        </w:r>
      </w:ins>
      <w:ins w:id="194" w:author="Veekija" w:date="2013-04-27T17:42:00Z">
        <w:r w:rsidR="007749FA">
          <w:rPr>
            <w:bCs/>
          </w:rPr>
          <w:t xml:space="preserve"> filters is </w:t>
        </w:r>
        <w:r w:rsidR="007749FA">
          <w:t>u</w:t>
        </w:r>
      </w:ins>
      <w:ins w:id="195" w:author="Veekija" w:date="2013-04-27T17:36:00Z">
        <w:r w:rsidRPr="000E7ED5">
          <w:t xml:space="preserve">sed </w:t>
        </w:r>
      </w:ins>
      <w:ins w:id="196" w:author="Veekija" w:date="2013-04-27T17:42:00Z">
        <w:r w:rsidR="007749FA">
          <w:t xml:space="preserve">in </w:t>
        </w:r>
      </w:ins>
      <w:ins w:id="197" w:author="Veekija" w:date="2013-04-27T17:36:00Z">
        <w:r w:rsidRPr="000E7ED5">
          <w:t>Java Servlet’s Web Filter with URL patterns to protect secured pages.</w:t>
        </w:r>
      </w:ins>
      <w:ins w:id="198" w:author="Veekija" w:date="2013-04-27T17:42:00Z">
        <w:r w:rsidR="007749FA">
          <w:t xml:space="preserve">(6) </w:t>
        </w:r>
      </w:ins>
      <w:ins w:id="199" w:author="Veekija" w:date="2013-04-27T17:36:00Z">
        <w:r w:rsidRPr="000E7ED5">
          <w:rPr>
            <w:b/>
            <w:bCs/>
          </w:rPr>
          <w:t>CSS</w:t>
        </w:r>
      </w:ins>
      <w:ins w:id="200" w:author="Veekija" w:date="2013-04-27T17:37:00Z">
        <w:r>
          <w:rPr>
            <w:b/>
            <w:bCs/>
          </w:rPr>
          <w:t xml:space="preserve"> </w:t>
        </w:r>
      </w:ins>
      <w:ins w:id="201" w:author="Veekija" w:date="2013-04-27T17:42:00Z">
        <w:r w:rsidR="007749FA">
          <w:rPr>
            <w:b/>
            <w:bCs/>
          </w:rPr>
          <w:t xml:space="preserve">- </w:t>
        </w:r>
      </w:ins>
      <w:ins w:id="202" w:author="Veekija" w:date="2013-04-27T17:36:00Z">
        <w:r w:rsidRPr="000E7ED5">
          <w:t>JSF resources are used (CSS) to maintaining consistency throughout the site</w:t>
        </w:r>
      </w:ins>
      <w:ins w:id="203" w:author="Veekija" w:date="2013-04-27T17:42:00Z">
        <w:r w:rsidR="007749FA">
          <w:t>.</w:t>
        </w:r>
      </w:ins>
      <w:ins w:id="204" w:author="Veekija" w:date="2013-04-27T17:37:00Z">
        <w:r>
          <w:t xml:space="preserve"> </w:t>
        </w:r>
      </w:ins>
      <w:ins w:id="205" w:author="Veekija" w:date="2013-04-27T17:42:00Z">
        <w:r w:rsidR="007749FA">
          <w:t xml:space="preserve"> (7) </w:t>
        </w:r>
      </w:ins>
      <w:ins w:id="206" w:author="Veekija" w:date="2013-04-27T17:36:00Z">
        <w:r w:rsidRPr="000E7ED5">
          <w:rPr>
            <w:b/>
            <w:bCs/>
          </w:rPr>
          <w:t>Derby database</w:t>
        </w:r>
      </w:ins>
      <w:ins w:id="207" w:author="Veekija" w:date="2013-04-27T17:37:00Z">
        <w:r>
          <w:rPr>
            <w:b/>
            <w:bCs/>
          </w:rPr>
          <w:t xml:space="preserve"> </w:t>
        </w:r>
      </w:ins>
      <w:ins w:id="208" w:author="Veekija" w:date="2013-04-27T17:43:00Z">
        <w:r w:rsidR="007749FA">
          <w:rPr>
            <w:b/>
            <w:bCs/>
          </w:rPr>
          <w:t xml:space="preserve">- </w:t>
        </w:r>
      </w:ins>
      <w:ins w:id="209" w:author="Veekija" w:date="2013-04-27T17:36:00Z">
        <w:r w:rsidRPr="000E7ED5">
          <w:t xml:space="preserve">Derby database is used for storing and retrieving </w:t>
        </w:r>
      </w:ins>
      <w:ins w:id="210" w:author="Veekija" w:date="2013-04-27T17:43:00Z">
        <w:r w:rsidR="007749FA">
          <w:t>SIS application data</w:t>
        </w:r>
      </w:ins>
      <w:ins w:id="211" w:author="Veekija" w:date="2013-04-27T17:36:00Z">
        <w:r w:rsidRPr="000E7ED5">
          <w:t>.</w:t>
        </w:r>
      </w:ins>
    </w:p>
    <w:p w:rsidR="004461F2" w:rsidRDefault="004461F2" w:rsidP="001B7BE1">
      <w:pPr>
        <w:pStyle w:val="Heading2"/>
        <w:spacing w:line="360" w:lineRule="auto"/>
        <w:rPr>
          <w:ins w:id="212" w:author="Veekija" w:date="2013-04-27T16:52:00Z"/>
        </w:rPr>
      </w:pPr>
      <w:bookmarkStart w:id="213" w:name="_Toc354848798"/>
      <w:ins w:id="214" w:author="Veekija" w:date="2013-04-27T16:52:00Z">
        <w:r>
          <w:lastRenderedPageBreak/>
          <w:t>Installation Instruction</w:t>
        </w:r>
        <w:bookmarkStart w:id="215" w:name="_GoBack"/>
        <w:bookmarkEnd w:id="213"/>
        <w:bookmarkEnd w:id="215"/>
      </w:ins>
    </w:p>
    <w:p w:rsidR="00C34508" w:rsidRPr="00C34508" w:rsidRDefault="00C34508" w:rsidP="00F9777E">
      <w:pPr>
        <w:spacing w:after="0" w:line="360" w:lineRule="auto"/>
        <w:ind w:firstLine="720"/>
        <w:rPr>
          <w:ins w:id="216" w:author="Veekija" w:date="2013-04-27T16:23:00Z"/>
        </w:rPr>
      </w:pPr>
      <w:ins w:id="217" w:author="Veekija" w:date="2013-04-27T16:26:00Z">
        <w:r>
          <w:t>Using</w:t>
        </w:r>
      </w:ins>
      <w:ins w:id="218" w:author="Veekija" w:date="2013-04-27T16:25:00Z">
        <w:r>
          <w:t xml:space="preserve"> the s</w:t>
        </w:r>
      </w:ins>
      <w:ins w:id="219" w:author="Veekija" w:date="2013-04-27T16:26:00Z">
        <w:r>
          <w:t>et of instructions provide</w:t>
        </w:r>
      </w:ins>
      <w:ins w:id="220" w:author="Veekija" w:date="2013-04-27T16:27:00Z">
        <w:r w:rsidR="00BB1C4A">
          <w:t>d</w:t>
        </w:r>
      </w:ins>
      <w:ins w:id="221" w:author="Veekija" w:date="2013-04-27T16:26:00Z">
        <w:r>
          <w:t xml:space="preserve"> </w:t>
        </w:r>
      </w:ins>
      <w:ins w:id="222" w:author="Veekija" w:date="2013-04-27T16:27:00Z">
        <w:r w:rsidR="00BB1C4A">
          <w:t>below, any technical person will be able to install and set this application along with source code and database.</w:t>
        </w:r>
      </w:ins>
    </w:p>
    <w:p w:rsidR="00C34508" w:rsidRDefault="00C34508" w:rsidP="007D55EE">
      <w:pPr>
        <w:pStyle w:val="Heading3"/>
        <w:rPr>
          <w:ins w:id="223" w:author="Veekija" w:date="2013-04-27T16:28:00Z"/>
        </w:rPr>
      </w:pPr>
      <w:bookmarkStart w:id="224" w:name="_Toc354848799"/>
      <w:ins w:id="225" w:author="Veekija" w:date="2013-04-27T16:23:00Z">
        <w:r>
          <w:t>Required Software</w:t>
        </w:r>
      </w:ins>
      <w:bookmarkEnd w:id="224"/>
    </w:p>
    <w:p w:rsidR="009052F4" w:rsidRDefault="009052F4" w:rsidP="007D55EE">
      <w:pPr>
        <w:numPr>
          <w:ilvl w:val="0"/>
          <w:numId w:val="18"/>
        </w:numPr>
        <w:rPr>
          <w:ins w:id="226" w:author="Veekija" w:date="2013-04-27T16:29:00Z"/>
        </w:rPr>
      </w:pPr>
      <w:proofErr w:type="spellStart"/>
      <w:ins w:id="227" w:author="Veekija" w:date="2013-04-27T16:28:00Z">
        <w:r>
          <w:t>Net</w:t>
        </w:r>
      </w:ins>
      <w:ins w:id="228" w:author="Veekija" w:date="2013-04-27T16:44:00Z">
        <w:r w:rsidR="00E451ED">
          <w:t>B</w:t>
        </w:r>
      </w:ins>
      <w:ins w:id="229" w:author="Veekija" w:date="2013-04-27T16:28:00Z">
        <w:r>
          <w:t>eans</w:t>
        </w:r>
        <w:proofErr w:type="spellEnd"/>
        <w:r>
          <w:t xml:space="preserve"> IDE</w:t>
        </w:r>
      </w:ins>
      <w:ins w:id="230" w:author="Veekija" w:date="2013-04-27T16:29:00Z">
        <w:r>
          <w:t xml:space="preserve"> 7.2.1 </w:t>
        </w:r>
      </w:ins>
      <w:ins w:id="231" w:author="Veekija" w:date="2013-04-27T18:01:00Z">
        <w:r w:rsidR="00CC4C32">
          <w:t xml:space="preserve">with JDK </w:t>
        </w:r>
      </w:ins>
      <w:ins w:id="232" w:author="Veekija" w:date="2013-04-27T18:02:00Z">
        <w:r w:rsidR="00CC4C32">
          <w:t xml:space="preserve">1.6 </w:t>
        </w:r>
      </w:ins>
      <w:ins w:id="233" w:author="Veekija" w:date="2013-04-27T16:29:00Z">
        <w:r>
          <w:t>or higher version</w:t>
        </w:r>
      </w:ins>
    </w:p>
    <w:p w:rsidR="009052F4" w:rsidRDefault="009052F4" w:rsidP="007D55EE">
      <w:pPr>
        <w:numPr>
          <w:ilvl w:val="0"/>
          <w:numId w:val="18"/>
        </w:numPr>
        <w:rPr>
          <w:ins w:id="234" w:author="Veekija" w:date="2013-04-27T16:29:00Z"/>
        </w:rPr>
      </w:pPr>
      <w:ins w:id="235" w:author="Veekija" w:date="2013-04-27T16:29:00Z">
        <w:r>
          <w:t>Derby database</w:t>
        </w:r>
      </w:ins>
    </w:p>
    <w:p w:rsidR="009052F4" w:rsidRPr="009052F4" w:rsidRDefault="009052F4" w:rsidP="007D55EE">
      <w:pPr>
        <w:numPr>
          <w:ilvl w:val="0"/>
          <w:numId w:val="18"/>
        </w:numPr>
        <w:rPr>
          <w:ins w:id="236" w:author="Veekija" w:date="2013-04-27T16:23:00Z"/>
        </w:rPr>
      </w:pPr>
      <w:ins w:id="237" w:author="Veekija" w:date="2013-04-27T16:30:00Z">
        <w:r>
          <w:t>Glass</w:t>
        </w:r>
      </w:ins>
      <w:ins w:id="238" w:author="Veekija" w:date="2013-04-27T16:31:00Z">
        <w:r>
          <w:t xml:space="preserve"> </w:t>
        </w:r>
      </w:ins>
      <w:ins w:id="239" w:author="Veekija" w:date="2013-04-27T16:30:00Z">
        <w:r>
          <w:t xml:space="preserve">Fish server or any Industry standard equivalent application servers. </w:t>
        </w:r>
      </w:ins>
    </w:p>
    <w:p w:rsidR="00C34508" w:rsidRDefault="00C34508" w:rsidP="004461F2">
      <w:pPr>
        <w:pStyle w:val="Heading3"/>
        <w:rPr>
          <w:ins w:id="240" w:author="Veekija" w:date="2013-04-27T16:31:00Z"/>
        </w:rPr>
        <w:pPrChange w:id="241" w:author="Veekija" w:date="2013-04-27T16:53:00Z">
          <w:pPr>
            <w:pStyle w:val="Heading2"/>
            <w:spacing w:line="360" w:lineRule="auto"/>
          </w:pPr>
        </w:pPrChange>
      </w:pPr>
      <w:bookmarkStart w:id="242" w:name="_Toc354848800"/>
      <w:ins w:id="243" w:author="Veekija" w:date="2013-04-27T16:23:00Z">
        <w:r>
          <w:t xml:space="preserve">Database </w:t>
        </w:r>
      </w:ins>
      <w:ins w:id="244" w:author="Veekija" w:date="2013-04-27T16:24:00Z">
        <w:r>
          <w:t>Setup</w:t>
        </w:r>
      </w:ins>
      <w:ins w:id="245" w:author="Veekija" w:date="2013-04-27T16:23:00Z">
        <w:r>
          <w:t xml:space="preserve"> Instructions</w:t>
        </w:r>
      </w:ins>
      <w:bookmarkEnd w:id="242"/>
    </w:p>
    <w:p w:rsidR="008E30BF" w:rsidRDefault="008E30BF" w:rsidP="008E30BF">
      <w:pPr>
        <w:pStyle w:val="ListParagraph"/>
        <w:numPr>
          <w:ilvl w:val="0"/>
          <w:numId w:val="17"/>
        </w:numPr>
        <w:spacing w:line="360" w:lineRule="auto"/>
        <w:rPr>
          <w:ins w:id="246" w:author="Veekija" w:date="2013-04-27T16:31:00Z"/>
          <w:sz w:val="24"/>
          <w:szCs w:val="24"/>
        </w:rPr>
      </w:pPr>
      <w:ins w:id="247" w:author="Veekija" w:date="2013-04-27T16:31:00Z">
        <w:r>
          <w:rPr>
            <w:sz w:val="24"/>
            <w:szCs w:val="24"/>
          </w:rPr>
          <w:t xml:space="preserve">Create blank database in derby, with the following names: </w:t>
        </w:r>
      </w:ins>
    </w:p>
    <w:p w:rsidR="008E30BF" w:rsidRDefault="008E30BF" w:rsidP="008E30BF">
      <w:pPr>
        <w:pStyle w:val="ListParagraph"/>
        <w:numPr>
          <w:ilvl w:val="1"/>
          <w:numId w:val="17"/>
        </w:numPr>
        <w:spacing w:line="360" w:lineRule="auto"/>
        <w:rPr>
          <w:ins w:id="248" w:author="Veekija" w:date="2013-04-27T16:31:00Z"/>
          <w:sz w:val="24"/>
          <w:szCs w:val="24"/>
        </w:rPr>
      </w:pPr>
      <w:ins w:id="249" w:author="Veekija" w:date="2013-04-27T16:31:00Z">
        <w:r>
          <w:rPr>
            <w:sz w:val="24"/>
            <w:szCs w:val="24"/>
          </w:rPr>
          <w:t xml:space="preserve">Database name = </w:t>
        </w:r>
        <w:r>
          <w:rPr>
            <w:b/>
            <w:sz w:val="24"/>
            <w:szCs w:val="24"/>
          </w:rPr>
          <w:t xml:space="preserve">SISDB </w:t>
        </w:r>
      </w:ins>
    </w:p>
    <w:p w:rsidR="008E30BF" w:rsidRDefault="008E30BF" w:rsidP="008E30BF">
      <w:pPr>
        <w:pStyle w:val="ListParagraph"/>
        <w:numPr>
          <w:ilvl w:val="1"/>
          <w:numId w:val="17"/>
        </w:numPr>
        <w:spacing w:line="360" w:lineRule="auto"/>
        <w:rPr>
          <w:ins w:id="250" w:author="Veekija" w:date="2013-04-27T16:31:00Z"/>
          <w:sz w:val="24"/>
          <w:szCs w:val="24"/>
        </w:rPr>
      </w:pPr>
      <w:ins w:id="251" w:author="Veekija" w:date="2013-04-27T16:31:00Z">
        <w:r>
          <w:rPr>
            <w:sz w:val="24"/>
            <w:szCs w:val="24"/>
          </w:rPr>
          <w:t>User=</w:t>
        </w:r>
        <w:proofErr w:type="spellStart"/>
        <w:r>
          <w:rPr>
            <w:b/>
            <w:sz w:val="24"/>
            <w:szCs w:val="24"/>
          </w:rPr>
          <w:t>sisadmin</w:t>
        </w:r>
        <w:proofErr w:type="spellEnd"/>
        <w:r>
          <w:rPr>
            <w:sz w:val="24"/>
            <w:szCs w:val="24"/>
          </w:rPr>
          <w:t xml:space="preserve">  </w:t>
        </w:r>
      </w:ins>
    </w:p>
    <w:p w:rsidR="008E30BF" w:rsidRDefault="008E30BF" w:rsidP="008E30BF">
      <w:pPr>
        <w:pStyle w:val="ListParagraph"/>
        <w:numPr>
          <w:ilvl w:val="1"/>
          <w:numId w:val="17"/>
        </w:numPr>
        <w:spacing w:line="360" w:lineRule="auto"/>
        <w:rPr>
          <w:ins w:id="252" w:author="Veekija" w:date="2013-04-27T16:31:00Z"/>
          <w:sz w:val="24"/>
          <w:szCs w:val="24"/>
        </w:rPr>
      </w:pPr>
      <w:ins w:id="253" w:author="Veekija" w:date="2013-04-27T16:31:00Z">
        <w:r>
          <w:rPr>
            <w:sz w:val="24"/>
            <w:szCs w:val="24"/>
          </w:rPr>
          <w:t>Password=</w:t>
        </w:r>
        <w:proofErr w:type="spellStart"/>
        <w:r>
          <w:rPr>
            <w:b/>
            <w:sz w:val="24"/>
            <w:szCs w:val="24"/>
          </w:rPr>
          <w:t>sisadmin</w:t>
        </w:r>
        <w:proofErr w:type="spellEnd"/>
      </w:ins>
    </w:p>
    <w:p w:rsidR="008E30BF" w:rsidRDefault="008E30BF" w:rsidP="008E30BF">
      <w:pPr>
        <w:pStyle w:val="ListParagraph"/>
        <w:numPr>
          <w:ilvl w:val="0"/>
          <w:numId w:val="17"/>
        </w:numPr>
        <w:spacing w:line="360" w:lineRule="auto"/>
        <w:rPr>
          <w:ins w:id="254" w:author="Veekija" w:date="2013-04-27T16:32:00Z"/>
          <w:sz w:val="24"/>
          <w:szCs w:val="24"/>
        </w:rPr>
      </w:pPr>
      <w:ins w:id="255" w:author="Veekija" w:date="2013-04-27T16:31:00Z">
        <w:r>
          <w:rPr>
            <w:sz w:val="24"/>
            <w:szCs w:val="24"/>
          </w:rPr>
          <w:t>Once the database is created, install the schema from the file “install-</w:t>
        </w:r>
        <w:proofErr w:type="spellStart"/>
        <w:r>
          <w:rPr>
            <w:sz w:val="24"/>
            <w:szCs w:val="24"/>
          </w:rPr>
          <w:t>database</w:t>
        </w:r>
      </w:ins>
      <w:ins w:id="256" w:author="Veekija" w:date="2013-04-27T16:35:00Z">
        <w:r w:rsidR="00B075FE">
          <w:rPr>
            <w:sz w:val="24"/>
            <w:szCs w:val="24"/>
          </w:rPr>
          <w:t>.sql</w:t>
        </w:r>
      </w:ins>
      <w:proofErr w:type="spellEnd"/>
      <w:ins w:id="257" w:author="Veekija" w:date="2013-04-27T16:31:00Z">
        <w:r>
          <w:rPr>
            <w:sz w:val="24"/>
            <w:szCs w:val="24"/>
          </w:rPr>
          <w:t xml:space="preserve">”. Please note </w:t>
        </w:r>
      </w:ins>
      <w:ins w:id="258" w:author="Veekija" w:date="2013-04-27T16:35:00Z">
        <w:r w:rsidR="00B075FE">
          <w:rPr>
            <w:sz w:val="24"/>
            <w:szCs w:val="24"/>
          </w:rPr>
          <w:t xml:space="preserve">that </w:t>
        </w:r>
      </w:ins>
      <w:ins w:id="259" w:author="Veekija" w:date="2013-04-27T16:31:00Z">
        <w:r>
          <w:rPr>
            <w:sz w:val="24"/>
            <w:szCs w:val="24"/>
          </w:rPr>
          <w:t>if there are any issues occurred during the installation, please execute “uninstall-database” and retry.</w:t>
        </w:r>
      </w:ins>
      <w:ins w:id="260" w:author="Veekija" w:date="2013-04-27T16:32:00Z">
        <w:r>
          <w:rPr>
            <w:sz w:val="24"/>
            <w:szCs w:val="24"/>
          </w:rPr>
          <w:t xml:space="preserve"> The install and uninstall database script files are embedded below.</w:t>
        </w:r>
      </w:ins>
    </w:p>
    <w:p w:rsidR="008E30BF" w:rsidRDefault="008E30BF" w:rsidP="00B075FE">
      <w:pPr>
        <w:pStyle w:val="ListParagraph"/>
        <w:spacing w:line="360" w:lineRule="auto"/>
        <w:ind w:left="360"/>
        <w:rPr>
          <w:ins w:id="261" w:author="Veekija" w:date="2013-04-27T16:35:00Z"/>
          <w:sz w:val="24"/>
          <w:szCs w:val="24"/>
        </w:rPr>
      </w:pPr>
      <w:ins w:id="262" w:author="Veekija" w:date="2013-04-27T16:34:00Z">
        <w:r>
          <w:rPr>
            <w:sz w:val="24"/>
            <w:szCs w:val="24"/>
          </w:rPr>
          <w:object w:dxaOrig="1551" w:dyaOrig="1004">
            <v:shape id="_x0000_i1051" type="#_x0000_t75" style="width:77.25pt;height:50.25pt" o:ole="">
              <v:imagedata r:id="rId16" o:title=""/>
            </v:shape>
            <o:OLEObject Type="Embed" ProgID="Package" ShapeID="_x0000_i1051" DrawAspect="Icon" ObjectID="_1428591219" r:id="rId17"/>
          </w:object>
        </w:r>
      </w:ins>
      <w:ins w:id="263" w:author="Veekija" w:date="2013-04-27T16:35:00Z">
        <w:r>
          <w:rPr>
            <w:sz w:val="24"/>
            <w:szCs w:val="24"/>
          </w:rPr>
          <w:object w:dxaOrig="1551" w:dyaOrig="1004">
            <v:shape id="_x0000_i1052" type="#_x0000_t75" style="width:77.25pt;height:50.25pt" o:ole="">
              <v:imagedata r:id="rId18" o:title=""/>
            </v:shape>
            <o:OLEObject Type="Embed" ProgID="Package" ShapeID="_x0000_i1052" DrawAspect="Icon" ObjectID="_1428591220" r:id="rId19"/>
          </w:object>
        </w:r>
      </w:ins>
    </w:p>
    <w:p w:rsidR="00B075FE" w:rsidRDefault="00B075FE" w:rsidP="00B075FE">
      <w:pPr>
        <w:pStyle w:val="ListParagraph"/>
        <w:numPr>
          <w:ilvl w:val="0"/>
          <w:numId w:val="17"/>
        </w:numPr>
        <w:spacing w:line="360" w:lineRule="auto"/>
        <w:rPr>
          <w:ins w:id="264" w:author="Veekija" w:date="2013-04-27T16:35:00Z"/>
          <w:sz w:val="24"/>
          <w:szCs w:val="24"/>
        </w:rPr>
      </w:pPr>
      <w:ins w:id="265" w:author="Veekija" w:date="2013-04-27T16:35:00Z">
        <w:r>
          <w:rPr>
            <w:sz w:val="24"/>
            <w:szCs w:val="24"/>
          </w:rPr>
          <w:t xml:space="preserve">Install database </w:t>
        </w:r>
        <w:proofErr w:type="spellStart"/>
        <w:r>
          <w:rPr>
            <w:sz w:val="24"/>
            <w:szCs w:val="24"/>
          </w:rPr>
          <w:t>sql</w:t>
        </w:r>
        <w:proofErr w:type="spellEnd"/>
        <w:r>
          <w:rPr>
            <w:sz w:val="24"/>
            <w:szCs w:val="24"/>
          </w:rPr>
          <w:t xml:space="preserve"> scripts will create the database schema (DDL), referential constraints and set of rows in the database tables. It also inserts 3 rows in user table to login to the SIS application. Those users are:</w:t>
        </w:r>
      </w:ins>
    </w:p>
    <w:p w:rsidR="00B075FE" w:rsidRDefault="00B075FE" w:rsidP="00B075FE">
      <w:pPr>
        <w:pStyle w:val="ListParagraph"/>
        <w:numPr>
          <w:ilvl w:val="1"/>
          <w:numId w:val="17"/>
        </w:numPr>
        <w:spacing w:line="360" w:lineRule="auto"/>
        <w:rPr>
          <w:ins w:id="266" w:author="Veekija" w:date="2013-04-27T16:35:00Z"/>
          <w:sz w:val="24"/>
          <w:szCs w:val="24"/>
        </w:rPr>
      </w:pPr>
      <w:ins w:id="267" w:author="Veekija" w:date="2013-04-27T16:35:00Z">
        <w:r>
          <w:rPr>
            <w:sz w:val="24"/>
            <w:szCs w:val="24"/>
          </w:rPr>
          <w:t xml:space="preserve">Admin User (user name = </w:t>
        </w:r>
        <w:r>
          <w:rPr>
            <w:b/>
            <w:sz w:val="24"/>
            <w:szCs w:val="24"/>
          </w:rPr>
          <w:t>admin</w:t>
        </w:r>
        <w:r>
          <w:rPr>
            <w:sz w:val="24"/>
            <w:szCs w:val="24"/>
          </w:rPr>
          <w:t xml:space="preserve"> &amp; password = </w:t>
        </w:r>
        <w:r>
          <w:rPr>
            <w:b/>
            <w:sz w:val="24"/>
            <w:szCs w:val="24"/>
          </w:rPr>
          <w:t>admin</w:t>
        </w:r>
        <w:r>
          <w:rPr>
            <w:sz w:val="24"/>
            <w:szCs w:val="24"/>
          </w:rPr>
          <w:t>)</w:t>
        </w:r>
      </w:ins>
    </w:p>
    <w:p w:rsidR="00B075FE" w:rsidRDefault="00B075FE" w:rsidP="00B075FE">
      <w:pPr>
        <w:pStyle w:val="ListParagraph"/>
        <w:numPr>
          <w:ilvl w:val="1"/>
          <w:numId w:val="17"/>
        </w:numPr>
        <w:spacing w:line="360" w:lineRule="auto"/>
        <w:rPr>
          <w:ins w:id="268" w:author="Veekija" w:date="2013-04-27T16:35:00Z"/>
          <w:sz w:val="24"/>
          <w:szCs w:val="24"/>
        </w:rPr>
      </w:pPr>
      <w:ins w:id="269" w:author="Veekija" w:date="2013-04-27T16:35:00Z">
        <w:r>
          <w:rPr>
            <w:sz w:val="24"/>
            <w:szCs w:val="24"/>
          </w:rPr>
          <w:t xml:space="preserve">Teacher User (user name = </w:t>
        </w:r>
        <w:r>
          <w:rPr>
            <w:b/>
            <w:sz w:val="24"/>
            <w:szCs w:val="24"/>
          </w:rPr>
          <w:t>teacher</w:t>
        </w:r>
        <w:r>
          <w:rPr>
            <w:sz w:val="24"/>
            <w:szCs w:val="24"/>
          </w:rPr>
          <w:t xml:space="preserve"> &amp; password = </w:t>
        </w:r>
        <w:r>
          <w:rPr>
            <w:b/>
            <w:sz w:val="24"/>
            <w:szCs w:val="24"/>
          </w:rPr>
          <w:t>teacher</w:t>
        </w:r>
        <w:r>
          <w:rPr>
            <w:sz w:val="24"/>
            <w:szCs w:val="24"/>
          </w:rPr>
          <w:t>)</w:t>
        </w:r>
      </w:ins>
    </w:p>
    <w:p w:rsidR="00B075FE" w:rsidRDefault="00B075FE" w:rsidP="00B075FE">
      <w:pPr>
        <w:pStyle w:val="ListParagraph"/>
        <w:numPr>
          <w:ilvl w:val="1"/>
          <w:numId w:val="17"/>
        </w:numPr>
        <w:spacing w:line="360" w:lineRule="auto"/>
        <w:rPr>
          <w:ins w:id="270" w:author="Veekija" w:date="2013-04-27T16:35:00Z"/>
          <w:sz w:val="24"/>
          <w:szCs w:val="24"/>
        </w:rPr>
      </w:pPr>
      <w:ins w:id="271" w:author="Veekija" w:date="2013-04-27T16:35:00Z">
        <w:r>
          <w:rPr>
            <w:sz w:val="24"/>
            <w:szCs w:val="24"/>
          </w:rPr>
          <w:t xml:space="preserve">Student User (user name = </w:t>
        </w:r>
        <w:r>
          <w:rPr>
            <w:b/>
            <w:sz w:val="24"/>
            <w:szCs w:val="24"/>
          </w:rPr>
          <w:t>student</w:t>
        </w:r>
        <w:r>
          <w:rPr>
            <w:sz w:val="24"/>
            <w:szCs w:val="24"/>
          </w:rPr>
          <w:t xml:space="preserve"> &amp; password = </w:t>
        </w:r>
        <w:r>
          <w:rPr>
            <w:b/>
            <w:sz w:val="24"/>
            <w:szCs w:val="24"/>
          </w:rPr>
          <w:t>student</w:t>
        </w:r>
        <w:r>
          <w:rPr>
            <w:sz w:val="24"/>
            <w:szCs w:val="24"/>
          </w:rPr>
          <w:t>)</w:t>
        </w:r>
      </w:ins>
    </w:p>
    <w:p w:rsidR="00C34508" w:rsidRDefault="00C34508" w:rsidP="00A0255E">
      <w:pPr>
        <w:pStyle w:val="Heading3"/>
        <w:rPr>
          <w:ins w:id="272" w:author="Veekija" w:date="2013-04-27T16:23:00Z"/>
        </w:rPr>
      </w:pPr>
      <w:bookmarkStart w:id="273" w:name="_Toc354848801"/>
      <w:ins w:id="274" w:author="Veekija" w:date="2013-04-27T16:24:00Z">
        <w:r>
          <w:t>SIS Web application Setup Instructions</w:t>
        </w:r>
        <w:bookmarkEnd w:id="273"/>
        <w:r>
          <w:t xml:space="preserve"> </w:t>
        </w:r>
      </w:ins>
    </w:p>
    <w:p w:rsidR="00E451ED" w:rsidRDefault="00E451ED" w:rsidP="008E30BF">
      <w:pPr>
        <w:pStyle w:val="ListParagraph"/>
        <w:numPr>
          <w:ilvl w:val="0"/>
          <w:numId w:val="17"/>
        </w:numPr>
        <w:spacing w:line="360" w:lineRule="auto"/>
        <w:rPr>
          <w:ins w:id="275" w:author="Veekija" w:date="2013-04-27T16:39:00Z"/>
          <w:sz w:val="24"/>
          <w:szCs w:val="24"/>
        </w:rPr>
      </w:pPr>
      <w:ins w:id="276" w:author="Veekija" w:date="2013-04-27T16:38:00Z">
        <w:r>
          <w:rPr>
            <w:sz w:val="24"/>
            <w:szCs w:val="24"/>
          </w:rPr>
          <w:t>Extract SIS source file</w:t>
        </w:r>
      </w:ins>
      <w:ins w:id="277" w:author="Veekija" w:date="2013-04-27T16:40:00Z">
        <w:r>
          <w:rPr>
            <w:sz w:val="24"/>
            <w:szCs w:val="24"/>
          </w:rPr>
          <w:t>s</w:t>
        </w:r>
      </w:ins>
      <w:ins w:id="278" w:author="Veekija" w:date="2013-04-27T16:38:00Z">
        <w:r>
          <w:rPr>
            <w:sz w:val="24"/>
            <w:szCs w:val="24"/>
          </w:rPr>
          <w:t xml:space="preserve"> </w:t>
        </w:r>
      </w:ins>
      <w:ins w:id="279" w:author="Veekija" w:date="2013-04-27T16:39:00Z">
        <w:r>
          <w:rPr>
            <w:sz w:val="24"/>
            <w:szCs w:val="24"/>
          </w:rPr>
          <w:t xml:space="preserve">from the sis2013.zip file </w:t>
        </w:r>
      </w:ins>
      <w:ins w:id="280" w:author="Veekija" w:date="2013-04-27T16:40:00Z">
        <w:r>
          <w:rPr>
            <w:sz w:val="24"/>
            <w:szCs w:val="24"/>
          </w:rPr>
          <w:t>provided</w:t>
        </w:r>
      </w:ins>
      <w:ins w:id="281" w:author="Veekija" w:date="2013-04-27T16:39:00Z">
        <w:r>
          <w:rPr>
            <w:sz w:val="24"/>
            <w:szCs w:val="24"/>
          </w:rPr>
          <w:t>.</w:t>
        </w:r>
      </w:ins>
    </w:p>
    <w:p w:rsidR="00E451ED" w:rsidRDefault="00E451ED" w:rsidP="008E30BF">
      <w:pPr>
        <w:pStyle w:val="ListParagraph"/>
        <w:numPr>
          <w:ilvl w:val="0"/>
          <w:numId w:val="17"/>
        </w:numPr>
        <w:spacing w:line="360" w:lineRule="auto"/>
        <w:rPr>
          <w:ins w:id="282" w:author="Veekija" w:date="2013-04-27T16:37:00Z"/>
          <w:sz w:val="24"/>
          <w:szCs w:val="24"/>
        </w:rPr>
      </w:pPr>
      <w:ins w:id="283" w:author="Veekija" w:date="2013-04-27T16:37:00Z">
        <w:r>
          <w:rPr>
            <w:sz w:val="24"/>
            <w:szCs w:val="24"/>
          </w:rPr>
          <w:t xml:space="preserve">Open </w:t>
        </w:r>
        <w:proofErr w:type="spellStart"/>
        <w:r>
          <w:rPr>
            <w:sz w:val="24"/>
            <w:szCs w:val="24"/>
          </w:rPr>
          <w:t>NetBeans</w:t>
        </w:r>
        <w:proofErr w:type="spellEnd"/>
        <w:r>
          <w:rPr>
            <w:sz w:val="24"/>
            <w:szCs w:val="24"/>
          </w:rPr>
          <w:t xml:space="preserve"> IDE</w:t>
        </w:r>
      </w:ins>
      <w:ins w:id="284" w:author="Veekija" w:date="2013-04-27T16:40:00Z">
        <w:r>
          <w:rPr>
            <w:sz w:val="24"/>
            <w:szCs w:val="24"/>
          </w:rPr>
          <w:t xml:space="preserve"> and open SIS web project</w:t>
        </w:r>
      </w:ins>
      <w:ins w:id="285" w:author="Veekija" w:date="2013-04-27T16:41:00Z">
        <w:r>
          <w:rPr>
            <w:sz w:val="24"/>
            <w:szCs w:val="24"/>
          </w:rPr>
          <w:t xml:space="preserve"> (extracted in the previous step_</w:t>
        </w:r>
      </w:ins>
      <w:ins w:id="286" w:author="Veekija" w:date="2013-04-27T16:40:00Z">
        <w:r>
          <w:rPr>
            <w:sz w:val="24"/>
            <w:szCs w:val="24"/>
          </w:rPr>
          <w:t xml:space="preserve"> in </w:t>
        </w:r>
        <w:proofErr w:type="spellStart"/>
        <w:r>
          <w:rPr>
            <w:sz w:val="24"/>
            <w:szCs w:val="24"/>
          </w:rPr>
          <w:t>Netbeans</w:t>
        </w:r>
        <w:proofErr w:type="spellEnd"/>
        <w:r>
          <w:rPr>
            <w:sz w:val="24"/>
            <w:szCs w:val="24"/>
          </w:rPr>
          <w:t xml:space="preserve"> IDE using Open Project </w:t>
        </w:r>
      </w:ins>
      <w:ins w:id="287" w:author="Veekija" w:date="2013-04-27T16:42:00Z">
        <w:r>
          <w:rPr>
            <w:sz w:val="24"/>
            <w:szCs w:val="24"/>
          </w:rPr>
          <w:t>o</w:t>
        </w:r>
      </w:ins>
      <w:ins w:id="288" w:author="Veekija" w:date="2013-04-27T16:40:00Z">
        <w:r>
          <w:rPr>
            <w:sz w:val="24"/>
            <w:szCs w:val="24"/>
          </w:rPr>
          <w:t>ption</w:t>
        </w:r>
      </w:ins>
      <w:ins w:id="289" w:author="Veekija" w:date="2013-04-27T16:37:00Z">
        <w:r>
          <w:rPr>
            <w:sz w:val="24"/>
            <w:szCs w:val="24"/>
          </w:rPr>
          <w:t>.</w:t>
        </w:r>
      </w:ins>
    </w:p>
    <w:p w:rsidR="00E451ED" w:rsidRDefault="008E30BF" w:rsidP="00E451ED">
      <w:pPr>
        <w:pStyle w:val="ListParagraph"/>
        <w:numPr>
          <w:ilvl w:val="0"/>
          <w:numId w:val="17"/>
        </w:numPr>
        <w:spacing w:line="360" w:lineRule="auto"/>
        <w:rPr>
          <w:ins w:id="290" w:author="Veekija" w:date="2013-04-27T16:43:00Z"/>
          <w:sz w:val="24"/>
          <w:szCs w:val="24"/>
        </w:rPr>
      </w:pPr>
      <w:ins w:id="291" w:author="Veekija" w:date="2013-04-27T16:32:00Z">
        <w:r w:rsidRPr="00E451ED">
          <w:rPr>
            <w:sz w:val="24"/>
            <w:szCs w:val="24"/>
          </w:rPr>
          <w:lastRenderedPageBreak/>
          <w:t>The data source name used in the application is “</w:t>
        </w:r>
        <w:proofErr w:type="spellStart"/>
        <w:r w:rsidRPr="00E451ED">
          <w:rPr>
            <w:b/>
            <w:sz w:val="24"/>
            <w:szCs w:val="24"/>
          </w:rPr>
          <w:t>jdbc</w:t>
        </w:r>
        <w:proofErr w:type="spellEnd"/>
        <w:r w:rsidRPr="00E451ED">
          <w:rPr>
            <w:b/>
            <w:sz w:val="24"/>
            <w:szCs w:val="24"/>
          </w:rPr>
          <w:t>/SISDB</w:t>
        </w:r>
        <w:r w:rsidRPr="00E451ED">
          <w:rPr>
            <w:sz w:val="24"/>
            <w:szCs w:val="24"/>
          </w:rPr>
          <w:t>” and name of the persistent used is “</w:t>
        </w:r>
        <w:r w:rsidRPr="00E451ED">
          <w:rPr>
            <w:b/>
            <w:sz w:val="24"/>
            <w:szCs w:val="24"/>
          </w:rPr>
          <w:t>SISPU</w:t>
        </w:r>
        <w:r w:rsidRPr="00E451ED">
          <w:rPr>
            <w:sz w:val="24"/>
            <w:szCs w:val="24"/>
          </w:rPr>
          <w:t xml:space="preserve">”. Please </w:t>
        </w:r>
      </w:ins>
      <w:ins w:id="292" w:author="Veekija" w:date="2013-04-27T16:42:00Z">
        <w:r w:rsidR="00E451ED" w:rsidRPr="00E451ED">
          <w:rPr>
            <w:sz w:val="24"/>
            <w:szCs w:val="24"/>
          </w:rPr>
          <w:t>create the data</w:t>
        </w:r>
      </w:ins>
      <w:ins w:id="293" w:author="Veekija" w:date="2013-04-27T16:43:00Z">
        <w:r w:rsidR="00E451ED">
          <w:rPr>
            <w:sz w:val="24"/>
            <w:szCs w:val="24"/>
          </w:rPr>
          <w:t xml:space="preserve"> </w:t>
        </w:r>
      </w:ins>
      <w:ins w:id="294" w:author="Veekija" w:date="2013-04-27T16:42:00Z">
        <w:r w:rsidR="00E451ED" w:rsidRPr="00E451ED">
          <w:rPr>
            <w:sz w:val="24"/>
            <w:szCs w:val="24"/>
          </w:rPr>
          <w:t xml:space="preserve">source and </w:t>
        </w:r>
      </w:ins>
      <w:ins w:id="295" w:author="Veekija" w:date="2013-04-27T16:43:00Z">
        <w:r w:rsidR="00E451ED" w:rsidRPr="00E451ED">
          <w:rPr>
            <w:sz w:val="24"/>
            <w:szCs w:val="24"/>
          </w:rPr>
          <w:t>persistent</w:t>
        </w:r>
      </w:ins>
      <w:ins w:id="296" w:author="Veekija" w:date="2013-04-27T16:42:00Z">
        <w:r w:rsidR="00E451ED" w:rsidRPr="00E451ED">
          <w:rPr>
            <w:sz w:val="24"/>
            <w:szCs w:val="24"/>
          </w:rPr>
          <w:t xml:space="preserve"> units with the same name.</w:t>
        </w:r>
      </w:ins>
    </w:p>
    <w:p w:rsidR="00C34508" w:rsidRPr="00E451ED" w:rsidRDefault="00C34508" w:rsidP="00E451ED">
      <w:pPr>
        <w:pStyle w:val="ListParagraph"/>
        <w:numPr>
          <w:ilvl w:val="0"/>
          <w:numId w:val="17"/>
        </w:numPr>
        <w:spacing w:after="0" w:line="360" w:lineRule="auto"/>
        <w:rPr>
          <w:ins w:id="297" w:author="Veekija" w:date="2013-04-27T16:21:00Z"/>
          <w:sz w:val="24"/>
          <w:szCs w:val="24"/>
        </w:rPr>
        <w:pPrChange w:id="298" w:author="Veekija" w:date="2013-04-27T16:46:00Z">
          <w:pPr>
            <w:pStyle w:val="ListParagraph"/>
            <w:numPr>
              <w:numId w:val="17"/>
            </w:numPr>
            <w:spacing w:line="360" w:lineRule="auto"/>
            <w:ind w:left="360" w:hanging="360"/>
          </w:pPr>
        </w:pPrChange>
      </w:pPr>
      <w:ins w:id="299" w:author="Veekija" w:date="2013-04-27T16:21:00Z">
        <w:r w:rsidRPr="00E451ED">
          <w:rPr>
            <w:sz w:val="24"/>
            <w:szCs w:val="24"/>
          </w:rPr>
          <w:t xml:space="preserve">Once project is opened successfully, </w:t>
        </w:r>
      </w:ins>
      <w:ins w:id="300" w:author="Veekija" w:date="2013-04-27T16:44:00Z">
        <w:r w:rsidR="00E451ED">
          <w:rPr>
            <w:sz w:val="24"/>
            <w:szCs w:val="24"/>
          </w:rPr>
          <w:t xml:space="preserve">build the project using </w:t>
        </w:r>
        <w:proofErr w:type="gramStart"/>
        <w:r w:rsidR="00E451ED">
          <w:rPr>
            <w:sz w:val="24"/>
            <w:szCs w:val="24"/>
          </w:rPr>
          <w:t>C</w:t>
        </w:r>
      </w:ins>
      <w:ins w:id="301" w:author="Veekija" w:date="2013-04-27T16:21:00Z">
        <w:r w:rsidRPr="00E451ED">
          <w:rPr>
            <w:sz w:val="24"/>
            <w:szCs w:val="24"/>
          </w:rPr>
          <w:t>lean</w:t>
        </w:r>
        <w:proofErr w:type="gramEnd"/>
        <w:r w:rsidRPr="00E451ED">
          <w:rPr>
            <w:sz w:val="24"/>
            <w:szCs w:val="24"/>
          </w:rPr>
          <w:t xml:space="preserve"> and build</w:t>
        </w:r>
      </w:ins>
      <w:ins w:id="302" w:author="Veekija" w:date="2013-04-27T16:44:00Z">
        <w:r w:rsidR="00E451ED">
          <w:rPr>
            <w:sz w:val="24"/>
            <w:szCs w:val="24"/>
          </w:rPr>
          <w:t xml:space="preserve"> option in </w:t>
        </w:r>
        <w:proofErr w:type="spellStart"/>
        <w:r w:rsidR="00E451ED">
          <w:rPr>
            <w:sz w:val="24"/>
            <w:szCs w:val="24"/>
          </w:rPr>
          <w:t>NetBeans</w:t>
        </w:r>
      </w:ins>
      <w:proofErr w:type="spellEnd"/>
      <w:ins w:id="303" w:author="Veekija" w:date="2013-04-27T16:21:00Z">
        <w:r w:rsidRPr="00E451ED">
          <w:rPr>
            <w:sz w:val="24"/>
            <w:szCs w:val="24"/>
          </w:rPr>
          <w:t>.</w:t>
        </w:r>
      </w:ins>
    </w:p>
    <w:p w:rsidR="00C34508" w:rsidRPr="00F357B9" w:rsidRDefault="00C34508" w:rsidP="00E451ED">
      <w:pPr>
        <w:pStyle w:val="ListParagraph"/>
        <w:numPr>
          <w:ilvl w:val="0"/>
          <w:numId w:val="17"/>
        </w:numPr>
        <w:spacing w:after="0" w:line="360" w:lineRule="auto"/>
        <w:rPr>
          <w:ins w:id="304" w:author="Veekija" w:date="2013-04-27T16:21:00Z"/>
          <w:sz w:val="24"/>
          <w:szCs w:val="24"/>
        </w:rPr>
        <w:pPrChange w:id="305" w:author="Veekija" w:date="2013-04-27T16:46:00Z">
          <w:pPr>
            <w:pStyle w:val="ListParagraph"/>
            <w:numPr>
              <w:numId w:val="17"/>
            </w:numPr>
            <w:spacing w:line="360" w:lineRule="auto"/>
            <w:ind w:left="360" w:hanging="360"/>
          </w:pPr>
        </w:pPrChange>
      </w:pPr>
      <w:ins w:id="306" w:author="Veekija" w:date="2013-04-27T16:21:00Z">
        <w:r w:rsidRPr="00E451ED">
          <w:rPr>
            <w:sz w:val="24"/>
            <w:szCs w:val="24"/>
          </w:rPr>
          <w:t>Then locate /Webpages/</w:t>
        </w:r>
        <w:proofErr w:type="spellStart"/>
        <w:r w:rsidRPr="00E451ED">
          <w:rPr>
            <w:sz w:val="24"/>
            <w:szCs w:val="24"/>
          </w:rPr>
          <w:t>index.xhtml</w:t>
        </w:r>
      </w:ins>
      <w:proofErr w:type="spellEnd"/>
      <w:ins w:id="307" w:author="Veekija" w:date="2013-04-27T16:45:00Z">
        <w:r w:rsidR="00E451ED" w:rsidRPr="00E451ED">
          <w:rPr>
            <w:sz w:val="24"/>
            <w:szCs w:val="24"/>
          </w:rPr>
          <w:t>,</w:t>
        </w:r>
      </w:ins>
      <w:ins w:id="308" w:author="Veekija" w:date="2013-04-27T16:21:00Z">
        <w:r w:rsidRPr="00E451ED">
          <w:rPr>
            <w:sz w:val="24"/>
            <w:szCs w:val="24"/>
          </w:rPr>
          <w:t xml:space="preserve"> right click and </w:t>
        </w:r>
      </w:ins>
      <w:ins w:id="309" w:author="Veekija" w:date="2013-04-27T16:45:00Z">
        <w:r w:rsidR="00E451ED" w:rsidRPr="00E451ED">
          <w:rPr>
            <w:sz w:val="24"/>
            <w:szCs w:val="24"/>
          </w:rPr>
          <w:t>c</w:t>
        </w:r>
      </w:ins>
      <w:ins w:id="310" w:author="Veekija" w:date="2013-04-27T16:21:00Z">
        <w:r w:rsidRPr="00E451ED">
          <w:rPr>
            <w:sz w:val="24"/>
            <w:szCs w:val="24"/>
          </w:rPr>
          <w:t xml:space="preserve">hoose </w:t>
        </w:r>
      </w:ins>
      <w:ins w:id="311" w:author="Veekija" w:date="2013-04-27T16:45:00Z">
        <w:r w:rsidR="00E451ED" w:rsidRPr="00F357B9">
          <w:rPr>
            <w:sz w:val="24"/>
            <w:szCs w:val="24"/>
          </w:rPr>
          <w:t>R</w:t>
        </w:r>
      </w:ins>
      <w:ins w:id="312" w:author="Veekija" w:date="2013-04-27T16:21:00Z">
        <w:r w:rsidRPr="00F357B9">
          <w:rPr>
            <w:sz w:val="24"/>
            <w:szCs w:val="24"/>
          </w:rPr>
          <w:t xml:space="preserve">un </w:t>
        </w:r>
      </w:ins>
      <w:ins w:id="313" w:author="Veekija" w:date="2013-04-27T16:45:00Z">
        <w:r w:rsidR="00E451ED" w:rsidRPr="00F357B9">
          <w:rPr>
            <w:sz w:val="24"/>
            <w:szCs w:val="24"/>
          </w:rPr>
          <w:t>F</w:t>
        </w:r>
      </w:ins>
      <w:ins w:id="314" w:author="Veekija" w:date="2013-04-27T16:21:00Z">
        <w:r w:rsidRPr="00F357B9">
          <w:rPr>
            <w:sz w:val="24"/>
            <w:szCs w:val="24"/>
          </w:rPr>
          <w:t>ile option.</w:t>
        </w:r>
      </w:ins>
      <w:ins w:id="315" w:author="Veekija" w:date="2013-04-27T16:45:00Z">
        <w:r w:rsidR="00E451ED" w:rsidRPr="00F357B9">
          <w:rPr>
            <w:sz w:val="24"/>
            <w:szCs w:val="24"/>
          </w:rPr>
          <w:t xml:space="preserve"> </w:t>
        </w:r>
      </w:ins>
      <w:ins w:id="316" w:author="Veekija" w:date="2013-04-27T16:21:00Z">
        <w:r w:rsidRPr="00F357B9">
          <w:rPr>
            <w:sz w:val="24"/>
            <w:szCs w:val="24"/>
          </w:rPr>
          <w:t xml:space="preserve">This will load Home page of SIS application. </w:t>
        </w:r>
      </w:ins>
    </w:p>
    <w:p w:rsidR="00C34508" w:rsidRDefault="00E451ED" w:rsidP="00E451ED">
      <w:pPr>
        <w:pStyle w:val="ListParagraph"/>
        <w:numPr>
          <w:ilvl w:val="0"/>
          <w:numId w:val="17"/>
        </w:numPr>
        <w:spacing w:after="0" w:line="360" w:lineRule="auto"/>
        <w:rPr>
          <w:ins w:id="317" w:author="Veekija" w:date="2013-04-27T16:21:00Z"/>
          <w:sz w:val="24"/>
          <w:szCs w:val="24"/>
        </w:rPr>
        <w:pPrChange w:id="318" w:author="Veekija" w:date="2013-04-27T16:46:00Z">
          <w:pPr>
            <w:pStyle w:val="ListParagraph"/>
            <w:numPr>
              <w:numId w:val="17"/>
            </w:numPr>
            <w:spacing w:line="360" w:lineRule="auto"/>
            <w:ind w:left="360" w:hanging="360"/>
          </w:pPr>
        </w:pPrChange>
      </w:pPr>
      <w:ins w:id="319" w:author="Veekija" w:date="2013-04-27T16:46:00Z">
        <w:r>
          <w:rPr>
            <w:sz w:val="24"/>
            <w:szCs w:val="24"/>
          </w:rPr>
          <w:t>U</w:t>
        </w:r>
      </w:ins>
      <w:ins w:id="320" w:author="Veekija" w:date="2013-04-27T16:21:00Z">
        <w:r w:rsidR="00C34508">
          <w:rPr>
            <w:sz w:val="24"/>
            <w:szCs w:val="24"/>
          </w:rPr>
          <w:t>se any one of the following user name and password to view admin, teacher and student modules.</w:t>
        </w:r>
      </w:ins>
    </w:p>
    <w:p w:rsidR="00C34508" w:rsidRDefault="00C34508" w:rsidP="00E451ED">
      <w:pPr>
        <w:pStyle w:val="ListParagraph"/>
        <w:numPr>
          <w:ilvl w:val="1"/>
          <w:numId w:val="17"/>
        </w:numPr>
        <w:spacing w:after="0" w:line="360" w:lineRule="auto"/>
        <w:rPr>
          <w:ins w:id="321" w:author="Veekija" w:date="2013-04-27T16:21:00Z"/>
          <w:sz w:val="24"/>
          <w:szCs w:val="24"/>
        </w:rPr>
        <w:pPrChange w:id="322" w:author="Veekija" w:date="2013-04-27T16:46:00Z">
          <w:pPr>
            <w:pStyle w:val="ListParagraph"/>
            <w:numPr>
              <w:ilvl w:val="1"/>
              <w:numId w:val="17"/>
            </w:numPr>
            <w:spacing w:line="360" w:lineRule="auto"/>
            <w:ind w:left="1080" w:hanging="360"/>
          </w:pPr>
        </w:pPrChange>
      </w:pPr>
      <w:ins w:id="323" w:author="Veekija" w:date="2013-04-27T16:21:00Z">
        <w:r>
          <w:rPr>
            <w:sz w:val="24"/>
            <w:szCs w:val="24"/>
          </w:rPr>
          <w:t xml:space="preserve">Admin User (user name = </w:t>
        </w:r>
        <w:r>
          <w:rPr>
            <w:b/>
            <w:color w:val="FF0000"/>
            <w:sz w:val="24"/>
            <w:szCs w:val="24"/>
          </w:rPr>
          <w:t>admin</w:t>
        </w:r>
        <w:r>
          <w:rPr>
            <w:color w:val="FF0000"/>
            <w:sz w:val="24"/>
            <w:szCs w:val="24"/>
          </w:rPr>
          <w:t xml:space="preserve"> </w:t>
        </w:r>
        <w:r>
          <w:rPr>
            <w:sz w:val="24"/>
            <w:szCs w:val="24"/>
          </w:rPr>
          <w:t xml:space="preserve">&amp; password = </w:t>
        </w:r>
        <w:r>
          <w:rPr>
            <w:b/>
            <w:color w:val="FF0000"/>
            <w:sz w:val="24"/>
            <w:szCs w:val="24"/>
          </w:rPr>
          <w:t>admin</w:t>
        </w:r>
        <w:r>
          <w:rPr>
            <w:sz w:val="24"/>
            <w:szCs w:val="24"/>
          </w:rPr>
          <w:t>)</w:t>
        </w:r>
      </w:ins>
    </w:p>
    <w:p w:rsidR="00C34508" w:rsidRDefault="00C34508" w:rsidP="00E451ED">
      <w:pPr>
        <w:pStyle w:val="ListParagraph"/>
        <w:numPr>
          <w:ilvl w:val="1"/>
          <w:numId w:val="17"/>
        </w:numPr>
        <w:spacing w:after="0" w:line="360" w:lineRule="auto"/>
        <w:rPr>
          <w:ins w:id="324" w:author="Veekija" w:date="2013-04-27T16:21:00Z"/>
          <w:sz w:val="24"/>
          <w:szCs w:val="24"/>
        </w:rPr>
        <w:pPrChange w:id="325" w:author="Veekija" w:date="2013-04-27T16:46:00Z">
          <w:pPr>
            <w:pStyle w:val="ListParagraph"/>
            <w:numPr>
              <w:ilvl w:val="1"/>
              <w:numId w:val="17"/>
            </w:numPr>
            <w:spacing w:line="360" w:lineRule="auto"/>
            <w:ind w:left="1080" w:hanging="360"/>
          </w:pPr>
        </w:pPrChange>
      </w:pPr>
      <w:ins w:id="326" w:author="Veekija" w:date="2013-04-27T16:21:00Z">
        <w:r>
          <w:rPr>
            <w:sz w:val="24"/>
            <w:szCs w:val="24"/>
          </w:rPr>
          <w:t xml:space="preserve">Teacher User (user name = </w:t>
        </w:r>
        <w:r>
          <w:rPr>
            <w:b/>
            <w:color w:val="FF0000"/>
            <w:sz w:val="24"/>
            <w:szCs w:val="24"/>
          </w:rPr>
          <w:t>teacher</w:t>
        </w:r>
        <w:r>
          <w:rPr>
            <w:color w:val="FF0000"/>
            <w:sz w:val="24"/>
            <w:szCs w:val="24"/>
          </w:rPr>
          <w:t xml:space="preserve"> </w:t>
        </w:r>
        <w:r>
          <w:rPr>
            <w:sz w:val="24"/>
            <w:szCs w:val="24"/>
          </w:rPr>
          <w:t xml:space="preserve">&amp; password = </w:t>
        </w:r>
        <w:r>
          <w:rPr>
            <w:b/>
            <w:color w:val="FF0000"/>
            <w:sz w:val="24"/>
            <w:szCs w:val="24"/>
          </w:rPr>
          <w:t>teacher</w:t>
        </w:r>
        <w:r>
          <w:rPr>
            <w:sz w:val="24"/>
            <w:szCs w:val="24"/>
          </w:rPr>
          <w:t>)</w:t>
        </w:r>
      </w:ins>
    </w:p>
    <w:p w:rsidR="00C34508" w:rsidRPr="00C34508" w:rsidRDefault="00C34508" w:rsidP="00E451ED">
      <w:pPr>
        <w:numPr>
          <w:ilvl w:val="1"/>
          <w:numId w:val="17"/>
        </w:numPr>
        <w:spacing w:after="0" w:line="360" w:lineRule="auto"/>
        <w:rPr>
          <w:ins w:id="327" w:author="Veekija" w:date="2013-04-27T16:19:00Z"/>
        </w:rPr>
        <w:pPrChange w:id="328" w:author="Veekija" w:date="2013-04-27T16:46:00Z">
          <w:pPr>
            <w:numPr>
              <w:numId w:val="17"/>
            </w:numPr>
            <w:spacing w:line="360" w:lineRule="auto"/>
            <w:ind w:left="360" w:hanging="360"/>
          </w:pPr>
        </w:pPrChange>
      </w:pPr>
      <w:ins w:id="329" w:author="Veekija" w:date="2013-04-27T16:21:00Z">
        <w:r>
          <w:rPr>
            <w:sz w:val="24"/>
            <w:szCs w:val="24"/>
          </w:rPr>
          <w:t xml:space="preserve">Student User (user name = </w:t>
        </w:r>
        <w:r>
          <w:rPr>
            <w:b/>
            <w:color w:val="FF0000"/>
            <w:sz w:val="24"/>
            <w:szCs w:val="24"/>
          </w:rPr>
          <w:t>student</w:t>
        </w:r>
        <w:r>
          <w:rPr>
            <w:color w:val="FF0000"/>
            <w:sz w:val="24"/>
            <w:szCs w:val="24"/>
          </w:rPr>
          <w:t xml:space="preserve"> </w:t>
        </w:r>
        <w:r>
          <w:rPr>
            <w:sz w:val="24"/>
            <w:szCs w:val="24"/>
          </w:rPr>
          <w:t xml:space="preserve">&amp; password = </w:t>
        </w:r>
        <w:r>
          <w:rPr>
            <w:b/>
            <w:color w:val="FF0000"/>
            <w:sz w:val="24"/>
            <w:szCs w:val="24"/>
          </w:rPr>
          <w:t>student</w:t>
        </w:r>
        <w:r>
          <w:rPr>
            <w:sz w:val="24"/>
            <w:szCs w:val="24"/>
          </w:rPr>
          <w:t>)</w:t>
        </w:r>
      </w:ins>
    </w:p>
    <w:p w:rsidR="00CD0CF6" w:rsidRDefault="00CD0CF6" w:rsidP="0054524C">
      <w:pPr>
        <w:pStyle w:val="Heading1"/>
        <w:spacing w:line="360" w:lineRule="auto"/>
        <w:rPr>
          <w:ins w:id="330" w:author="Veekija" w:date="2013-04-22T17:52:00Z"/>
        </w:rPr>
      </w:pPr>
      <w:bookmarkStart w:id="331" w:name="_Toc354848802"/>
      <w:ins w:id="332" w:author="Veekija" w:date="2013-04-22T17:41:00Z">
        <w:r>
          <w:t>System Documentation</w:t>
        </w:r>
      </w:ins>
      <w:bookmarkEnd w:id="331"/>
    </w:p>
    <w:p w:rsidR="00DB0866" w:rsidRPr="00DB0866" w:rsidRDefault="00DB0866" w:rsidP="00B51A7E">
      <w:pPr>
        <w:spacing w:after="0" w:line="360" w:lineRule="auto"/>
        <w:ind w:firstLine="576"/>
        <w:rPr>
          <w:ins w:id="333" w:author="Veekija" w:date="2013-04-22T17:40:00Z"/>
        </w:rPr>
      </w:pPr>
      <w:ins w:id="334" w:author="Veekija" w:date="2013-04-22T17:52:00Z">
        <w:r>
          <w:t>Once Student Information System (SIS) application and Student database is configured successfully SIS application can be accessed through any standard web browsers using the following URL</w:t>
        </w:r>
      </w:ins>
      <w:ins w:id="335" w:author="Veekija" w:date="2013-04-22T17:56:00Z">
        <w:r>
          <w:t xml:space="preserve"> if SIS is deployed in desktop</w:t>
        </w:r>
      </w:ins>
      <w:ins w:id="336" w:author="Veekija" w:date="2013-04-22T17:57:00Z">
        <w:r>
          <w:t>’s application server instance</w:t>
        </w:r>
      </w:ins>
      <w:ins w:id="337" w:author="Veekija" w:date="2013-04-22T17:52:00Z">
        <w:r>
          <w:t xml:space="preserve">. </w:t>
        </w:r>
      </w:ins>
      <w:ins w:id="338" w:author="Veekija" w:date="2013-04-22T17:56:00Z">
        <w:r>
          <w:fldChar w:fldCharType="begin"/>
        </w:r>
        <w:r>
          <w:instrText xml:space="preserve"> HYPERLINK "http://localhost:8080/SIS/faces/index.xhtml" </w:instrText>
        </w:r>
        <w:r>
          <w:fldChar w:fldCharType="separate"/>
        </w:r>
        <w:r>
          <w:rPr>
            <w:rStyle w:val="Hyperlink"/>
          </w:rPr>
          <w:t>http://localhost:8080/SIS/faces/index.xhtml</w:t>
        </w:r>
        <w:r>
          <w:fldChar w:fldCharType="end"/>
        </w:r>
      </w:ins>
      <w:ins w:id="339" w:author="Veekija" w:date="2013-04-22T17:57:00Z">
        <w:r>
          <w:t>. This URL displays the home page of SIS application. By default, application</w:t>
        </w:r>
      </w:ins>
      <w:ins w:id="340" w:author="Veekija" w:date="2013-04-22T17:58:00Z">
        <w:r>
          <w:t xml:space="preserve">’s database script creates an administrator user with user name as </w:t>
        </w:r>
      </w:ins>
      <w:ins w:id="341" w:author="Veekija" w:date="2013-04-22T17:59:00Z">
        <w:r>
          <w:t>“</w:t>
        </w:r>
      </w:ins>
      <w:ins w:id="342" w:author="Veekija" w:date="2013-04-22T17:58:00Z">
        <w:r>
          <w:t>admin</w:t>
        </w:r>
      </w:ins>
      <w:ins w:id="343" w:author="Veekija" w:date="2013-04-22T17:59:00Z">
        <w:r>
          <w:t>”</w:t>
        </w:r>
      </w:ins>
      <w:ins w:id="344" w:author="Veekija" w:date="2013-04-22T17:58:00Z">
        <w:r>
          <w:t xml:space="preserve"> and password as </w:t>
        </w:r>
      </w:ins>
      <w:ins w:id="345" w:author="Veekija" w:date="2013-04-22T17:59:00Z">
        <w:r>
          <w:t>“</w:t>
        </w:r>
      </w:ins>
      <w:ins w:id="346" w:author="Veekija" w:date="2013-04-22T17:58:00Z">
        <w:r>
          <w:t>admin</w:t>
        </w:r>
      </w:ins>
      <w:ins w:id="347" w:author="Veekija" w:date="2013-04-22T17:59:00Z">
        <w:r>
          <w:t xml:space="preserve">”. With this admin user id and password, administrator can be able to login to SIS application. </w:t>
        </w:r>
      </w:ins>
      <w:ins w:id="348" w:author="Veekija" w:date="2013-04-22T18:00:00Z">
        <w:r w:rsidR="00094148">
          <w:t xml:space="preserve">SIS application contains the following sub functionalities based on the role of the user. </w:t>
        </w:r>
      </w:ins>
    </w:p>
    <w:p w:rsidR="00CD0CF6" w:rsidRDefault="00CD0CF6" w:rsidP="00A724C6">
      <w:pPr>
        <w:pStyle w:val="Heading2"/>
        <w:spacing w:line="360" w:lineRule="auto"/>
        <w:rPr>
          <w:ins w:id="349" w:author="Veekija" w:date="2013-04-22T18:01:00Z"/>
        </w:rPr>
      </w:pPr>
      <w:bookmarkStart w:id="350" w:name="_Toc354848803"/>
      <w:ins w:id="351" w:author="Veekija" w:date="2013-04-22T17:42:00Z">
        <w:r>
          <w:t xml:space="preserve">Common </w:t>
        </w:r>
      </w:ins>
      <w:ins w:id="352" w:author="Veekija" w:date="2013-04-27T08:43:00Z">
        <w:r w:rsidR="00D0197F">
          <w:t>modules</w:t>
        </w:r>
      </w:ins>
      <w:bookmarkEnd w:id="350"/>
    </w:p>
    <w:p w:rsidR="00094148" w:rsidRDefault="00094148" w:rsidP="00B51A7E">
      <w:pPr>
        <w:spacing w:after="0" w:line="360" w:lineRule="auto"/>
        <w:ind w:firstLine="576"/>
        <w:rPr>
          <w:ins w:id="353" w:author="Veekija" w:date="2013-04-22T18:02:00Z"/>
        </w:rPr>
      </w:pPr>
      <w:ins w:id="354" w:author="Veekija" w:date="2013-04-22T18:01:00Z">
        <w:r>
          <w:t xml:space="preserve">Common </w:t>
        </w:r>
      </w:ins>
      <w:ins w:id="355" w:author="Veekija" w:date="2013-04-22T18:03:00Z">
        <w:r>
          <w:t>functionalities</w:t>
        </w:r>
      </w:ins>
      <w:ins w:id="356" w:author="Veekija" w:date="2013-04-22T18:01:00Z">
        <w:r>
          <w:t xml:space="preserve"> of SIS application </w:t>
        </w:r>
      </w:ins>
      <w:ins w:id="357" w:author="Veekija" w:date="2013-04-22T18:04:00Z">
        <w:r>
          <w:t>are</w:t>
        </w:r>
      </w:ins>
      <w:ins w:id="358" w:author="Veekija" w:date="2013-04-22T18:01:00Z">
        <w:r>
          <w:t xml:space="preserve"> accessed by all authorized users of SIS </w:t>
        </w:r>
      </w:ins>
      <w:ins w:id="359" w:author="Veekija" w:date="2013-04-22T18:02:00Z">
        <w:r>
          <w:t>application.</w:t>
        </w:r>
      </w:ins>
      <w:ins w:id="360" w:author="Veekija" w:date="2013-04-22T18:15:00Z">
        <w:r w:rsidR="0054524C">
          <w:t xml:space="preserve"> </w:t>
        </w:r>
      </w:ins>
      <w:ins w:id="361" w:author="Veekija" w:date="2013-04-22T18:04:00Z">
        <w:r>
          <w:t xml:space="preserve">They can be able to access these functions through the links provided in the top right side of each screens. </w:t>
        </w:r>
      </w:ins>
      <w:ins w:id="362" w:author="Veekija" w:date="2013-04-22T18:02:00Z">
        <w:r>
          <w:t>Common modules include the following functions:</w:t>
        </w:r>
      </w:ins>
    </w:p>
    <w:p w:rsidR="00094148" w:rsidRPr="00A724C6" w:rsidRDefault="00094148" w:rsidP="00A724C6">
      <w:pPr>
        <w:numPr>
          <w:ilvl w:val="0"/>
          <w:numId w:val="13"/>
        </w:numPr>
        <w:spacing w:after="0" w:line="360" w:lineRule="auto"/>
        <w:rPr>
          <w:ins w:id="363" w:author="Veekija" w:date="2013-04-22T18:06:00Z"/>
          <w:b/>
        </w:rPr>
      </w:pPr>
      <w:ins w:id="364" w:author="Veekija" w:date="2013-04-22T18:03:00Z">
        <w:r w:rsidRPr="00A724C6">
          <w:rPr>
            <w:b/>
          </w:rPr>
          <w:t>Login</w:t>
        </w:r>
      </w:ins>
      <w:ins w:id="365" w:author="Veekija" w:date="2013-04-22T18:06:00Z">
        <w:r w:rsidRPr="00A724C6">
          <w:rPr>
            <w:b/>
          </w:rPr>
          <w:t xml:space="preserve">: </w:t>
        </w:r>
      </w:ins>
    </w:p>
    <w:p w:rsidR="00094148" w:rsidRDefault="00094148" w:rsidP="003F1101">
      <w:pPr>
        <w:spacing w:after="0" w:line="360" w:lineRule="auto"/>
        <w:ind w:firstLine="720"/>
        <w:rPr>
          <w:ins w:id="366" w:author="Veekija" w:date="2013-04-27T08:37:00Z"/>
        </w:rPr>
      </w:pPr>
      <w:ins w:id="367" w:author="Veekija" w:date="2013-04-22T18:09:00Z">
        <w:r>
          <w:t xml:space="preserve">This screen provides </w:t>
        </w:r>
      </w:ins>
      <w:ins w:id="368" w:author="Veekija" w:date="2013-04-27T08:03:00Z">
        <w:r w:rsidR="00C26D65">
          <w:t xml:space="preserve">the </w:t>
        </w:r>
      </w:ins>
      <w:ins w:id="369" w:author="Veekija" w:date="2013-04-22T18:11:00Z">
        <w:r w:rsidR="00E87BF7">
          <w:t>ability</w:t>
        </w:r>
      </w:ins>
      <w:ins w:id="370" w:author="Veekija" w:date="2013-04-22T18:09:00Z">
        <w:r>
          <w:t xml:space="preserve"> for Teachers/Students to login to</w:t>
        </w:r>
      </w:ins>
      <w:ins w:id="371" w:author="Veekija" w:date="2013-04-22T18:10:00Z">
        <w:r>
          <w:t xml:space="preserve"> SIS application based on the valid user login name and password provided by Administrator.</w:t>
        </w:r>
      </w:ins>
      <w:ins w:id="372" w:author="Veekija" w:date="2013-04-22T18:09:00Z">
        <w:r>
          <w:t xml:space="preserve"> </w:t>
        </w:r>
      </w:ins>
      <w:ins w:id="373" w:author="Veekija" w:date="2013-04-22T18:05:00Z">
        <w:r>
          <w:t>System automatically create</w:t>
        </w:r>
      </w:ins>
      <w:ins w:id="374" w:author="Veekija" w:date="2013-04-22T18:06:00Z">
        <w:r>
          <w:t>s</w:t>
        </w:r>
      </w:ins>
      <w:ins w:id="375" w:author="Veekija" w:date="2013-04-22T18:05:00Z">
        <w:r>
          <w:t xml:space="preserve"> unique use</w:t>
        </w:r>
      </w:ins>
      <w:ins w:id="376" w:author="Veekija" w:date="2013-04-22T18:06:00Z">
        <w:r>
          <w:t xml:space="preserve">r login name and password for each teacher </w:t>
        </w:r>
      </w:ins>
      <w:ins w:id="377" w:author="Veekija" w:date="2013-04-22T18:10:00Z">
        <w:r w:rsidR="00E87BF7">
          <w:t xml:space="preserve">whenever a new teacher is added. </w:t>
        </w:r>
      </w:ins>
      <w:ins w:id="378" w:author="Veekija" w:date="2013-04-22T18:11:00Z">
        <w:r w:rsidR="00E87BF7">
          <w:t xml:space="preserve">For students, it will be created once their </w:t>
        </w:r>
      </w:ins>
      <w:ins w:id="379" w:author="Veekija" w:date="2013-04-22T18:07:00Z">
        <w:r w:rsidR="00E87BF7">
          <w:t>admission</w:t>
        </w:r>
      </w:ins>
      <w:ins w:id="380" w:author="Veekija" w:date="2013-04-22T18:06:00Z">
        <w:r>
          <w:t xml:space="preserve"> is granted.</w:t>
        </w:r>
      </w:ins>
      <w:ins w:id="381" w:author="Veekija" w:date="2013-04-27T08:02:00Z">
        <w:r w:rsidR="00C26D65">
          <w:t xml:space="preserve"> </w:t>
        </w:r>
      </w:ins>
      <w:ins w:id="382" w:author="Veekija" w:date="2013-04-22T18:06:00Z">
        <w:r>
          <w:t xml:space="preserve">Administrator communicates user login name and password </w:t>
        </w:r>
        <w:r>
          <w:lastRenderedPageBreak/>
          <w:t>to the respective teachers and students</w:t>
        </w:r>
      </w:ins>
      <w:ins w:id="383" w:author="Veekija" w:date="2013-04-27T08:11:00Z">
        <w:r w:rsidR="003F1101">
          <w:t xml:space="preserve"> after user login name and password is created by the system</w:t>
        </w:r>
      </w:ins>
      <w:ins w:id="384" w:author="Veekija" w:date="2013-04-22T18:06:00Z">
        <w:r>
          <w:t>.</w:t>
        </w:r>
      </w:ins>
      <w:ins w:id="385" w:author="Veekija" w:date="2013-04-27T08:12:00Z">
        <w:r w:rsidR="003F1101">
          <w:t xml:space="preserve"> System will display an </w:t>
        </w:r>
      </w:ins>
      <w:ins w:id="386" w:author="Veekija" w:date="2013-04-27T08:13:00Z">
        <w:r w:rsidR="003F1101">
          <w:t>error message if users tried to login with invalid user name and password.</w:t>
        </w:r>
      </w:ins>
    </w:p>
    <w:p w:rsidR="00131A3E" w:rsidRDefault="00131A3E" w:rsidP="00A0255E">
      <w:pPr>
        <w:spacing w:after="0" w:line="360" w:lineRule="auto"/>
        <w:rPr>
          <w:ins w:id="387" w:author="Veekija" w:date="2013-04-27T08:41:00Z"/>
        </w:rPr>
      </w:pPr>
    </w:p>
    <w:p w:rsidR="00F066FE" w:rsidRDefault="00C34508" w:rsidP="00F066FE">
      <w:pPr>
        <w:spacing w:after="0" w:line="360" w:lineRule="auto"/>
        <w:ind w:firstLine="720"/>
        <w:rPr>
          <w:ins w:id="388" w:author="Veekija" w:date="2013-04-27T08:37:00Z"/>
        </w:rPr>
      </w:pPr>
      <w:ins w:id="389" w:author="Veekija" w:date="2013-04-27T08:41:00Z">
        <w:r>
          <w:rPr>
            <w:noProof/>
          </w:rPr>
          <w:pict>
            <v:shape id="_x0000_i1030" type="#_x0000_t75" style="width:315pt;height:166.5pt;visibility:visible;mso-wrap-style:square">
              <v:imagedata r:id="rId20" o:title=""/>
            </v:shape>
          </w:pict>
        </w:r>
      </w:ins>
    </w:p>
    <w:p w:rsidR="00131A3E" w:rsidRDefault="00131A3E" w:rsidP="003F1101">
      <w:pPr>
        <w:spacing w:after="0" w:line="360" w:lineRule="auto"/>
        <w:ind w:firstLine="720"/>
        <w:rPr>
          <w:ins w:id="390" w:author="Veekija" w:date="2013-04-22T18:06:00Z"/>
        </w:rPr>
      </w:pPr>
    </w:p>
    <w:p w:rsidR="003F1101" w:rsidRDefault="00094148" w:rsidP="003F1101">
      <w:pPr>
        <w:numPr>
          <w:ilvl w:val="0"/>
          <w:numId w:val="13"/>
        </w:numPr>
        <w:spacing w:after="0" w:line="360" w:lineRule="auto"/>
        <w:rPr>
          <w:ins w:id="391" w:author="Veekija" w:date="2013-04-27T08:14:00Z"/>
          <w:b/>
        </w:rPr>
      </w:pPr>
      <w:ins w:id="392" w:author="Veekija" w:date="2013-04-22T18:03:00Z">
        <w:r w:rsidRPr="00A724C6">
          <w:rPr>
            <w:b/>
          </w:rPr>
          <w:t>Change Profile</w:t>
        </w:r>
      </w:ins>
      <w:ins w:id="393" w:author="Veekija" w:date="2013-04-22T18:14:00Z">
        <w:r w:rsidR="00A724C6" w:rsidRPr="00A724C6">
          <w:rPr>
            <w:b/>
          </w:rPr>
          <w:t>:</w:t>
        </w:r>
      </w:ins>
    </w:p>
    <w:p w:rsidR="00094148" w:rsidRDefault="00AF4547" w:rsidP="00AF4547">
      <w:pPr>
        <w:spacing w:after="0" w:line="360" w:lineRule="auto"/>
        <w:ind w:firstLine="720"/>
        <w:rPr>
          <w:ins w:id="394" w:author="Veekija" w:date="2013-04-27T08:39:00Z"/>
        </w:rPr>
      </w:pPr>
      <w:ins w:id="395" w:author="Veekija" w:date="2013-04-27T08:15:00Z">
        <w:r>
          <w:t xml:space="preserve">Once user clicks Change Profile link, </w:t>
        </w:r>
      </w:ins>
      <w:ins w:id="396" w:author="Veekija" w:date="2013-04-27T08:23:00Z">
        <w:r w:rsidR="00B51A7E">
          <w:t>change profile screen will be displayed in</w:t>
        </w:r>
      </w:ins>
      <w:ins w:id="397" w:author="Veekija" w:date="2013-04-27T08:15:00Z">
        <w:r>
          <w:t xml:space="preserve"> editable mode to update profile information</w:t>
        </w:r>
      </w:ins>
      <w:ins w:id="398" w:author="Veekija" w:date="2013-04-22T18:08:00Z">
        <w:r w:rsidR="00094148">
          <w:t xml:space="preserve"> including </w:t>
        </w:r>
      </w:ins>
      <w:ins w:id="399" w:author="Veekija" w:date="2013-04-27T08:16:00Z">
        <w:r>
          <w:t>c</w:t>
        </w:r>
      </w:ins>
      <w:ins w:id="400" w:author="Veekija" w:date="2013-04-22T18:08:00Z">
        <w:r w:rsidR="00094148">
          <w:t xml:space="preserve">ontact </w:t>
        </w:r>
      </w:ins>
      <w:ins w:id="401" w:author="Veekija" w:date="2013-04-27T08:16:00Z">
        <w:r>
          <w:t>a</w:t>
        </w:r>
      </w:ins>
      <w:ins w:id="402" w:author="Veekija" w:date="2013-04-22T18:08:00Z">
        <w:r w:rsidR="00094148">
          <w:t xml:space="preserve">ddress, </w:t>
        </w:r>
      </w:ins>
      <w:ins w:id="403" w:author="Veekija" w:date="2013-04-27T08:16:00Z">
        <w:r>
          <w:t>e</w:t>
        </w:r>
      </w:ins>
      <w:ins w:id="404" w:author="Veekija" w:date="2013-04-22T18:08:00Z">
        <w:r>
          <w:t>mail</w:t>
        </w:r>
      </w:ins>
      <w:ins w:id="405" w:author="Veekija" w:date="2013-04-27T08:16:00Z">
        <w:r>
          <w:t xml:space="preserve"> and </w:t>
        </w:r>
      </w:ins>
      <w:ins w:id="406" w:author="Veekija" w:date="2013-04-27T08:14:00Z">
        <w:r>
          <w:t>p</w:t>
        </w:r>
      </w:ins>
      <w:ins w:id="407" w:author="Veekija" w:date="2013-04-22T18:08:00Z">
        <w:r w:rsidR="00094148">
          <w:t>hone</w:t>
        </w:r>
      </w:ins>
      <w:ins w:id="408" w:author="Veekija" w:date="2013-04-27T08:16:00Z">
        <w:r>
          <w:t xml:space="preserve">. </w:t>
        </w:r>
      </w:ins>
      <w:ins w:id="409" w:author="Veekija" w:date="2013-04-27T08:18:00Z">
        <w:r>
          <w:t xml:space="preserve">If user clicks </w:t>
        </w:r>
      </w:ins>
      <w:ins w:id="410" w:author="Veekija" w:date="2013-04-27T08:19:00Z">
        <w:r>
          <w:t>save</w:t>
        </w:r>
      </w:ins>
      <w:ins w:id="411" w:author="Veekija" w:date="2013-04-27T08:18:00Z">
        <w:r>
          <w:t xml:space="preserve"> button then the updated profile information will be stored</w:t>
        </w:r>
      </w:ins>
      <w:ins w:id="412" w:author="Veekija" w:date="2013-04-27T08:16:00Z">
        <w:r>
          <w:t>.</w:t>
        </w:r>
      </w:ins>
    </w:p>
    <w:p w:rsidR="00706DE0" w:rsidRPr="003F1101" w:rsidRDefault="00C34508" w:rsidP="00AF4547">
      <w:pPr>
        <w:spacing w:after="0" w:line="360" w:lineRule="auto"/>
        <w:ind w:firstLine="720"/>
        <w:rPr>
          <w:ins w:id="413" w:author="Veekija" w:date="2013-04-22T18:03:00Z"/>
          <w:b/>
        </w:rPr>
      </w:pPr>
      <w:ins w:id="414" w:author="Veekija" w:date="2013-04-27T08:39:00Z">
        <w:r>
          <w:rPr>
            <w:noProof/>
          </w:rPr>
          <w:pict>
            <v:shape id="Picture 1" o:spid="_x0000_i1031" type="#_x0000_t75" style="width:430.5pt;height:219.75pt;visibility:visible;mso-wrap-style:square">
              <v:imagedata r:id="rId21" o:title=""/>
            </v:shape>
          </w:pict>
        </w:r>
      </w:ins>
    </w:p>
    <w:p w:rsidR="00094148" w:rsidRPr="00A724C6" w:rsidRDefault="00094148" w:rsidP="0074726C">
      <w:pPr>
        <w:numPr>
          <w:ilvl w:val="0"/>
          <w:numId w:val="13"/>
        </w:numPr>
        <w:spacing w:after="0" w:line="360" w:lineRule="auto"/>
        <w:rPr>
          <w:ins w:id="415" w:author="Veekija" w:date="2013-04-22T18:09:00Z"/>
          <w:b/>
        </w:rPr>
      </w:pPr>
      <w:ins w:id="416" w:author="Veekija" w:date="2013-04-22T18:03:00Z">
        <w:r w:rsidRPr="00A724C6">
          <w:rPr>
            <w:b/>
          </w:rPr>
          <w:t>Change Password</w:t>
        </w:r>
      </w:ins>
      <w:ins w:id="417" w:author="Veekija" w:date="2013-04-22T18:14:00Z">
        <w:r w:rsidR="00A724C6" w:rsidRPr="00A724C6">
          <w:rPr>
            <w:b/>
          </w:rPr>
          <w:t>:</w:t>
        </w:r>
      </w:ins>
    </w:p>
    <w:p w:rsidR="00B51A7E" w:rsidRDefault="00AF4547" w:rsidP="00B51A7E">
      <w:pPr>
        <w:spacing w:after="0" w:line="360" w:lineRule="auto"/>
        <w:ind w:firstLine="720"/>
        <w:rPr>
          <w:ins w:id="418" w:author="Veekija" w:date="2013-04-27T08:40:00Z"/>
        </w:rPr>
      </w:pPr>
      <w:ins w:id="419" w:author="Veekija" w:date="2013-04-27T08:19:00Z">
        <w:r>
          <w:t xml:space="preserve">Once user clicks Change Password link, </w:t>
        </w:r>
      </w:ins>
      <w:ins w:id="420" w:author="Veekija" w:date="2013-04-27T08:24:00Z">
        <w:r w:rsidR="00B51A7E">
          <w:t>change password screen will be displayed in editable mode to update password</w:t>
        </w:r>
      </w:ins>
      <w:ins w:id="421" w:author="Veekija" w:date="2013-04-27T08:20:00Z">
        <w:r>
          <w:t xml:space="preserve">. System will display </w:t>
        </w:r>
      </w:ins>
      <w:ins w:id="422" w:author="Veekija" w:date="2013-04-27T08:21:00Z">
        <w:r w:rsidR="00523E3B">
          <w:t xml:space="preserve">new password and confirm password fields. </w:t>
        </w:r>
      </w:ins>
      <w:ins w:id="423" w:author="Veekija" w:date="2013-04-27T08:19:00Z">
        <w:r>
          <w:t xml:space="preserve">If user clicks </w:t>
        </w:r>
        <w:r>
          <w:lastRenderedPageBreak/>
          <w:t xml:space="preserve">save button then the </w:t>
        </w:r>
      </w:ins>
      <w:ins w:id="424" w:author="Veekija" w:date="2013-04-27T08:21:00Z">
        <w:r w:rsidR="00B51A7E">
          <w:t xml:space="preserve">old password will be </w:t>
        </w:r>
      </w:ins>
      <w:ins w:id="425" w:author="Veekija" w:date="2013-04-27T08:24:00Z">
        <w:r w:rsidR="00B51A7E">
          <w:t>replaced</w:t>
        </w:r>
      </w:ins>
      <w:ins w:id="426" w:author="Veekija" w:date="2013-04-27T08:21:00Z">
        <w:r w:rsidR="00B51A7E">
          <w:t xml:space="preserve"> with new </w:t>
        </w:r>
        <w:r w:rsidR="00523E3B">
          <w:t>confirmed</w:t>
        </w:r>
      </w:ins>
      <w:ins w:id="427" w:author="Veekija" w:date="2013-04-27T08:19:00Z">
        <w:r>
          <w:t xml:space="preserve"> </w:t>
        </w:r>
      </w:ins>
      <w:ins w:id="428" w:author="Veekija" w:date="2013-04-27T08:21:00Z">
        <w:r w:rsidR="00B51A7E">
          <w:t>p</w:t>
        </w:r>
      </w:ins>
      <w:ins w:id="429" w:author="Veekija" w:date="2013-04-27T08:22:00Z">
        <w:r w:rsidR="00B51A7E">
          <w:t xml:space="preserve">assword and </w:t>
        </w:r>
      </w:ins>
      <w:ins w:id="430" w:author="Veekija" w:date="2013-04-27T08:25:00Z">
        <w:r w:rsidR="00B51A7E">
          <w:t xml:space="preserve">“Password has been changed successfully” message will be displayed in the screen. </w:t>
        </w:r>
      </w:ins>
    </w:p>
    <w:p w:rsidR="00356B37" w:rsidRDefault="00C34508" w:rsidP="00F066FE">
      <w:pPr>
        <w:spacing w:after="0" w:line="360" w:lineRule="auto"/>
        <w:ind w:firstLine="720"/>
        <w:rPr>
          <w:ins w:id="431" w:author="Veekija" w:date="2013-04-27T08:22:00Z"/>
        </w:rPr>
      </w:pPr>
      <w:ins w:id="432" w:author="Veekija" w:date="2013-04-27T08:40:00Z">
        <w:r>
          <w:rPr>
            <w:noProof/>
          </w:rPr>
          <w:pict>
            <v:shape id="_x0000_i1032" type="#_x0000_t75" style="width:358.5pt;height:174.75pt;visibility:visible;mso-wrap-style:square">
              <v:imagedata r:id="rId22" o:title=""/>
            </v:shape>
          </w:pict>
        </w:r>
      </w:ins>
    </w:p>
    <w:p w:rsidR="00094148" w:rsidRPr="00B51A7E" w:rsidRDefault="00094148" w:rsidP="00B51A7E">
      <w:pPr>
        <w:numPr>
          <w:ilvl w:val="0"/>
          <w:numId w:val="13"/>
        </w:numPr>
        <w:spacing w:after="0" w:line="360" w:lineRule="auto"/>
        <w:rPr>
          <w:ins w:id="433" w:author="Veekija" w:date="2013-04-22T18:12:00Z"/>
        </w:rPr>
      </w:pPr>
      <w:ins w:id="434" w:author="Veekija" w:date="2013-04-22T18:03:00Z">
        <w:r w:rsidRPr="00A724C6">
          <w:rPr>
            <w:b/>
          </w:rPr>
          <w:t>Logout</w:t>
        </w:r>
      </w:ins>
      <w:ins w:id="435" w:author="Veekija" w:date="2013-04-22T18:14:00Z">
        <w:r w:rsidR="00A724C6" w:rsidRPr="00A724C6">
          <w:rPr>
            <w:b/>
          </w:rPr>
          <w:t>:</w:t>
        </w:r>
      </w:ins>
    </w:p>
    <w:p w:rsidR="00E87BF7" w:rsidRPr="00094148" w:rsidRDefault="00B51A7E" w:rsidP="0076491B">
      <w:pPr>
        <w:spacing w:after="0" w:line="360" w:lineRule="auto"/>
        <w:ind w:firstLine="720"/>
        <w:rPr>
          <w:ins w:id="436" w:author="Veekija" w:date="2013-04-22T17:42:00Z"/>
        </w:rPr>
      </w:pPr>
      <w:ins w:id="437" w:author="Veekija" w:date="2013-04-27T08:26:00Z">
        <w:r>
          <w:t xml:space="preserve">Once user clicks </w:t>
        </w:r>
      </w:ins>
      <w:ins w:id="438" w:author="Veekija" w:date="2013-04-27T08:27:00Z">
        <w:r>
          <w:t xml:space="preserve">Logout </w:t>
        </w:r>
      </w:ins>
      <w:ins w:id="439" w:author="Veekija" w:date="2013-04-27T08:26:00Z">
        <w:r>
          <w:t>link</w:t>
        </w:r>
      </w:ins>
      <w:ins w:id="440" w:author="Veekija" w:date="2013-04-27T08:27:00Z">
        <w:r>
          <w:t xml:space="preserve">, </w:t>
        </w:r>
      </w:ins>
      <w:ins w:id="441" w:author="Veekija" w:date="2013-04-27T08:28:00Z">
        <w:r>
          <w:t xml:space="preserve">users will be logged out from the </w:t>
        </w:r>
      </w:ins>
      <w:ins w:id="442" w:author="Veekija" w:date="2013-04-27T08:27:00Z">
        <w:r>
          <w:t xml:space="preserve">system </w:t>
        </w:r>
      </w:ins>
      <w:ins w:id="443" w:author="Veekija" w:date="2013-04-27T08:28:00Z">
        <w:r>
          <w:t xml:space="preserve">and they </w:t>
        </w:r>
      </w:ins>
      <w:ins w:id="444" w:author="Veekija" w:date="2013-04-27T08:27:00Z">
        <w:r>
          <w:t xml:space="preserve">will be redirected to the login page. </w:t>
        </w:r>
      </w:ins>
      <w:ins w:id="445" w:author="Veekija" w:date="2013-04-27T08:26:00Z">
        <w:r>
          <w:t xml:space="preserve"> </w:t>
        </w:r>
      </w:ins>
    </w:p>
    <w:p w:rsidR="00085912" w:rsidRDefault="00085912" w:rsidP="006474C6">
      <w:pPr>
        <w:pStyle w:val="Heading2"/>
        <w:spacing w:line="360" w:lineRule="auto"/>
        <w:rPr>
          <w:ins w:id="446" w:author="Veekija" w:date="2013-04-23T19:27:00Z"/>
        </w:rPr>
      </w:pPr>
      <w:bookmarkStart w:id="447" w:name="_Toc354848804"/>
      <w:ins w:id="448" w:author="Veekija" w:date="2013-04-22T17:49:00Z">
        <w:r>
          <w:t>Public user</w:t>
        </w:r>
      </w:ins>
      <w:ins w:id="449" w:author="Veekija" w:date="2013-04-22T18:17:00Z">
        <w:r w:rsidR="005E08AC">
          <w:t xml:space="preserve"> </w:t>
        </w:r>
      </w:ins>
      <w:ins w:id="450" w:author="Veekija" w:date="2013-04-27T08:43:00Z">
        <w:r w:rsidR="00D0197F">
          <w:t>modules</w:t>
        </w:r>
      </w:ins>
      <w:bookmarkEnd w:id="447"/>
      <w:ins w:id="451" w:author="Veekija" w:date="2013-04-22T17:49:00Z">
        <w:r>
          <w:t xml:space="preserve"> </w:t>
        </w:r>
      </w:ins>
    </w:p>
    <w:p w:rsidR="00A90490" w:rsidRDefault="00D0197F" w:rsidP="0076491B">
      <w:pPr>
        <w:spacing w:line="360" w:lineRule="auto"/>
        <w:ind w:firstLine="720"/>
        <w:rPr>
          <w:ins w:id="452" w:author="Veekija" w:date="2013-04-23T19:55:00Z"/>
        </w:rPr>
      </w:pPr>
      <w:ins w:id="453" w:author="Veekija" w:date="2013-04-27T08:44:00Z">
        <w:r>
          <w:t xml:space="preserve">Public </w:t>
        </w:r>
      </w:ins>
      <w:ins w:id="454" w:author="Veekija" w:date="2013-04-27T08:45:00Z">
        <w:r>
          <w:t>user’s</w:t>
        </w:r>
      </w:ins>
      <w:ins w:id="455" w:author="Veekija" w:date="2013-04-27T08:44:00Z">
        <w:r>
          <w:t xml:space="preserve"> modules/pages </w:t>
        </w:r>
      </w:ins>
      <w:ins w:id="456" w:author="Veekija" w:date="2013-04-27T08:45:00Z">
        <w:r>
          <w:t>will be</w:t>
        </w:r>
      </w:ins>
      <w:ins w:id="457" w:author="Veekija" w:date="2013-04-27T08:44:00Z">
        <w:r>
          <w:t xml:space="preserve"> accessed by any public users. Th</w:t>
        </w:r>
      </w:ins>
      <w:ins w:id="458" w:author="Veekija" w:date="2013-04-27T08:45:00Z">
        <w:r>
          <w:t>ese screens will be accessed by users without logging into the system.</w:t>
        </w:r>
      </w:ins>
      <w:ins w:id="459" w:author="Veekija" w:date="2013-04-27T08:44:00Z">
        <w:r>
          <w:t xml:space="preserve"> </w:t>
        </w:r>
      </w:ins>
    </w:p>
    <w:p w:rsidR="00D0197F" w:rsidRDefault="00A90490" w:rsidP="0076491B">
      <w:pPr>
        <w:numPr>
          <w:ilvl w:val="0"/>
          <w:numId w:val="13"/>
        </w:numPr>
        <w:spacing w:after="0" w:line="360" w:lineRule="auto"/>
        <w:rPr>
          <w:ins w:id="460" w:author="Veekija" w:date="2013-04-27T08:49:00Z"/>
          <w:b/>
        </w:rPr>
      </w:pPr>
      <w:ins w:id="461" w:author="Veekija" w:date="2013-04-23T19:28:00Z">
        <w:r w:rsidRPr="00A90490">
          <w:rPr>
            <w:b/>
          </w:rPr>
          <w:t>Prospective Students:</w:t>
        </w:r>
      </w:ins>
    </w:p>
    <w:p w:rsidR="00A90490" w:rsidRDefault="00D0197F" w:rsidP="0076491B">
      <w:pPr>
        <w:spacing w:line="360" w:lineRule="auto"/>
        <w:ind w:firstLine="720"/>
        <w:rPr>
          <w:ins w:id="462" w:author="Veekija" w:date="2013-04-27T09:11:00Z"/>
        </w:rPr>
      </w:pPr>
      <w:ins w:id="463" w:author="Veekija" w:date="2013-04-27T08:48:00Z">
        <w:r>
          <w:t xml:space="preserve">Once user clicks </w:t>
        </w:r>
      </w:ins>
      <w:ins w:id="464" w:author="Veekija" w:date="2013-04-27T08:49:00Z">
        <w:r>
          <w:t>Prospective</w:t>
        </w:r>
      </w:ins>
      <w:ins w:id="465" w:author="Veekija" w:date="2013-04-27T08:48:00Z">
        <w:r>
          <w:t xml:space="preserve"> Students link in the home page, </w:t>
        </w:r>
      </w:ins>
      <w:ins w:id="466" w:author="Veekija" w:date="2013-04-27T08:50:00Z">
        <w:r>
          <w:t>the prospective student page will be displayed. The prospective student page will display the details about</w:t>
        </w:r>
      </w:ins>
      <w:ins w:id="467" w:author="Veekija" w:date="2013-04-27T09:01:00Z">
        <w:r w:rsidR="00BC0875">
          <w:t xml:space="preserve"> school information</w:t>
        </w:r>
      </w:ins>
      <w:ins w:id="468" w:author="Veekija" w:date="2013-04-27T09:07:00Z">
        <w:r w:rsidR="00D74251">
          <w:t xml:space="preserve">, school features and </w:t>
        </w:r>
      </w:ins>
      <w:ins w:id="469" w:author="Veekija" w:date="2013-04-23T19:29:00Z">
        <w:r w:rsidR="00A90490">
          <w:t xml:space="preserve">important </w:t>
        </w:r>
      </w:ins>
      <w:ins w:id="470" w:author="Veekija" w:date="2013-04-27T09:08:00Z">
        <w:r w:rsidR="00D74251">
          <w:t>academic</w:t>
        </w:r>
      </w:ins>
      <w:ins w:id="471" w:author="Veekija" w:date="2013-04-27T09:07:00Z">
        <w:r w:rsidR="00D74251">
          <w:t xml:space="preserve"> year </w:t>
        </w:r>
      </w:ins>
      <w:ins w:id="472" w:author="Veekija" w:date="2013-04-23T19:29:00Z">
        <w:r w:rsidR="00D74251">
          <w:t xml:space="preserve">dates. The content of this screen will be managed by </w:t>
        </w:r>
        <w:r w:rsidR="008F6C5D">
          <w:t>administrator</w:t>
        </w:r>
      </w:ins>
      <w:ins w:id="473" w:author="Veekija" w:date="2013-04-27T10:16:00Z">
        <w:r w:rsidR="008F6C5D">
          <w:t>.</w:t>
        </w:r>
      </w:ins>
      <w:ins w:id="474" w:author="Veekija" w:date="2013-04-27T12:28:00Z">
        <w:r w:rsidR="00AC1AB7">
          <w:t xml:space="preserve"> </w:t>
        </w:r>
      </w:ins>
      <w:ins w:id="475" w:author="Veekija" w:date="2013-04-27T10:16:00Z">
        <w:r w:rsidR="00AC1AB7">
          <w:t>So</w:t>
        </w:r>
      </w:ins>
      <w:ins w:id="476" w:author="Veekija" w:date="2013-04-27T12:29:00Z">
        <w:r w:rsidR="00AC1AB7">
          <w:t xml:space="preserve">, </w:t>
        </w:r>
      </w:ins>
      <w:ins w:id="477" w:author="Veekija" w:date="2013-04-27T10:16:00Z">
        <w:r w:rsidR="008F6C5D">
          <w:t xml:space="preserve">they </w:t>
        </w:r>
      </w:ins>
      <w:ins w:id="478" w:author="Veekija" w:date="2013-04-27T09:09:00Z">
        <w:r w:rsidR="00D74251">
          <w:t xml:space="preserve">have a flexibility to </w:t>
        </w:r>
      </w:ins>
      <w:ins w:id="479" w:author="Veekija" w:date="2013-04-27T09:08:00Z">
        <w:r w:rsidR="00D74251">
          <w:t xml:space="preserve">update the contents of this page </w:t>
        </w:r>
      </w:ins>
      <w:ins w:id="480" w:author="Veekija" w:date="2013-04-27T09:09:00Z">
        <w:r w:rsidR="00D74251">
          <w:t xml:space="preserve">periodically based on </w:t>
        </w:r>
      </w:ins>
      <w:ins w:id="481" w:author="Veekija" w:date="2013-04-27T09:10:00Z">
        <w:r w:rsidR="00D74251">
          <w:t>the</w:t>
        </w:r>
      </w:ins>
      <w:ins w:id="482" w:author="Veekija" w:date="2013-04-27T09:09:00Z">
        <w:r w:rsidR="00D74251">
          <w:t xml:space="preserve"> important events.</w:t>
        </w:r>
      </w:ins>
    </w:p>
    <w:p w:rsidR="002D258A" w:rsidRDefault="00C34508">
      <w:pPr>
        <w:rPr>
          <w:ins w:id="483" w:author="Veekija" w:date="2013-04-23T19:32:00Z"/>
        </w:rPr>
        <w:pPrChange w:id="484" w:author="Veekija" w:date="2013-04-27T09:02:00Z">
          <w:pPr>
            <w:numPr>
              <w:ilvl w:val="1"/>
              <w:numId w:val="13"/>
            </w:numPr>
            <w:spacing w:after="0" w:line="360" w:lineRule="auto"/>
            <w:ind w:left="1080" w:hanging="360"/>
          </w:pPr>
        </w:pPrChange>
      </w:pPr>
      <w:ins w:id="485" w:author="Veekija" w:date="2013-04-27T09:11:00Z">
        <w:r>
          <w:rPr>
            <w:noProof/>
          </w:rPr>
          <w:lastRenderedPageBreak/>
          <w:pict>
            <v:shape id="_x0000_i1033" type="#_x0000_t75" style="width:468pt;height:291pt;visibility:visible;mso-wrap-style:square">
              <v:imagedata r:id="rId23" o:title=""/>
            </v:shape>
          </w:pict>
        </w:r>
      </w:ins>
    </w:p>
    <w:p w:rsidR="00A90490" w:rsidRDefault="00A90490" w:rsidP="00A90490">
      <w:pPr>
        <w:numPr>
          <w:ilvl w:val="0"/>
          <w:numId w:val="13"/>
        </w:numPr>
        <w:spacing w:after="0" w:line="360" w:lineRule="auto"/>
        <w:rPr>
          <w:ins w:id="486" w:author="Veekija" w:date="2013-04-23T19:32:00Z"/>
          <w:b/>
        </w:rPr>
      </w:pPr>
      <w:ins w:id="487" w:author="Veekija" w:date="2013-04-23T19:32:00Z">
        <w:r>
          <w:rPr>
            <w:b/>
          </w:rPr>
          <w:t>Submit Online Application</w:t>
        </w:r>
        <w:r w:rsidRPr="00A90490">
          <w:rPr>
            <w:b/>
          </w:rPr>
          <w:t>:</w:t>
        </w:r>
      </w:ins>
    </w:p>
    <w:p w:rsidR="00EE2D5D" w:rsidRDefault="008F6C5D">
      <w:pPr>
        <w:spacing w:after="0" w:line="360" w:lineRule="auto"/>
        <w:rPr>
          <w:ins w:id="488" w:author="Veekija" w:date="2013-04-27T09:27:00Z"/>
        </w:rPr>
        <w:pPrChange w:id="489" w:author="Veekija" w:date="2013-04-27T09:22:00Z">
          <w:pPr>
            <w:numPr>
              <w:numId w:val="13"/>
            </w:numPr>
            <w:spacing w:after="0" w:line="360" w:lineRule="auto"/>
            <w:ind w:left="360" w:hanging="360"/>
          </w:pPr>
        </w:pPrChange>
      </w:pPr>
      <w:ins w:id="490" w:author="Veekija" w:date="2013-04-27T09:12:00Z">
        <w:r>
          <w:t>If</w:t>
        </w:r>
        <w:r w:rsidR="00EE2D5D">
          <w:t xml:space="preserve"> students want to apply for the school for a specific grade level and academic year then they can be able to apply online through Submit </w:t>
        </w:r>
      </w:ins>
      <w:ins w:id="491" w:author="Veekija" w:date="2013-04-27T09:14:00Z">
        <w:r w:rsidR="00EE2D5D">
          <w:t xml:space="preserve">Online Application link provided in the prospective page. </w:t>
        </w:r>
      </w:ins>
      <w:ins w:id="492" w:author="Veekija" w:date="2013-04-27T09:06:00Z">
        <w:r w:rsidR="00EE2D5D">
          <w:t>Once users click</w:t>
        </w:r>
      </w:ins>
      <w:ins w:id="493" w:author="Veekija" w:date="2013-04-27T09:14:00Z">
        <w:r w:rsidR="00EE2D5D">
          <w:t xml:space="preserve"> </w:t>
        </w:r>
      </w:ins>
      <w:ins w:id="494" w:author="Veekija" w:date="2013-04-27T09:15:00Z">
        <w:r w:rsidR="00EE2D5D">
          <w:t>Submit Online Application link, submit online application screen will be displayed</w:t>
        </w:r>
      </w:ins>
      <w:ins w:id="495" w:author="Veekija" w:date="2013-04-23T19:33:00Z">
        <w:r w:rsidR="00A90490">
          <w:t>.</w:t>
        </w:r>
      </w:ins>
      <w:ins w:id="496" w:author="Veekija" w:date="2013-04-27T09:15:00Z">
        <w:r w:rsidR="00EE2D5D">
          <w:t xml:space="preserve"> This screen gathers the student personal, demographic information, academic year </w:t>
        </w:r>
      </w:ins>
      <w:ins w:id="497" w:author="Veekija" w:date="2013-04-27T09:16:00Z">
        <w:r w:rsidR="00EE2D5D">
          <w:t xml:space="preserve">and grade level </w:t>
        </w:r>
      </w:ins>
      <w:ins w:id="498" w:author="Veekija" w:date="2013-04-27T09:15:00Z">
        <w:r w:rsidR="00EE2D5D">
          <w:t xml:space="preserve">for which students are seeking </w:t>
        </w:r>
      </w:ins>
      <w:ins w:id="499" w:author="Veekija" w:date="2013-04-27T09:16:00Z">
        <w:r w:rsidR="00EE2D5D">
          <w:t>admission etc…</w:t>
        </w:r>
      </w:ins>
      <w:ins w:id="500" w:author="Veekija" w:date="2013-04-23T19:35:00Z">
        <w:r w:rsidR="00A90490">
          <w:t xml:space="preserve">Once the application is submitted, system initiates Admission Workflow and puts </w:t>
        </w:r>
      </w:ins>
      <w:ins w:id="501" w:author="Veekija" w:date="2013-04-27T09:17:00Z">
        <w:r w:rsidR="00EE2D5D">
          <w:t xml:space="preserve">application/admission </w:t>
        </w:r>
      </w:ins>
      <w:ins w:id="502" w:author="Veekija" w:date="2013-04-23T19:35:00Z">
        <w:r w:rsidR="00A90490">
          <w:t>in in-progress status and it will be listed in administrator</w:t>
        </w:r>
      </w:ins>
      <w:ins w:id="503" w:author="Veekija" w:date="2013-04-23T19:36:00Z">
        <w:r w:rsidR="00A90490">
          <w:t>’s queue for review and next steps.</w:t>
        </w:r>
      </w:ins>
      <w:ins w:id="504" w:author="Veekija" w:date="2013-04-27T09:17:00Z">
        <w:r w:rsidR="00EE2D5D">
          <w:t xml:space="preserve"> </w:t>
        </w:r>
      </w:ins>
      <w:ins w:id="505" w:author="Veekija" w:date="2013-04-27T09:19:00Z">
        <w:r w:rsidR="00EE2D5D">
          <w:t xml:space="preserve">Once the applications are submitted successfully system </w:t>
        </w:r>
      </w:ins>
      <w:ins w:id="506" w:author="Veekija" w:date="2013-04-27T09:20:00Z">
        <w:r w:rsidR="00EE2D5D">
          <w:t xml:space="preserve">will </w:t>
        </w:r>
      </w:ins>
      <w:ins w:id="507" w:author="Veekija" w:date="2013-04-27T09:19:00Z">
        <w:r w:rsidR="00EE2D5D">
          <w:t xml:space="preserve">provide a tracking number </w:t>
        </w:r>
      </w:ins>
      <w:ins w:id="508" w:author="Veekija" w:date="2013-04-27T09:20:00Z">
        <w:r w:rsidR="00EE2D5D">
          <w:t xml:space="preserve">to the users. Using this tracking number, </w:t>
        </w:r>
      </w:ins>
      <w:ins w:id="509" w:author="Veekija" w:date="2013-04-27T09:21:00Z">
        <w:r w:rsidR="00EE2D5D">
          <w:t>students can be able to</w:t>
        </w:r>
      </w:ins>
      <w:ins w:id="510" w:author="Veekija" w:date="2013-04-27T09:19:00Z">
        <w:r w:rsidR="00EE2D5D">
          <w:t xml:space="preserve"> track the status of their application at any point in time during the admission process</w:t>
        </w:r>
      </w:ins>
      <w:ins w:id="511" w:author="Veekija" w:date="2013-04-27T09:21:00Z">
        <w:r w:rsidR="00EE2D5D">
          <w:t xml:space="preserve"> using Track Application Status link provided in the Prospective Students page</w:t>
        </w:r>
      </w:ins>
      <w:ins w:id="512" w:author="Veekija" w:date="2013-04-27T09:19:00Z">
        <w:r w:rsidR="00EE2D5D">
          <w:t>.</w:t>
        </w:r>
      </w:ins>
      <w:ins w:id="513" w:author="Veekija" w:date="2013-04-27T09:21:00Z">
        <w:r w:rsidR="00EE2D5D">
          <w:t xml:space="preserve"> Also, </w:t>
        </w:r>
      </w:ins>
      <w:ins w:id="514" w:author="Veekija" w:date="2013-04-27T09:22:00Z">
        <w:r w:rsidR="00EE2D5D">
          <w:t>t</w:t>
        </w:r>
      </w:ins>
      <w:ins w:id="515" w:author="Veekija" w:date="2013-04-27T09:17:00Z">
        <w:r w:rsidR="00EE2D5D">
          <w:t xml:space="preserve">he applications that are received through this page will </w:t>
        </w:r>
      </w:ins>
      <w:ins w:id="516" w:author="Veekija" w:date="2013-04-27T09:18:00Z">
        <w:r w:rsidR="00EE2D5D">
          <w:t xml:space="preserve">be treated as “online” application type for operational and tracking purposes. </w:t>
        </w:r>
      </w:ins>
    </w:p>
    <w:p w:rsidR="004B20FA" w:rsidRDefault="00C34508">
      <w:pPr>
        <w:spacing w:after="0" w:line="360" w:lineRule="auto"/>
        <w:rPr>
          <w:ins w:id="517" w:author="Veekija" w:date="2013-04-27T09:28:00Z"/>
          <w:noProof/>
        </w:rPr>
        <w:pPrChange w:id="518" w:author="Veekija" w:date="2013-04-27T09:22:00Z">
          <w:pPr>
            <w:numPr>
              <w:numId w:val="13"/>
            </w:numPr>
            <w:spacing w:after="0" w:line="360" w:lineRule="auto"/>
            <w:ind w:left="360" w:hanging="360"/>
          </w:pPr>
        </w:pPrChange>
      </w:pPr>
      <w:ins w:id="519" w:author="Veekija" w:date="2013-04-27T09:27:00Z">
        <w:r>
          <w:rPr>
            <w:noProof/>
          </w:rPr>
          <w:lastRenderedPageBreak/>
          <w:pict>
            <v:shape id="_x0000_i1034" type="#_x0000_t75" style="width:438.75pt;height:434.25pt;visibility:visible;mso-wrap-style:square">
              <v:imagedata r:id="rId24" o:title=""/>
            </v:shape>
          </w:pict>
        </w:r>
      </w:ins>
    </w:p>
    <w:p w:rsidR="001C778F" w:rsidRPr="001C778F" w:rsidRDefault="001C778F">
      <w:pPr>
        <w:spacing w:after="0" w:line="360" w:lineRule="auto"/>
        <w:rPr>
          <w:ins w:id="520" w:author="Veekija" w:date="2013-04-27T09:28:00Z"/>
          <w:b/>
          <w:noProof/>
        </w:rPr>
        <w:pPrChange w:id="521" w:author="Veekija" w:date="2013-04-27T09:22:00Z">
          <w:pPr>
            <w:numPr>
              <w:numId w:val="13"/>
            </w:numPr>
            <w:spacing w:after="0" w:line="360" w:lineRule="auto"/>
            <w:ind w:left="360" w:hanging="360"/>
          </w:pPr>
        </w:pPrChange>
      </w:pPr>
      <w:ins w:id="522" w:author="Veekija" w:date="2013-04-27T09:30:00Z">
        <w:r w:rsidRPr="001C778F">
          <w:rPr>
            <w:b/>
            <w:noProof/>
          </w:rPr>
          <w:t>Application Confirmation page:</w:t>
        </w:r>
      </w:ins>
    </w:p>
    <w:p w:rsidR="001C778F" w:rsidRDefault="00C34508">
      <w:pPr>
        <w:spacing w:after="0" w:line="360" w:lineRule="auto"/>
        <w:rPr>
          <w:ins w:id="523" w:author="Veekija" w:date="2013-04-27T09:22:00Z"/>
        </w:rPr>
        <w:pPrChange w:id="524" w:author="Veekija" w:date="2013-04-27T09:22:00Z">
          <w:pPr>
            <w:numPr>
              <w:numId w:val="13"/>
            </w:numPr>
            <w:spacing w:after="0" w:line="360" w:lineRule="auto"/>
            <w:ind w:left="360" w:hanging="360"/>
          </w:pPr>
        </w:pPrChange>
      </w:pPr>
      <w:ins w:id="525" w:author="Veekija" w:date="2013-04-27T09:30:00Z">
        <w:r>
          <w:rPr>
            <w:noProof/>
          </w:rPr>
          <w:pict>
            <v:shape id="_x0000_i1035" type="#_x0000_t75" style="width:468pt;height:117pt;visibility:visible;mso-wrap-style:square">
              <v:imagedata r:id="rId25" o:title=""/>
            </v:shape>
          </w:pict>
        </w:r>
      </w:ins>
    </w:p>
    <w:p w:rsidR="00BA3AE3" w:rsidRDefault="00BA3AE3" w:rsidP="00BA3AE3">
      <w:pPr>
        <w:numPr>
          <w:ilvl w:val="0"/>
          <w:numId w:val="13"/>
        </w:numPr>
        <w:spacing w:after="0" w:line="360" w:lineRule="auto"/>
        <w:rPr>
          <w:ins w:id="526" w:author="Veekija" w:date="2013-04-27T09:22:00Z"/>
          <w:b/>
        </w:rPr>
      </w:pPr>
      <w:ins w:id="527" w:author="Veekija" w:date="2013-04-27T09:22:00Z">
        <w:r>
          <w:rPr>
            <w:b/>
          </w:rPr>
          <w:t>Track Application Status</w:t>
        </w:r>
        <w:r w:rsidRPr="00A90490">
          <w:rPr>
            <w:b/>
          </w:rPr>
          <w:t>:</w:t>
        </w:r>
      </w:ins>
    </w:p>
    <w:p w:rsidR="00BA3AE3" w:rsidRDefault="00BA3AE3">
      <w:pPr>
        <w:spacing w:after="0" w:line="360" w:lineRule="auto"/>
        <w:rPr>
          <w:ins w:id="528" w:author="Veekija" w:date="2013-04-27T09:24:00Z"/>
        </w:rPr>
        <w:pPrChange w:id="529" w:author="Veekija" w:date="2013-04-27T09:23:00Z">
          <w:pPr>
            <w:numPr>
              <w:ilvl w:val="1"/>
              <w:numId w:val="13"/>
            </w:numPr>
            <w:spacing w:after="0" w:line="360" w:lineRule="auto"/>
            <w:ind w:left="1080" w:hanging="360"/>
          </w:pPr>
        </w:pPrChange>
      </w:pPr>
      <w:ins w:id="530" w:author="Veekija" w:date="2013-04-27T09:23:00Z">
        <w:r>
          <w:t xml:space="preserve">Once users click Track Application Status link, system will </w:t>
        </w:r>
      </w:ins>
      <w:ins w:id="531" w:author="Veekija" w:date="2013-04-27T09:24:00Z">
        <w:r>
          <w:t xml:space="preserve">display track </w:t>
        </w:r>
      </w:ins>
      <w:ins w:id="532" w:author="Veekija" w:date="2013-04-27T09:25:00Z">
        <w:r>
          <w:t>application</w:t>
        </w:r>
      </w:ins>
      <w:ins w:id="533" w:author="Veekija" w:date="2013-04-27T09:24:00Z">
        <w:r>
          <w:t xml:space="preserve"> </w:t>
        </w:r>
      </w:ins>
      <w:ins w:id="534" w:author="Veekija" w:date="2013-04-27T09:25:00Z">
        <w:r>
          <w:t xml:space="preserve">status page. Once user enters tracking number and clicks Check Status button, the screen will display the status of </w:t>
        </w:r>
        <w:r>
          <w:lastRenderedPageBreak/>
          <w:t>the application based on the tracking numb</w:t>
        </w:r>
        <w:r w:rsidR="007B586D">
          <w:t>ers. The possible statuses</w:t>
        </w:r>
        <w:r>
          <w:t xml:space="preserve"> expected are: </w:t>
        </w:r>
      </w:ins>
      <w:ins w:id="535" w:author="Veekija" w:date="2013-04-27T09:26:00Z">
        <w:r>
          <w:t>In-progress, Granted and Rejected.</w:t>
        </w:r>
      </w:ins>
    </w:p>
    <w:p w:rsidR="00A90490" w:rsidRPr="00A90490" w:rsidRDefault="00C34508">
      <w:pPr>
        <w:spacing w:after="0" w:line="360" w:lineRule="auto"/>
        <w:rPr>
          <w:ins w:id="536" w:author="Veekija" w:date="2013-04-23T19:28:00Z"/>
        </w:rPr>
        <w:pPrChange w:id="537" w:author="Veekija" w:date="2013-04-27T09:23:00Z">
          <w:pPr>
            <w:numPr>
              <w:ilvl w:val="1"/>
              <w:numId w:val="13"/>
            </w:numPr>
            <w:spacing w:after="0" w:line="360" w:lineRule="auto"/>
            <w:ind w:left="1080" w:hanging="360"/>
          </w:pPr>
        </w:pPrChange>
      </w:pPr>
      <w:ins w:id="538" w:author="Veekija" w:date="2013-04-27T09:24:00Z">
        <w:r>
          <w:rPr>
            <w:noProof/>
          </w:rPr>
          <w:pict>
            <v:shape id="_x0000_i1036" type="#_x0000_t75" style="width:468pt;height:290.25pt;visibility:visible;mso-wrap-style:square">
              <v:imagedata r:id="rId26" o:title=""/>
            </v:shape>
          </w:pict>
        </w:r>
      </w:ins>
    </w:p>
    <w:p w:rsidR="008533A2" w:rsidRDefault="00CD0CF6" w:rsidP="00CD0CF6">
      <w:pPr>
        <w:pStyle w:val="Heading2"/>
        <w:spacing w:line="360" w:lineRule="auto"/>
        <w:rPr>
          <w:ins w:id="539" w:author="Veekija" w:date="2013-04-22T17:44:00Z"/>
        </w:rPr>
      </w:pPr>
      <w:bookmarkStart w:id="540" w:name="_Toc354848805"/>
      <w:ins w:id="541" w:author="Veekija" w:date="2013-04-22T17:41:00Z">
        <w:r>
          <w:t>Administrator</w:t>
        </w:r>
      </w:ins>
      <w:ins w:id="542" w:author="Veekija" w:date="2013-04-22T18:17:00Z">
        <w:r w:rsidR="005E08AC">
          <w:t xml:space="preserve"> Portal</w:t>
        </w:r>
      </w:ins>
      <w:bookmarkEnd w:id="540"/>
    </w:p>
    <w:p w:rsidR="001D7166" w:rsidRDefault="001D7166" w:rsidP="00FB716F">
      <w:pPr>
        <w:pStyle w:val="Heading4"/>
        <w:spacing w:line="360" w:lineRule="auto"/>
        <w:rPr>
          <w:ins w:id="543" w:author="Veekija" w:date="2013-04-23T19:42:00Z"/>
        </w:rPr>
      </w:pPr>
      <w:bookmarkStart w:id="544" w:name="_Toc354252434"/>
      <w:bookmarkStart w:id="545" w:name="_Toc354848806"/>
      <w:ins w:id="546" w:author="Veekija" w:date="2013-04-22T17:44:00Z">
        <w:r>
          <w:t>Administrator Home page</w:t>
        </w:r>
      </w:ins>
      <w:bookmarkEnd w:id="544"/>
      <w:bookmarkEnd w:id="545"/>
    </w:p>
    <w:p w:rsidR="00FB716F" w:rsidRPr="00FB716F" w:rsidRDefault="006F3702" w:rsidP="006F3702">
      <w:pPr>
        <w:spacing w:after="0" w:line="360" w:lineRule="auto"/>
        <w:ind w:firstLine="720"/>
        <w:rPr>
          <w:ins w:id="547" w:author="Veekija" w:date="2013-04-23T19:42:00Z"/>
        </w:rPr>
      </w:pPr>
      <w:ins w:id="548" w:author="Veekija" w:date="2013-04-23T19:42:00Z">
        <w:r>
          <w:t xml:space="preserve">Admin users will be redirected to </w:t>
        </w:r>
      </w:ins>
      <w:ins w:id="549" w:author="Veekija" w:date="2013-04-27T10:23:00Z">
        <w:r w:rsidR="006351D8">
          <w:t>Administrator home</w:t>
        </w:r>
      </w:ins>
      <w:ins w:id="550" w:author="Veekija" w:date="2013-04-23T19:42:00Z">
        <w:r>
          <w:t xml:space="preserve"> page </w:t>
        </w:r>
        <w:r w:rsidR="00D51CFE">
          <w:t xml:space="preserve">as soon as they login to </w:t>
        </w:r>
      </w:ins>
      <w:ins w:id="551" w:author="Veekija" w:date="2013-04-27T10:23:00Z">
        <w:r w:rsidR="006351D8">
          <w:t>the application</w:t>
        </w:r>
      </w:ins>
      <w:ins w:id="552" w:author="Veekija" w:date="2013-04-23T19:42:00Z">
        <w:r w:rsidR="00F37BF6">
          <w:t xml:space="preserve"> using their user </w:t>
        </w:r>
      </w:ins>
      <w:ins w:id="553" w:author="Veekija" w:date="2013-04-27T09:33:00Z">
        <w:r w:rsidR="00F37BF6">
          <w:t xml:space="preserve">name </w:t>
        </w:r>
      </w:ins>
      <w:ins w:id="554" w:author="Veekija" w:date="2013-04-23T19:42:00Z">
        <w:r>
          <w:t>and password. Administrator home page will provide the various option</w:t>
        </w:r>
      </w:ins>
      <w:ins w:id="555" w:author="Veekija" w:date="2013-04-23T19:51:00Z">
        <w:r>
          <w:t>s for administrators to perform various administrative related functions</w:t>
        </w:r>
      </w:ins>
      <w:ins w:id="556" w:author="Veekija" w:date="2013-04-23T19:52:00Z">
        <w:r>
          <w:t xml:space="preserve"> </w:t>
        </w:r>
      </w:ins>
      <w:ins w:id="557" w:author="Veekija" w:date="2013-04-27T09:33:00Z">
        <w:r w:rsidR="00F37BF6">
          <w:t xml:space="preserve">that </w:t>
        </w:r>
      </w:ins>
      <w:ins w:id="558" w:author="Veekija" w:date="2013-04-27T09:42:00Z">
        <w:r w:rsidR="00430E25">
          <w:t>support</w:t>
        </w:r>
      </w:ins>
      <w:ins w:id="559" w:author="Veekija" w:date="2013-04-27T09:33:00Z">
        <w:r w:rsidR="00F37BF6">
          <w:t xml:space="preserve"> school’s academic process on a daily, </w:t>
        </w:r>
      </w:ins>
      <w:ins w:id="560" w:author="Veekija" w:date="2013-04-27T09:34:00Z">
        <w:r w:rsidR="00F37BF6">
          <w:t>monthly</w:t>
        </w:r>
      </w:ins>
      <w:ins w:id="561" w:author="Veekija" w:date="2013-04-27T09:33:00Z">
        <w:r w:rsidR="00F37BF6">
          <w:t xml:space="preserve"> and</w:t>
        </w:r>
      </w:ins>
      <w:ins w:id="562" w:author="Veekija" w:date="2013-04-27T10:24:00Z">
        <w:r w:rsidR="006351D8">
          <w:t>/or</w:t>
        </w:r>
      </w:ins>
      <w:ins w:id="563" w:author="Veekija" w:date="2013-04-27T09:33:00Z">
        <w:r w:rsidR="00F37BF6">
          <w:t xml:space="preserve"> yearly basis. </w:t>
        </w:r>
      </w:ins>
      <w:ins w:id="564" w:author="Veekija" w:date="2013-04-27T09:34:00Z">
        <w:r w:rsidR="00F37BF6">
          <w:t>In addition to that, Administrator will manage teacher</w:t>
        </w:r>
      </w:ins>
      <w:ins w:id="565" w:author="Veekija" w:date="2013-04-27T09:35:00Z">
        <w:r w:rsidR="00F37BF6">
          <w:t xml:space="preserve"> records</w:t>
        </w:r>
      </w:ins>
      <w:ins w:id="566" w:author="Veekija" w:date="2013-04-27T09:34:00Z">
        <w:r w:rsidR="00F37BF6">
          <w:t xml:space="preserve">, </w:t>
        </w:r>
      </w:ins>
      <w:ins w:id="567" w:author="Veekija" w:date="2013-04-27T09:35:00Z">
        <w:r w:rsidR="00070567">
          <w:t>student records</w:t>
        </w:r>
      </w:ins>
      <w:ins w:id="568" w:author="Veekija" w:date="2013-04-27T09:36:00Z">
        <w:r w:rsidR="00F37BF6">
          <w:t xml:space="preserve"> student</w:t>
        </w:r>
      </w:ins>
      <w:ins w:id="569" w:author="Veekija" w:date="2013-04-27T09:35:00Z">
        <w:r w:rsidR="00070567">
          <w:t xml:space="preserve"> admission</w:t>
        </w:r>
      </w:ins>
      <w:ins w:id="570" w:author="Veekija" w:date="2013-04-27T10:26:00Z">
        <w:r w:rsidR="00070567">
          <w:t xml:space="preserve">, </w:t>
        </w:r>
      </w:ins>
      <w:ins w:id="571" w:author="Veekija" w:date="2013-04-27T09:36:00Z">
        <w:r w:rsidR="00F37BF6">
          <w:t>student enrollment</w:t>
        </w:r>
      </w:ins>
      <w:ins w:id="572" w:author="Veekija" w:date="2013-04-27T09:35:00Z">
        <w:r w:rsidR="00070567">
          <w:t xml:space="preserve"> </w:t>
        </w:r>
      </w:ins>
      <w:ins w:id="573" w:author="Veekija" w:date="2013-04-27T10:26:00Z">
        <w:r w:rsidR="00070567">
          <w:t xml:space="preserve">and various reports </w:t>
        </w:r>
      </w:ins>
      <w:ins w:id="574" w:author="Veekija" w:date="2013-04-27T09:35:00Z">
        <w:r w:rsidR="00070567">
          <w:t xml:space="preserve">through the set of </w:t>
        </w:r>
      </w:ins>
      <w:ins w:id="575" w:author="Veekija" w:date="2013-04-27T10:25:00Z">
        <w:r w:rsidR="00070567">
          <w:t xml:space="preserve">links </w:t>
        </w:r>
      </w:ins>
      <w:ins w:id="576" w:author="Veekija" w:date="2013-04-27T09:35:00Z">
        <w:r w:rsidR="00F37BF6">
          <w:t>p</w:t>
        </w:r>
        <w:r w:rsidR="00070567">
          <w:t>rovided in Administrator</w:t>
        </w:r>
      </w:ins>
      <w:ins w:id="577" w:author="Veekija" w:date="2013-04-27T10:25:00Z">
        <w:r w:rsidR="00070567">
          <w:t xml:space="preserve"> home page</w:t>
        </w:r>
      </w:ins>
      <w:ins w:id="578" w:author="Veekija" w:date="2013-04-27T09:38:00Z">
        <w:r w:rsidR="00F37BF6">
          <w:t>.</w:t>
        </w:r>
      </w:ins>
    </w:p>
    <w:p w:rsidR="00792AD4" w:rsidRPr="00FB716F" w:rsidRDefault="00C34508" w:rsidP="001F075F">
      <w:pPr>
        <w:ind w:firstLine="720"/>
        <w:rPr>
          <w:ins w:id="579" w:author="Veekija" w:date="2013-04-22T17:44:00Z"/>
        </w:rPr>
      </w:pPr>
      <w:ins w:id="580" w:author="Veekija" w:date="2013-04-27T09:39:00Z">
        <w:r>
          <w:rPr>
            <w:noProof/>
          </w:rPr>
          <w:lastRenderedPageBreak/>
          <w:pict>
            <v:shape id="_x0000_i1037" type="#_x0000_t75" style="width:468pt;height:289.5pt;visibility:visible;mso-wrap-style:square">
              <v:imagedata r:id="rId27" o:title=""/>
            </v:shape>
          </w:pict>
        </w:r>
      </w:ins>
    </w:p>
    <w:p w:rsidR="001D7166" w:rsidRDefault="001D7166" w:rsidP="002C0829">
      <w:pPr>
        <w:pStyle w:val="Heading4"/>
        <w:spacing w:line="360" w:lineRule="auto"/>
        <w:rPr>
          <w:ins w:id="581" w:author="Veekija" w:date="2013-04-23T19:58:00Z"/>
        </w:rPr>
      </w:pPr>
      <w:bookmarkStart w:id="582" w:name="_Toc354252435"/>
      <w:bookmarkStart w:id="583" w:name="_Toc354848807"/>
      <w:ins w:id="584" w:author="Veekija" w:date="2013-04-22T17:44:00Z">
        <w:r>
          <w:t>SIS System Management</w:t>
        </w:r>
      </w:ins>
      <w:bookmarkEnd w:id="582"/>
      <w:bookmarkEnd w:id="583"/>
    </w:p>
    <w:p w:rsidR="001C521D" w:rsidRDefault="00430E25" w:rsidP="003415B6">
      <w:pPr>
        <w:spacing w:after="0" w:line="360" w:lineRule="auto"/>
        <w:ind w:firstLine="720"/>
        <w:rPr>
          <w:ins w:id="585" w:author="Veekija" w:date="2013-04-23T20:02:00Z"/>
        </w:rPr>
      </w:pPr>
      <w:ins w:id="586" w:author="Veekija" w:date="2013-04-27T09:43:00Z">
        <w:r>
          <w:t xml:space="preserve">Once user clicks, SIS System Management link in Administrator Home page, </w:t>
        </w:r>
      </w:ins>
      <w:ins w:id="587" w:author="Veekija" w:date="2013-04-27T09:44:00Z">
        <w:r>
          <w:t xml:space="preserve">SIS </w:t>
        </w:r>
      </w:ins>
      <w:ins w:id="588" w:author="Veekija" w:date="2013-04-23T19:58:00Z">
        <w:r w:rsidR="001C521D">
          <w:t xml:space="preserve">System Management </w:t>
        </w:r>
      </w:ins>
      <w:ins w:id="589" w:author="Veekija" w:date="2013-04-27T09:44:00Z">
        <w:r>
          <w:t xml:space="preserve">home page will be displayed. This page will contain the links to </w:t>
        </w:r>
      </w:ins>
      <w:ins w:id="590" w:author="Veekija" w:date="2013-04-27T09:45:00Z">
        <w:r>
          <w:t>various</w:t>
        </w:r>
      </w:ins>
      <w:ins w:id="591" w:author="Veekija" w:date="2013-04-23T19:58:00Z">
        <w:r w:rsidR="001C521D">
          <w:t xml:space="preserve"> </w:t>
        </w:r>
      </w:ins>
      <w:ins w:id="592" w:author="Veekija" w:date="2013-04-23T19:59:00Z">
        <w:r w:rsidR="002C0829">
          <w:t>academic</w:t>
        </w:r>
      </w:ins>
      <w:ins w:id="593" w:author="Veekija" w:date="2013-04-23T19:58:00Z">
        <w:r w:rsidR="002C0829">
          <w:t xml:space="preserve"> </w:t>
        </w:r>
      </w:ins>
      <w:ins w:id="594" w:author="Veekija" w:date="2013-04-23T19:59:00Z">
        <w:r w:rsidR="002C0829">
          <w:t xml:space="preserve">data </w:t>
        </w:r>
      </w:ins>
      <w:ins w:id="595" w:author="Veekija" w:date="2013-04-27T09:45:00Z">
        <w:r>
          <w:t>setup</w:t>
        </w:r>
      </w:ins>
      <w:ins w:id="596" w:author="Veekija" w:date="2013-04-27T09:47:00Z">
        <w:r>
          <w:t>/maintenance</w:t>
        </w:r>
      </w:ins>
      <w:ins w:id="597" w:author="Veekija" w:date="2013-04-27T09:45:00Z">
        <w:r>
          <w:t xml:space="preserve"> pages </w:t>
        </w:r>
      </w:ins>
      <w:ins w:id="598" w:author="Veekija" w:date="2013-04-23T19:59:00Z">
        <w:r w:rsidR="002C0829">
          <w:t xml:space="preserve">that </w:t>
        </w:r>
      </w:ins>
      <w:ins w:id="599" w:author="Veekija" w:date="2013-04-23T20:00:00Z">
        <w:r w:rsidR="00C926CF">
          <w:t>includes School year, Grade</w:t>
        </w:r>
      </w:ins>
      <w:ins w:id="600" w:author="Veekija" w:date="2013-04-27T09:47:00Z">
        <w:r>
          <w:t xml:space="preserve"> L</w:t>
        </w:r>
      </w:ins>
      <w:ins w:id="601" w:author="Veekija" w:date="2013-04-23T20:00:00Z">
        <w:r w:rsidR="002C0829">
          <w:t>evel,</w:t>
        </w:r>
      </w:ins>
      <w:ins w:id="602" w:author="Veekija" w:date="2013-04-27T09:40:00Z">
        <w:r w:rsidR="00EE0131">
          <w:t xml:space="preserve"> </w:t>
        </w:r>
      </w:ins>
      <w:ins w:id="603" w:author="Veekija" w:date="2013-04-23T20:00:00Z">
        <w:r w:rsidR="002C0829">
          <w:t>Subject, Period and Teacher/Subject schedules.</w:t>
        </w:r>
      </w:ins>
    </w:p>
    <w:p w:rsidR="002C0829" w:rsidRPr="001C521D" w:rsidRDefault="00C34508" w:rsidP="00DD1C9D">
      <w:pPr>
        <w:spacing w:after="0" w:line="360" w:lineRule="auto"/>
        <w:ind w:firstLine="720"/>
        <w:rPr>
          <w:ins w:id="604" w:author="Veekija" w:date="2013-04-22T17:44:00Z"/>
        </w:rPr>
      </w:pPr>
      <w:ins w:id="605" w:author="Veekija" w:date="2013-04-27T09:41:00Z">
        <w:r>
          <w:rPr>
            <w:noProof/>
          </w:rPr>
          <w:pict>
            <v:shape id="_x0000_i1038" type="#_x0000_t75" style="width:468pt;height:175.5pt;visibility:visible;mso-wrap-style:square">
              <v:imagedata r:id="rId28" o:title=""/>
            </v:shape>
          </w:pict>
        </w:r>
      </w:ins>
    </w:p>
    <w:p w:rsidR="001D7166" w:rsidRDefault="001D7166">
      <w:pPr>
        <w:pStyle w:val="Heading5"/>
        <w:spacing w:line="360" w:lineRule="auto"/>
        <w:rPr>
          <w:ins w:id="606" w:author="Veekija" w:date="2013-04-23T20:03:00Z"/>
        </w:rPr>
        <w:pPrChange w:id="607" w:author="Veekija" w:date="2013-04-27T09:49:00Z">
          <w:pPr>
            <w:pStyle w:val="Heading5"/>
          </w:pPr>
        </w:pPrChange>
      </w:pPr>
      <w:bookmarkStart w:id="608" w:name="_Toc354252436"/>
      <w:bookmarkStart w:id="609" w:name="_Toc354848808"/>
      <w:ins w:id="610" w:author="Veekija" w:date="2013-04-22T17:44:00Z">
        <w:r>
          <w:lastRenderedPageBreak/>
          <w:t>SIS Content Maintenance</w:t>
        </w:r>
      </w:ins>
      <w:bookmarkEnd w:id="608"/>
      <w:bookmarkEnd w:id="609"/>
    </w:p>
    <w:p w:rsidR="0035783B" w:rsidRDefault="00686EBB">
      <w:pPr>
        <w:spacing w:after="0" w:line="360" w:lineRule="auto"/>
        <w:rPr>
          <w:ins w:id="611" w:author="Veekija" w:date="2013-04-27T09:58:00Z"/>
        </w:rPr>
        <w:pPrChange w:id="612" w:author="Veekija" w:date="2013-04-27T09:56:00Z">
          <w:pPr>
            <w:numPr>
              <w:numId w:val="14"/>
            </w:numPr>
            <w:spacing w:after="0" w:line="360" w:lineRule="auto"/>
            <w:ind w:left="720" w:hanging="360"/>
          </w:pPr>
        </w:pPrChange>
      </w:pPr>
      <w:ins w:id="613" w:author="Veekija" w:date="2013-04-27T09:48:00Z">
        <w:r>
          <w:t>Once user clicks SIS Content Maintenance link</w:t>
        </w:r>
      </w:ins>
      <w:ins w:id="614" w:author="Veekija" w:date="2013-04-27T10:03:00Z">
        <w:r w:rsidR="0008634C">
          <w:t xml:space="preserve"> in SIS System/Data Management home page</w:t>
        </w:r>
      </w:ins>
      <w:ins w:id="615" w:author="Veekija" w:date="2013-04-27T09:49:00Z">
        <w:r>
          <w:t xml:space="preserve">, SIS content maintenance screen will be displayed. This screen will display the </w:t>
        </w:r>
      </w:ins>
      <w:ins w:id="616" w:author="Veekija" w:date="2013-04-27T09:51:00Z">
        <w:r>
          <w:t xml:space="preserve">data grid that contains the </w:t>
        </w:r>
      </w:ins>
      <w:ins w:id="617" w:author="Veekija" w:date="2013-04-27T09:49:00Z">
        <w:r>
          <w:t xml:space="preserve">list of </w:t>
        </w:r>
      </w:ins>
      <w:ins w:id="618" w:author="Veekija" w:date="2013-04-27T09:51:00Z">
        <w:r>
          <w:t xml:space="preserve">content </w:t>
        </w:r>
      </w:ins>
      <w:ins w:id="619" w:author="Veekija" w:date="2013-04-27T09:49:00Z">
        <w:r>
          <w:t>page</w:t>
        </w:r>
      </w:ins>
      <w:ins w:id="620" w:author="Veekija" w:date="2013-04-27T09:50:00Z">
        <w:r>
          <w:t>s that are configured with content text</w:t>
        </w:r>
      </w:ins>
      <w:ins w:id="621" w:author="Veekija" w:date="2013-04-27T17:50:00Z">
        <w:r w:rsidR="00777EF3">
          <w:t xml:space="preserve">. </w:t>
        </w:r>
      </w:ins>
      <w:ins w:id="622" w:author="Veekija" w:date="2013-04-27T17:51:00Z">
        <w:r w:rsidR="00777EF3">
          <w:t>In e</w:t>
        </w:r>
      </w:ins>
      <w:ins w:id="623" w:author="Veekija" w:date="2013-04-27T17:50:00Z">
        <w:r w:rsidR="00777EF3">
          <w:t xml:space="preserve">ach row </w:t>
        </w:r>
      </w:ins>
      <w:ins w:id="624" w:author="Veekija" w:date="2013-04-27T17:51:00Z">
        <w:r w:rsidR="00777EF3">
          <w:t>e</w:t>
        </w:r>
      </w:ins>
      <w:ins w:id="625" w:author="Veekija" w:date="2013-04-27T09:52:00Z">
        <w:r>
          <w:t xml:space="preserve">dit option </w:t>
        </w:r>
      </w:ins>
      <w:ins w:id="626" w:author="Veekija" w:date="2013-04-27T17:51:00Z">
        <w:r w:rsidR="00777EF3">
          <w:t xml:space="preserve">will be displayed. </w:t>
        </w:r>
      </w:ins>
      <w:ins w:id="627" w:author="Veekija" w:date="2013-04-27T09:52:00Z">
        <w:r>
          <w:t xml:space="preserve">Currently SIS application maintains the content text only for Prospective Students. </w:t>
        </w:r>
      </w:ins>
      <w:ins w:id="628" w:author="Veekija" w:date="2013-04-27T09:53:00Z">
        <w:r w:rsidR="009937F6">
          <w:t xml:space="preserve"> If there are no content text is configured for any pages then the data grid will not display any rows. </w:t>
        </w:r>
      </w:ins>
    </w:p>
    <w:p w:rsidR="0035783B" w:rsidRDefault="00C34508">
      <w:pPr>
        <w:spacing w:after="0" w:line="360" w:lineRule="auto"/>
        <w:rPr>
          <w:ins w:id="629" w:author="Veekija" w:date="2013-04-27T09:58:00Z"/>
        </w:rPr>
        <w:pPrChange w:id="630" w:author="Veekija" w:date="2013-04-27T09:56:00Z">
          <w:pPr>
            <w:numPr>
              <w:numId w:val="14"/>
            </w:numPr>
            <w:spacing w:after="0" w:line="360" w:lineRule="auto"/>
            <w:ind w:left="720" w:hanging="360"/>
          </w:pPr>
        </w:pPrChange>
      </w:pPr>
      <w:ins w:id="631" w:author="Veekija" w:date="2013-04-27T09:58:00Z">
        <w:r>
          <w:rPr>
            <w:noProof/>
          </w:rPr>
          <w:pict>
            <v:shape id="_x0000_i1039" type="#_x0000_t75" style="width:468pt;height:187.5pt;visibility:visible;mso-wrap-style:square">
              <v:imagedata r:id="rId29" o:title=""/>
            </v:shape>
          </w:pict>
        </w:r>
      </w:ins>
    </w:p>
    <w:p w:rsidR="00BB6B44" w:rsidRDefault="009937F6">
      <w:pPr>
        <w:spacing w:after="0" w:line="360" w:lineRule="auto"/>
        <w:rPr>
          <w:ins w:id="632" w:author="Veekija" w:date="2013-04-27T09:58:00Z"/>
        </w:rPr>
        <w:pPrChange w:id="633" w:author="Veekija" w:date="2013-04-27T09:56:00Z">
          <w:pPr>
            <w:numPr>
              <w:numId w:val="14"/>
            </w:numPr>
            <w:spacing w:after="0" w:line="360" w:lineRule="auto"/>
            <w:ind w:left="720" w:hanging="360"/>
          </w:pPr>
        </w:pPrChange>
      </w:pPr>
      <w:ins w:id="634" w:author="Veekija" w:date="2013-04-27T09:53:00Z">
        <w:r>
          <w:t xml:space="preserve">Using </w:t>
        </w:r>
      </w:ins>
      <w:ins w:id="635" w:author="Veekija" w:date="2013-04-27T09:54:00Z">
        <w:r>
          <w:t>“Add Contents” Button, Administrator will add the contents using the rich text bo</w:t>
        </w:r>
      </w:ins>
      <w:ins w:id="636" w:author="Veekija" w:date="2013-04-27T09:55:00Z">
        <w:r>
          <w:t xml:space="preserve">x provided in the Add Contents page. </w:t>
        </w:r>
      </w:ins>
      <w:ins w:id="637" w:author="Veekija" w:date="2013-04-27T09:50:00Z">
        <w:r w:rsidR="00686EBB">
          <w:t xml:space="preserve"> </w:t>
        </w:r>
      </w:ins>
      <w:ins w:id="638" w:author="Veekija" w:date="2013-04-27T09:55:00Z">
        <w:r>
          <w:t xml:space="preserve">Using “Edit” link, Administrator will update the </w:t>
        </w:r>
      </w:ins>
      <w:ins w:id="639" w:author="Veekija" w:date="2013-04-27T09:56:00Z">
        <w:r>
          <w:t xml:space="preserve">previously entered </w:t>
        </w:r>
      </w:ins>
      <w:ins w:id="640" w:author="Veekija" w:date="2013-04-27T09:55:00Z">
        <w:r>
          <w:t xml:space="preserve">contents using the rich text box provided in the </w:t>
        </w:r>
      </w:ins>
      <w:ins w:id="641" w:author="Veekija" w:date="2013-04-27T09:56:00Z">
        <w:r>
          <w:t>Update</w:t>
        </w:r>
      </w:ins>
      <w:ins w:id="642" w:author="Veekija" w:date="2013-04-27T09:55:00Z">
        <w:r>
          <w:t xml:space="preserve"> Contents page</w:t>
        </w:r>
      </w:ins>
      <w:ins w:id="643" w:author="Veekija" w:date="2013-04-27T09:56:00Z">
        <w:r>
          <w:t>. The u</w:t>
        </w:r>
      </w:ins>
      <w:ins w:id="644" w:author="Veekija" w:date="2013-04-23T20:06:00Z">
        <w:r>
          <w:t xml:space="preserve">pdated contents will </w:t>
        </w:r>
        <w:r w:rsidR="00BB6B44">
          <w:t xml:space="preserve">immediately available in </w:t>
        </w:r>
      </w:ins>
      <w:ins w:id="645" w:author="Veekija" w:date="2013-04-27T09:56:00Z">
        <w:r>
          <w:t>the p</w:t>
        </w:r>
      </w:ins>
      <w:ins w:id="646" w:author="Veekija" w:date="2013-04-23T20:06:00Z">
        <w:r w:rsidR="00BB6B44">
          <w:t xml:space="preserve">rospective </w:t>
        </w:r>
      </w:ins>
      <w:ins w:id="647" w:author="Veekija" w:date="2013-04-27T09:56:00Z">
        <w:r>
          <w:t>s</w:t>
        </w:r>
      </w:ins>
      <w:ins w:id="648" w:author="Veekija" w:date="2013-04-23T20:06:00Z">
        <w:r w:rsidR="00BB6B44">
          <w:t xml:space="preserve">tudent page without any code </w:t>
        </w:r>
      </w:ins>
      <w:ins w:id="649" w:author="Veekija" w:date="2013-04-23T20:07:00Z">
        <w:r w:rsidR="00BB6B44">
          <w:t xml:space="preserve">changes and </w:t>
        </w:r>
      </w:ins>
      <w:ins w:id="650" w:author="Veekija" w:date="2013-04-23T20:06:00Z">
        <w:r w:rsidR="00BB6B44">
          <w:t>deployment</w:t>
        </w:r>
      </w:ins>
      <w:ins w:id="651" w:author="Veekija" w:date="2013-04-23T20:07:00Z">
        <w:r w:rsidR="00BB6B44">
          <w:t>.</w:t>
        </w:r>
      </w:ins>
      <w:ins w:id="652" w:author="Veekija" w:date="2013-04-23T20:06:00Z">
        <w:r w:rsidR="00BB6B44">
          <w:t xml:space="preserve"> </w:t>
        </w:r>
      </w:ins>
    </w:p>
    <w:p w:rsidR="00AC4D9A" w:rsidRDefault="00C34508">
      <w:pPr>
        <w:spacing w:after="0" w:line="360" w:lineRule="auto"/>
        <w:rPr>
          <w:ins w:id="653" w:author="Veekija" w:date="2013-04-23T20:08:00Z"/>
        </w:rPr>
        <w:pPrChange w:id="654" w:author="Veekija" w:date="2013-04-27T09:56:00Z">
          <w:pPr>
            <w:numPr>
              <w:numId w:val="14"/>
            </w:numPr>
            <w:spacing w:after="0" w:line="360" w:lineRule="auto"/>
            <w:ind w:left="720" w:hanging="360"/>
          </w:pPr>
        </w:pPrChange>
      </w:pPr>
      <w:ins w:id="655" w:author="Veekija" w:date="2013-04-27T10:00:00Z">
        <w:r>
          <w:rPr>
            <w:noProof/>
          </w:rPr>
          <w:pict>
            <v:shape id="_x0000_i1040" type="#_x0000_t75" style="width:447.75pt;height:219.75pt;visibility:visible;mso-wrap-style:square">
              <v:imagedata r:id="rId30" o:title=""/>
            </v:shape>
          </w:pict>
        </w:r>
      </w:ins>
    </w:p>
    <w:p w:rsidR="001D7166" w:rsidRDefault="001D7166" w:rsidP="00E40C72">
      <w:pPr>
        <w:pStyle w:val="Heading5"/>
        <w:spacing w:line="360" w:lineRule="auto"/>
        <w:rPr>
          <w:ins w:id="656" w:author="Veekija" w:date="2013-04-23T20:07:00Z"/>
        </w:rPr>
      </w:pPr>
      <w:bookmarkStart w:id="657" w:name="_Toc354252437"/>
      <w:bookmarkStart w:id="658" w:name="_Toc354848809"/>
      <w:ins w:id="659" w:author="Veekija" w:date="2013-04-22T17:44:00Z">
        <w:r>
          <w:lastRenderedPageBreak/>
          <w:t>School year Maintenance</w:t>
        </w:r>
      </w:ins>
      <w:bookmarkEnd w:id="657"/>
      <w:bookmarkEnd w:id="658"/>
    </w:p>
    <w:p w:rsidR="003B65FE" w:rsidRDefault="0008634C">
      <w:pPr>
        <w:spacing w:after="0" w:line="360" w:lineRule="auto"/>
        <w:ind w:firstLine="720"/>
        <w:rPr>
          <w:ins w:id="660" w:author="Veekija" w:date="2013-04-23T20:07:00Z"/>
        </w:rPr>
        <w:pPrChange w:id="661" w:author="Veekija" w:date="2013-04-27T10:39:00Z">
          <w:pPr>
            <w:spacing w:after="0" w:line="360" w:lineRule="auto"/>
          </w:pPr>
        </w:pPrChange>
      </w:pPr>
      <w:ins w:id="662" w:author="Veekija" w:date="2013-04-27T10:04:00Z">
        <w:r>
          <w:t xml:space="preserve">Once user clicks School Year Maintenance link in SIS System/Data Management home page, School Year Maintenance </w:t>
        </w:r>
      </w:ins>
      <w:ins w:id="663" w:author="Veekija" w:date="2013-04-27T10:05:00Z">
        <w:r>
          <w:t>page</w:t>
        </w:r>
      </w:ins>
      <w:ins w:id="664" w:author="Veekija" w:date="2013-04-27T10:04:00Z">
        <w:r>
          <w:t xml:space="preserve"> will be displayed. This screen will display the data grid that contains the list of </w:t>
        </w:r>
      </w:ins>
      <w:ins w:id="665" w:author="Veekija" w:date="2013-04-27T10:05:00Z">
        <w:r>
          <w:t>schoo</w:t>
        </w:r>
        <w:r w:rsidR="00053B32">
          <w:t>l years</w:t>
        </w:r>
      </w:ins>
      <w:ins w:id="666" w:author="Veekija" w:date="2013-04-27T10:32:00Z">
        <w:r w:rsidR="00A23E04">
          <w:t xml:space="preserve">. In each </w:t>
        </w:r>
      </w:ins>
      <w:ins w:id="667" w:author="Veekija" w:date="2013-04-27T10:33:00Z">
        <w:r w:rsidR="00A23E04">
          <w:t>row</w:t>
        </w:r>
      </w:ins>
      <w:ins w:id="668" w:author="Veekija" w:date="2013-04-27T10:05:00Z">
        <w:r>
          <w:t xml:space="preserve"> Edi</w:t>
        </w:r>
        <w:r w:rsidR="00A23E04">
          <w:t xml:space="preserve">t and Delete option </w:t>
        </w:r>
      </w:ins>
      <w:ins w:id="669" w:author="Veekija" w:date="2013-04-27T10:33:00Z">
        <w:r w:rsidR="00A23E04">
          <w:t xml:space="preserve">will be </w:t>
        </w:r>
      </w:ins>
      <w:ins w:id="670" w:author="Veekija" w:date="2013-04-27T17:51:00Z">
        <w:r w:rsidR="00777EF3">
          <w:t xml:space="preserve">displayed. These options will be </w:t>
        </w:r>
      </w:ins>
      <w:ins w:id="671" w:author="Veekija" w:date="2013-04-27T11:52:00Z">
        <w:r w:rsidR="00337AA7">
          <w:t xml:space="preserve">used </w:t>
        </w:r>
      </w:ins>
      <w:ins w:id="672" w:author="Veekija" w:date="2013-04-27T11:42:00Z">
        <w:r w:rsidR="00867DC0">
          <w:t>to update and delete school years</w:t>
        </w:r>
      </w:ins>
      <w:ins w:id="673" w:author="Veekija" w:date="2013-04-27T10:05:00Z">
        <w:r>
          <w:t xml:space="preserve">. </w:t>
        </w:r>
      </w:ins>
      <w:ins w:id="674" w:author="Veekija" w:date="2013-04-27T10:06:00Z">
        <w:r>
          <w:t xml:space="preserve">Add School Year button </w:t>
        </w:r>
      </w:ins>
      <w:ins w:id="675" w:author="Veekija" w:date="2013-04-27T10:34:00Z">
        <w:r w:rsidR="009058B0">
          <w:t xml:space="preserve">will be </w:t>
        </w:r>
      </w:ins>
      <w:ins w:id="676" w:author="Veekija" w:date="2013-04-27T11:52:00Z">
        <w:r w:rsidR="00337AA7">
          <w:t xml:space="preserve">used </w:t>
        </w:r>
      </w:ins>
      <w:ins w:id="677" w:author="Veekija" w:date="2013-04-27T10:06:00Z">
        <w:r>
          <w:t xml:space="preserve">to add </w:t>
        </w:r>
      </w:ins>
      <w:ins w:id="678" w:author="Veekija" w:date="2013-04-27T10:34:00Z">
        <w:r w:rsidR="009058B0">
          <w:t xml:space="preserve">the </w:t>
        </w:r>
      </w:ins>
      <w:ins w:id="679" w:author="Veekija" w:date="2013-04-27T10:06:00Z">
        <w:r>
          <w:t xml:space="preserve">new school years. </w:t>
        </w:r>
      </w:ins>
      <w:ins w:id="680" w:author="Veekija" w:date="2013-04-27T10:07:00Z">
        <w:r>
          <w:t>At any point in time</w:t>
        </w:r>
      </w:ins>
      <w:ins w:id="681" w:author="Veekija" w:date="2013-04-27T10:12:00Z">
        <w:r w:rsidR="005427F4">
          <w:t>,</w:t>
        </w:r>
      </w:ins>
      <w:ins w:id="682" w:author="Veekija" w:date="2013-04-27T10:07:00Z">
        <w:r>
          <w:t xml:space="preserve"> only one academic school year will be active. </w:t>
        </w:r>
      </w:ins>
      <w:ins w:id="683" w:author="Veekija" w:date="2013-04-27T10:37:00Z">
        <w:r w:rsidR="00ED35BC">
          <w:t>If</w:t>
        </w:r>
      </w:ins>
      <w:ins w:id="684" w:author="Veekija" w:date="2013-04-27T10:08:00Z">
        <w:r>
          <w:t xml:space="preserve"> </w:t>
        </w:r>
      </w:ins>
      <w:ins w:id="685" w:author="Veekija" w:date="2013-04-27T10:09:00Z">
        <w:r>
          <w:t xml:space="preserve">Administrator tried to create a new active school year if </w:t>
        </w:r>
      </w:ins>
      <w:ins w:id="686" w:author="Veekija" w:date="2013-04-27T10:38:00Z">
        <w:r w:rsidR="00ED35BC">
          <w:t xml:space="preserve">an </w:t>
        </w:r>
      </w:ins>
      <w:ins w:id="687" w:author="Veekija" w:date="2013-04-27T10:09:00Z">
        <w:r>
          <w:t>active school year already exists</w:t>
        </w:r>
      </w:ins>
      <w:ins w:id="688" w:author="Veekija" w:date="2013-04-27T10:38:00Z">
        <w:r w:rsidR="00ED35BC">
          <w:t xml:space="preserve"> then system will display an error message</w:t>
        </w:r>
      </w:ins>
      <w:ins w:id="689" w:author="Veekija" w:date="2013-04-27T10:09:00Z">
        <w:r>
          <w:t>.</w:t>
        </w:r>
      </w:ins>
      <w:ins w:id="690" w:author="Veekija" w:date="2013-04-23T20:07:00Z">
        <w:r w:rsidR="003B65FE">
          <w:t xml:space="preserve"> </w:t>
        </w:r>
      </w:ins>
    </w:p>
    <w:p w:rsidR="003B65FE" w:rsidRPr="003B65FE" w:rsidRDefault="00C34508" w:rsidP="00EA197F">
      <w:pPr>
        <w:ind w:firstLine="720"/>
        <w:rPr>
          <w:ins w:id="691" w:author="Veekija" w:date="2013-04-22T17:44:00Z"/>
        </w:rPr>
      </w:pPr>
      <w:ins w:id="692" w:author="Veekija" w:date="2013-04-27T10:11:00Z">
        <w:r>
          <w:rPr>
            <w:noProof/>
          </w:rPr>
          <w:pict>
            <v:shape id="_x0000_i1041" type="#_x0000_t75" style="width:468pt;height:290.25pt;visibility:visible;mso-wrap-style:square">
              <v:imagedata r:id="rId31" o:title=""/>
            </v:shape>
          </w:pict>
        </w:r>
      </w:ins>
    </w:p>
    <w:p w:rsidR="001D7166" w:rsidRDefault="001D7166" w:rsidP="0093553D">
      <w:pPr>
        <w:pStyle w:val="Heading5"/>
        <w:spacing w:line="360" w:lineRule="auto"/>
        <w:rPr>
          <w:ins w:id="693" w:author="Veekija" w:date="2013-04-23T20:15:00Z"/>
        </w:rPr>
      </w:pPr>
      <w:bookmarkStart w:id="694" w:name="_Toc354252438"/>
      <w:bookmarkStart w:id="695" w:name="_Toc354848810"/>
      <w:ins w:id="696" w:author="Veekija" w:date="2013-04-22T17:44:00Z">
        <w:r>
          <w:t>Grade Level Maintenance</w:t>
        </w:r>
      </w:ins>
      <w:bookmarkEnd w:id="694"/>
      <w:bookmarkEnd w:id="695"/>
    </w:p>
    <w:p w:rsidR="00B25092" w:rsidRDefault="005227A8">
      <w:pPr>
        <w:spacing w:after="0" w:line="360" w:lineRule="auto"/>
        <w:rPr>
          <w:ins w:id="697" w:author="Veekija" w:date="2013-04-23T20:15:00Z"/>
        </w:rPr>
        <w:pPrChange w:id="698" w:author="Veekija" w:date="2013-04-27T10:41:00Z">
          <w:pPr>
            <w:numPr>
              <w:numId w:val="14"/>
            </w:numPr>
            <w:spacing w:after="0" w:line="360" w:lineRule="auto"/>
            <w:ind w:left="720" w:hanging="360"/>
          </w:pPr>
        </w:pPrChange>
      </w:pPr>
      <w:ins w:id="699" w:author="Veekija" w:date="2013-04-27T10:39:00Z">
        <w:r>
          <w:t xml:space="preserve">Once user clicks Grade Level Maintenance link in SIS System/Data Management home page, </w:t>
        </w:r>
      </w:ins>
      <w:ins w:id="700" w:author="Veekija" w:date="2013-04-27T10:40:00Z">
        <w:r>
          <w:t>Grade Level</w:t>
        </w:r>
      </w:ins>
      <w:ins w:id="701" w:author="Veekija" w:date="2013-04-27T10:39:00Z">
        <w:r>
          <w:t xml:space="preserve"> Maintenance page will be displayed. This screen will display the data grid that contains the list of </w:t>
        </w:r>
      </w:ins>
      <w:ins w:id="702" w:author="Veekija" w:date="2013-04-27T10:40:00Z">
        <w:r>
          <w:t>grade levels</w:t>
        </w:r>
      </w:ins>
      <w:ins w:id="703" w:author="Veekija" w:date="2013-04-27T10:39:00Z">
        <w:r>
          <w:t xml:space="preserve">. </w:t>
        </w:r>
      </w:ins>
      <w:ins w:id="704" w:author="Veekija" w:date="2013-04-27T17:52:00Z">
        <w:r w:rsidR="00777EF3">
          <w:t>In each row Edit and Delete option will be displayed. These options will be used to</w:t>
        </w:r>
      </w:ins>
      <w:ins w:id="705" w:author="Veekija" w:date="2013-04-27T11:42:00Z">
        <w:r w:rsidR="00867DC0">
          <w:t xml:space="preserve"> update and delete grade levels</w:t>
        </w:r>
      </w:ins>
      <w:ins w:id="706" w:author="Veekija" w:date="2013-04-27T10:39:00Z">
        <w:r>
          <w:t xml:space="preserve">. Add </w:t>
        </w:r>
      </w:ins>
      <w:ins w:id="707" w:author="Veekija" w:date="2013-04-27T10:40:00Z">
        <w:r>
          <w:t>Grade Level</w:t>
        </w:r>
      </w:ins>
      <w:ins w:id="708" w:author="Veekija" w:date="2013-04-27T10:39:00Z">
        <w:r>
          <w:t xml:space="preserve"> button will be </w:t>
        </w:r>
      </w:ins>
      <w:ins w:id="709" w:author="Veekija" w:date="2013-04-27T11:51:00Z">
        <w:r w:rsidR="00337AA7">
          <w:t>used</w:t>
        </w:r>
      </w:ins>
      <w:ins w:id="710" w:author="Veekija" w:date="2013-04-27T10:39:00Z">
        <w:r>
          <w:t xml:space="preserve"> to add the new </w:t>
        </w:r>
      </w:ins>
      <w:ins w:id="711" w:author="Veekija" w:date="2013-04-27T10:40:00Z">
        <w:r>
          <w:t>grade levels</w:t>
        </w:r>
      </w:ins>
      <w:ins w:id="712" w:author="Veekija" w:date="2013-04-27T10:39:00Z">
        <w:r>
          <w:t xml:space="preserve">. </w:t>
        </w:r>
      </w:ins>
      <w:ins w:id="713" w:author="Veekija" w:date="2013-04-23T20:19:00Z">
        <w:r w:rsidR="00B25092">
          <w:t xml:space="preserve">Sort order attribute in </w:t>
        </w:r>
      </w:ins>
      <w:ins w:id="714" w:author="Veekija" w:date="2013-04-27T10:41:00Z">
        <w:r w:rsidR="00052742">
          <w:t xml:space="preserve">the </w:t>
        </w:r>
      </w:ins>
      <w:ins w:id="715" w:author="Veekija" w:date="2013-04-23T20:19:00Z">
        <w:r w:rsidR="00B25092">
          <w:t xml:space="preserve">grade level will </w:t>
        </w:r>
      </w:ins>
      <w:ins w:id="716" w:author="Veekija" w:date="2013-04-23T20:20:00Z">
        <w:r w:rsidR="00B25092">
          <w:t xml:space="preserve">define the </w:t>
        </w:r>
      </w:ins>
      <w:ins w:id="717" w:author="Veekija" w:date="2013-04-27T10:42:00Z">
        <w:r w:rsidR="00052742">
          <w:t>sequence</w:t>
        </w:r>
      </w:ins>
      <w:ins w:id="718" w:author="Veekija" w:date="2013-04-23T20:20:00Z">
        <w:r w:rsidR="00B25092">
          <w:t xml:space="preserve"> of grade level</w:t>
        </w:r>
      </w:ins>
      <w:ins w:id="719" w:author="Veekija" w:date="2013-04-23T20:21:00Z">
        <w:r w:rsidR="00B25092">
          <w:t xml:space="preserve"> (lower to higher)</w:t>
        </w:r>
      </w:ins>
      <w:ins w:id="720" w:author="Veekija" w:date="2013-04-23T20:20:00Z">
        <w:r w:rsidR="00B25092">
          <w:t xml:space="preserve"> </w:t>
        </w:r>
      </w:ins>
      <w:ins w:id="721" w:author="Veekija" w:date="2013-04-27T10:44:00Z">
        <w:r w:rsidR="0073506E">
          <w:t>that helps system to move the students to next grade level during the enrollment process</w:t>
        </w:r>
      </w:ins>
      <w:ins w:id="722" w:author="Veekija" w:date="2013-04-23T20:21:00Z">
        <w:r w:rsidR="00B25092">
          <w:t>.</w:t>
        </w:r>
      </w:ins>
      <w:ins w:id="723" w:author="Veekija" w:date="2013-04-27T10:45:00Z">
        <w:r w:rsidR="003203A4">
          <w:t xml:space="preserve"> Sort order will be unique at the grade level. If Administrator tried to create a new </w:t>
        </w:r>
      </w:ins>
      <w:ins w:id="724" w:author="Veekija" w:date="2013-04-27T10:46:00Z">
        <w:r w:rsidR="003203A4">
          <w:t xml:space="preserve">grade level with an existing sort order then </w:t>
        </w:r>
        <w:r w:rsidR="003B3D13">
          <w:t xml:space="preserve">the </w:t>
        </w:r>
      </w:ins>
      <w:ins w:id="725" w:author="Veekija" w:date="2013-04-27T10:45:00Z">
        <w:r w:rsidR="003203A4">
          <w:t>system will display an error message.</w:t>
        </w:r>
      </w:ins>
    </w:p>
    <w:p w:rsidR="00335383" w:rsidRPr="00335383" w:rsidRDefault="00801434" w:rsidP="002A00E9">
      <w:pPr>
        <w:spacing w:line="360" w:lineRule="auto"/>
        <w:rPr>
          <w:ins w:id="726" w:author="Veekija" w:date="2013-04-22T17:44:00Z"/>
        </w:rPr>
      </w:pPr>
      <w:ins w:id="727" w:author="Veekija" w:date="2013-04-27T10:54:00Z">
        <w:r>
          <w:lastRenderedPageBreak/>
          <w:tab/>
        </w:r>
        <w:r w:rsidR="005C6CBA">
          <w:rPr>
            <w:noProof/>
          </w:rPr>
          <w:pict>
            <v:shape id="_x0000_i1042" type="#_x0000_t75" style="width:468pt;height:290.25pt;visibility:visible;mso-wrap-style:square">
              <v:imagedata r:id="rId32" o:title=""/>
            </v:shape>
          </w:pict>
        </w:r>
      </w:ins>
    </w:p>
    <w:p w:rsidR="001D7166" w:rsidRDefault="001D7166" w:rsidP="0093553D">
      <w:pPr>
        <w:pStyle w:val="Heading5"/>
        <w:spacing w:line="360" w:lineRule="auto"/>
        <w:rPr>
          <w:ins w:id="728" w:author="Veekija" w:date="2013-04-23T20:23:00Z"/>
        </w:rPr>
      </w:pPr>
      <w:bookmarkStart w:id="729" w:name="_Toc354252439"/>
      <w:bookmarkStart w:id="730" w:name="_Toc354848811"/>
      <w:ins w:id="731" w:author="Veekija" w:date="2013-04-22T17:44:00Z">
        <w:r>
          <w:t>Subject Maintenance</w:t>
        </w:r>
      </w:ins>
      <w:bookmarkEnd w:id="729"/>
      <w:bookmarkEnd w:id="730"/>
    </w:p>
    <w:p w:rsidR="00237031" w:rsidRDefault="00237031" w:rsidP="00284355">
      <w:pPr>
        <w:spacing w:after="0" w:line="360" w:lineRule="auto"/>
        <w:ind w:firstLine="720"/>
        <w:rPr>
          <w:ins w:id="732" w:author="Veekija" w:date="2013-04-27T10:55:00Z"/>
        </w:rPr>
      </w:pPr>
      <w:ins w:id="733" w:author="Veekija" w:date="2013-04-27T10:55:00Z">
        <w:r>
          <w:t xml:space="preserve">Once user clicks </w:t>
        </w:r>
      </w:ins>
      <w:ins w:id="734" w:author="Veekija" w:date="2013-04-27T10:56:00Z">
        <w:r>
          <w:t>Subject</w:t>
        </w:r>
      </w:ins>
      <w:ins w:id="735" w:author="Veekija" w:date="2013-04-27T10:55:00Z">
        <w:r>
          <w:t xml:space="preserve"> Maintenance link in SIS System/Data Management home page, </w:t>
        </w:r>
      </w:ins>
      <w:ins w:id="736" w:author="Veekija" w:date="2013-04-27T10:57:00Z">
        <w:r>
          <w:t>Subject</w:t>
        </w:r>
      </w:ins>
      <w:ins w:id="737" w:author="Veekija" w:date="2013-04-27T10:55:00Z">
        <w:r>
          <w:t xml:space="preserve"> Maintenance page will be displayed. This screen will display the data grid that contains the list of </w:t>
        </w:r>
      </w:ins>
      <w:ins w:id="738" w:author="Veekija" w:date="2013-04-27T10:57:00Z">
        <w:r>
          <w:t>subjects taught in the school</w:t>
        </w:r>
      </w:ins>
      <w:ins w:id="739" w:author="Veekija" w:date="2013-04-27T10:55:00Z">
        <w:r>
          <w:t xml:space="preserve">. </w:t>
        </w:r>
      </w:ins>
      <w:ins w:id="740" w:author="Veekija" w:date="2013-04-27T17:52:00Z">
        <w:r w:rsidR="00777EF3">
          <w:t>In each row Edit and Delete option will be displayed. These options will be used to</w:t>
        </w:r>
      </w:ins>
      <w:ins w:id="741" w:author="Veekija" w:date="2013-04-27T11:43:00Z">
        <w:r w:rsidR="00867DC0">
          <w:t xml:space="preserve"> update and delete subject information</w:t>
        </w:r>
      </w:ins>
      <w:ins w:id="742" w:author="Veekija" w:date="2013-04-27T10:55:00Z">
        <w:r>
          <w:t xml:space="preserve">. Add </w:t>
        </w:r>
      </w:ins>
      <w:ins w:id="743" w:author="Veekija" w:date="2013-04-27T10:57:00Z">
        <w:r>
          <w:t xml:space="preserve">Subject </w:t>
        </w:r>
      </w:ins>
      <w:ins w:id="744" w:author="Veekija" w:date="2013-04-27T10:55:00Z">
        <w:r>
          <w:t xml:space="preserve">button will be </w:t>
        </w:r>
      </w:ins>
      <w:ins w:id="745" w:author="Veekija" w:date="2013-04-27T11:51:00Z">
        <w:r w:rsidR="00337AA7">
          <w:t>used</w:t>
        </w:r>
      </w:ins>
      <w:ins w:id="746" w:author="Veekija" w:date="2013-04-27T10:55:00Z">
        <w:r>
          <w:t xml:space="preserve"> to add the new </w:t>
        </w:r>
      </w:ins>
      <w:ins w:id="747" w:author="Veekija" w:date="2013-04-27T10:57:00Z">
        <w:r>
          <w:t>subject</w:t>
        </w:r>
      </w:ins>
      <w:ins w:id="748" w:author="Veekija" w:date="2013-04-27T10:55:00Z">
        <w:r>
          <w:t xml:space="preserve">s. </w:t>
        </w:r>
      </w:ins>
    </w:p>
    <w:p w:rsidR="00237031" w:rsidRDefault="005C6CBA" w:rsidP="00284355">
      <w:pPr>
        <w:spacing w:after="0" w:line="360" w:lineRule="auto"/>
        <w:ind w:firstLine="720"/>
        <w:rPr>
          <w:ins w:id="749" w:author="Veekija" w:date="2013-04-27T10:56:00Z"/>
        </w:rPr>
      </w:pPr>
      <w:ins w:id="750" w:author="Veekija" w:date="2013-04-27T10:56:00Z">
        <w:r>
          <w:rPr>
            <w:noProof/>
          </w:rPr>
          <w:lastRenderedPageBreak/>
          <w:pict>
            <v:shape id="_x0000_i1043" type="#_x0000_t75" style="width:468pt;height:290.25pt;visibility:visible;mso-wrap-style:square">
              <v:imagedata r:id="rId33" o:title=""/>
            </v:shape>
          </w:pict>
        </w:r>
      </w:ins>
    </w:p>
    <w:p w:rsidR="001D7166" w:rsidRDefault="001D7166" w:rsidP="0093553D">
      <w:pPr>
        <w:pStyle w:val="Heading5"/>
        <w:spacing w:line="360" w:lineRule="auto"/>
        <w:rPr>
          <w:ins w:id="751" w:author="Veekija" w:date="2013-04-23T20:24:00Z"/>
        </w:rPr>
      </w:pPr>
      <w:bookmarkStart w:id="752" w:name="_Toc354252440"/>
      <w:bookmarkStart w:id="753" w:name="_Toc354848812"/>
      <w:ins w:id="754" w:author="Veekija" w:date="2013-04-22T17:44:00Z">
        <w:r>
          <w:t>Period Maintenance</w:t>
        </w:r>
      </w:ins>
      <w:bookmarkEnd w:id="752"/>
      <w:bookmarkEnd w:id="753"/>
    </w:p>
    <w:p w:rsidR="00DF5D73" w:rsidRDefault="00DF5D73" w:rsidP="00DF5D73">
      <w:pPr>
        <w:spacing w:after="0" w:line="360" w:lineRule="auto"/>
        <w:ind w:firstLine="720"/>
        <w:rPr>
          <w:ins w:id="755" w:author="Veekija" w:date="2013-04-27T10:59:00Z"/>
        </w:rPr>
      </w:pPr>
      <w:ins w:id="756" w:author="Veekija" w:date="2013-04-27T10:59:00Z">
        <w:r>
          <w:t xml:space="preserve">Once user clicks Period Maintenance link in SIS System/Data Management home page, Period Maintenance page will be displayed. This screen will display the data grid that contains the list of </w:t>
        </w:r>
      </w:ins>
      <w:ins w:id="757" w:author="Veekija" w:date="2013-04-27T11:00:00Z">
        <w:r>
          <w:t>periods</w:t>
        </w:r>
      </w:ins>
      <w:ins w:id="758" w:author="Veekija" w:date="2013-04-27T10:59:00Z">
        <w:r>
          <w:t xml:space="preserve"> </w:t>
        </w:r>
      </w:ins>
      <w:ins w:id="759" w:author="Veekija" w:date="2013-04-27T11:00:00Z">
        <w:r w:rsidR="00224B70">
          <w:t xml:space="preserve">that are configured for the </w:t>
        </w:r>
      </w:ins>
      <w:ins w:id="760" w:author="Veekija" w:date="2013-04-27T10:59:00Z">
        <w:r>
          <w:t>school</w:t>
        </w:r>
      </w:ins>
      <w:ins w:id="761" w:author="Veekija" w:date="2013-04-27T11:01:00Z">
        <w:r w:rsidR="00224B70">
          <w:t xml:space="preserve"> year</w:t>
        </w:r>
      </w:ins>
      <w:ins w:id="762" w:author="Veekija" w:date="2013-04-27T10:59:00Z">
        <w:r>
          <w:t xml:space="preserve">. </w:t>
        </w:r>
      </w:ins>
      <w:ins w:id="763" w:author="Veekija" w:date="2013-04-27T17:53:00Z">
        <w:r w:rsidR="00777EF3">
          <w:t>In each row Edit and Delete option will be displayed. These options will be used to</w:t>
        </w:r>
      </w:ins>
      <w:ins w:id="764" w:author="Veekija" w:date="2013-04-27T11:41:00Z">
        <w:r w:rsidR="00867DC0">
          <w:t xml:space="preserve"> update and delete periods respectively. </w:t>
        </w:r>
      </w:ins>
      <w:ins w:id="765" w:author="Veekija" w:date="2013-04-27T10:59:00Z">
        <w:r>
          <w:t xml:space="preserve"> Add </w:t>
        </w:r>
      </w:ins>
      <w:ins w:id="766" w:author="Veekija" w:date="2013-04-27T11:01:00Z">
        <w:r w:rsidR="00224B70">
          <w:t>Period</w:t>
        </w:r>
      </w:ins>
      <w:ins w:id="767" w:author="Veekija" w:date="2013-04-27T10:59:00Z">
        <w:r>
          <w:t xml:space="preserve"> button will be </w:t>
        </w:r>
      </w:ins>
      <w:ins w:id="768" w:author="Veekija" w:date="2013-04-27T11:51:00Z">
        <w:r w:rsidR="00337AA7">
          <w:t>used</w:t>
        </w:r>
      </w:ins>
      <w:ins w:id="769" w:author="Veekija" w:date="2013-04-27T10:59:00Z">
        <w:r>
          <w:t xml:space="preserve"> to add the new </w:t>
        </w:r>
      </w:ins>
      <w:ins w:id="770" w:author="Veekija" w:date="2013-04-27T11:01:00Z">
        <w:r w:rsidR="00224B70">
          <w:t>per</w:t>
        </w:r>
      </w:ins>
      <w:ins w:id="771" w:author="Veekija" w:date="2013-04-27T11:02:00Z">
        <w:r w:rsidR="0057779F">
          <w:t>i</w:t>
        </w:r>
      </w:ins>
      <w:ins w:id="772" w:author="Veekija" w:date="2013-04-27T11:01:00Z">
        <w:r w:rsidR="00224B70">
          <w:t>ods</w:t>
        </w:r>
      </w:ins>
      <w:ins w:id="773" w:author="Veekija" w:date="2013-04-27T10:59:00Z">
        <w:r>
          <w:t xml:space="preserve">. </w:t>
        </w:r>
      </w:ins>
      <w:ins w:id="774" w:author="Veekija" w:date="2013-04-27T11:02:00Z">
        <w:r w:rsidR="0057779F">
          <w:t xml:space="preserve">Sort order attribute in the period will define the sequence of </w:t>
        </w:r>
      </w:ins>
      <w:ins w:id="775" w:author="Veekija" w:date="2013-04-27T11:03:00Z">
        <w:r w:rsidR="0057779F">
          <w:t>period</w:t>
        </w:r>
      </w:ins>
      <w:ins w:id="776" w:author="Veekija" w:date="2013-04-27T11:02:00Z">
        <w:r w:rsidR="0057779F">
          <w:t xml:space="preserve">. Sort order will be unique </w:t>
        </w:r>
      </w:ins>
      <w:ins w:id="777" w:author="Veekija" w:date="2013-04-27T11:04:00Z">
        <w:r w:rsidR="0057779F">
          <w:t>for a period and school year</w:t>
        </w:r>
      </w:ins>
      <w:ins w:id="778" w:author="Veekija" w:date="2013-04-27T11:02:00Z">
        <w:r w:rsidR="0057779F">
          <w:t xml:space="preserve">. If Administrator tried to create a new </w:t>
        </w:r>
      </w:ins>
      <w:ins w:id="779" w:author="Veekija" w:date="2013-04-27T11:04:00Z">
        <w:r w:rsidR="0057779F">
          <w:t>period</w:t>
        </w:r>
      </w:ins>
      <w:ins w:id="780" w:author="Veekija" w:date="2013-04-27T11:02:00Z">
        <w:r w:rsidR="0057779F">
          <w:t xml:space="preserve"> with an existing sort order then the system will display an error message.</w:t>
        </w:r>
      </w:ins>
    </w:p>
    <w:p w:rsidR="00E27C28" w:rsidRDefault="005C6CBA" w:rsidP="00F956A6">
      <w:pPr>
        <w:spacing w:after="0" w:line="360" w:lineRule="auto"/>
        <w:ind w:firstLine="720"/>
        <w:rPr>
          <w:ins w:id="781" w:author="Veekija" w:date="2013-04-23T20:25:00Z"/>
        </w:rPr>
      </w:pPr>
      <w:ins w:id="782" w:author="Veekija" w:date="2013-04-27T11:05:00Z">
        <w:r>
          <w:rPr>
            <w:noProof/>
          </w:rPr>
          <w:lastRenderedPageBreak/>
          <w:pict>
            <v:shape id="_x0000_i1044" type="#_x0000_t75" style="width:468pt;height:290.25pt;visibility:visible;mso-wrap-style:square">
              <v:imagedata r:id="rId34" o:title=""/>
            </v:shape>
          </w:pict>
        </w:r>
      </w:ins>
    </w:p>
    <w:p w:rsidR="001D7166" w:rsidRDefault="001D7166" w:rsidP="0093553D">
      <w:pPr>
        <w:pStyle w:val="Heading5"/>
        <w:spacing w:line="360" w:lineRule="auto"/>
        <w:rPr>
          <w:ins w:id="783" w:author="Veekija" w:date="2013-04-23T20:28:00Z"/>
        </w:rPr>
      </w:pPr>
      <w:bookmarkStart w:id="784" w:name="_Toc354252441"/>
      <w:bookmarkStart w:id="785" w:name="_Toc354848813"/>
      <w:ins w:id="786" w:author="Veekija" w:date="2013-04-22T17:44:00Z">
        <w:r>
          <w:t>Teacher/Subject Schedule Maintenance</w:t>
        </w:r>
      </w:ins>
      <w:bookmarkEnd w:id="784"/>
      <w:bookmarkEnd w:id="785"/>
    </w:p>
    <w:p w:rsidR="00E26A07" w:rsidRDefault="00B45D7F" w:rsidP="00641E41">
      <w:pPr>
        <w:spacing w:after="0" w:line="360" w:lineRule="auto"/>
        <w:ind w:firstLine="720"/>
        <w:rPr>
          <w:ins w:id="787" w:author="Veekija" w:date="2013-04-27T11:16:00Z"/>
        </w:rPr>
      </w:pPr>
      <w:ins w:id="788" w:author="Veekija" w:date="2013-04-27T11:10:00Z">
        <w:r>
          <w:t xml:space="preserve">Once user clicks Teacher/Subject schedule Maintenance link in SIS System/Data Management home page, </w:t>
        </w:r>
      </w:ins>
      <w:ins w:id="789" w:author="Veekija" w:date="2013-04-27T11:11:00Z">
        <w:r>
          <w:t>Teacher/Subject schedule</w:t>
        </w:r>
      </w:ins>
      <w:ins w:id="790" w:author="Veekija" w:date="2013-04-27T11:10:00Z">
        <w:r>
          <w:t xml:space="preserve"> </w:t>
        </w:r>
      </w:ins>
      <w:ins w:id="791" w:author="Veekija" w:date="2013-04-27T11:11:00Z">
        <w:r>
          <w:t>m</w:t>
        </w:r>
      </w:ins>
      <w:ins w:id="792" w:author="Veekija" w:date="2013-04-27T11:10:00Z">
        <w:r>
          <w:t xml:space="preserve">aintenance page will be displayed. This screen will display the data grid that contains the list of </w:t>
        </w:r>
      </w:ins>
      <w:ins w:id="793" w:author="Veekija" w:date="2013-04-27T11:11:00Z">
        <w:r>
          <w:t>teacher/subject schedules</w:t>
        </w:r>
      </w:ins>
      <w:ins w:id="794" w:author="Veekija" w:date="2013-04-27T11:10:00Z">
        <w:r>
          <w:t xml:space="preserve"> that are configured for the school year. </w:t>
        </w:r>
      </w:ins>
      <w:ins w:id="795" w:author="Veekija" w:date="2013-04-27T17:53:00Z">
        <w:r w:rsidR="00777EF3">
          <w:t>In each row Edit and Delete option will be displayed. These options will be used to</w:t>
        </w:r>
      </w:ins>
      <w:ins w:id="796" w:author="Veekija" w:date="2013-04-27T11:11:00Z">
        <w:r>
          <w:t xml:space="preserve"> </w:t>
        </w:r>
      </w:ins>
      <w:ins w:id="797" w:author="Veekija" w:date="2013-04-27T11:12:00Z">
        <w:r>
          <w:t>update</w:t>
        </w:r>
      </w:ins>
      <w:ins w:id="798" w:author="Veekija" w:date="2013-04-27T11:11:00Z">
        <w:r>
          <w:t xml:space="preserve"> the teacher</w:t>
        </w:r>
      </w:ins>
      <w:ins w:id="799" w:author="Veekija" w:date="2013-04-27T11:12:00Z">
        <w:r>
          <w:t xml:space="preserve"> and subject schedules</w:t>
        </w:r>
      </w:ins>
      <w:ins w:id="800" w:author="Veekija" w:date="2013-04-27T11:10:00Z">
        <w:r>
          <w:t xml:space="preserve">. Add </w:t>
        </w:r>
      </w:ins>
      <w:ins w:id="801" w:author="Veekija" w:date="2013-04-27T11:12:00Z">
        <w:r>
          <w:t>Teacher/subject schedule</w:t>
        </w:r>
      </w:ins>
      <w:ins w:id="802" w:author="Veekija" w:date="2013-04-27T11:10:00Z">
        <w:r>
          <w:t xml:space="preserve"> button will be </w:t>
        </w:r>
      </w:ins>
      <w:ins w:id="803" w:author="Veekija" w:date="2013-04-27T11:51:00Z">
        <w:r w:rsidR="00337AA7">
          <w:t>used</w:t>
        </w:r>
      </w:ins>
      <w:ins w:id="804" w:author="Veekija" w:date="2013-04-27T11:10:00Z">
        <w:r>
          <w:t xml:space="preserve"> to add the </w:t>
        </w:r>
      </w:ins>
      <w:ins w:id="805" w:author="Veekija" w:date="2013-04-27T11:12:00Z">
        <w:r>
          <w:t>assign teachers to the specific subjects and</w:t>
        </w:r>
      </w:ins>
      <w:ins w:id="806" w:author="Veekija" w:date="2013-04-27T11:10:00Z">
        <w:r>
          <w:t xml:space="preserve"> periods. </w:t>
        </w:r>
      </w:ins>
      <w:ins w:id="807" w:author="Veekija" w:date="2013-04-23T21:03:00Z">
        <w:r w:rsidR="00E26A07">
          <w:t xml:space="preserve">During the primary and secondary teacher assignment, </w:t>
        </w:r>
      </w:ins>
      <w:ins w:id="808" w:author="Veekija" w:date="2013-04-27T11:19:00Z">
        <w:r w:rsidR="00AC4CAF">
          <w:t>if</w:t>
        </w:r>
      </w:ins>
      <w:ins w:id="809" w:author="Veekija" w:date="2013-04-27T11:18:00Z">
        <w:r w:rsidR="00641E41">
          <w:t xml:space="preserve"> the user selects the same primary teacher and secondary teacher for the schedules </w:t>
        </w:r>
      </w:ins>
      <w:ins w:id="810" w:author="Veekija" w:date="2013-04-27T11:20:00Z">
        <w:r w:rsidR="00AC4CAF">
          <w:t xml:space="preserve">then system will display an error message and prompts the </w:t>
        </w:r>
      </w:ins>
      <w:ins w:id="811" w:author="Veekija" w:date="2013-04-27T11:21:00Z">
        <w:r w:rsidR="00AC4CAF">
          <w:t>administrator</w:t>
        </w:r>
      </w:ins>
      <w:ins w:id="812" w:author="Veekija" w:date="2013-04-27T11:20:00Z">
        <w:r w:rsidR="00AC4CAF">
          <w:t xml:space="preserve"> to select </w:t>
        </w:r>
      </w:ins>
      <w:ins w:id="813" w:author="Veekija" w:date="2013-04-27T11:21:00Z">
        <w:r w:rsidR="00AC4CAF">
          <w:t xml:space="preserve">the </w:t>
        </w:r>
      </w:ins>
      <w:ins w:id="814" w:author="Veekija" w:date="2013-04-27T11:20:00Z">
        <w:r w:rsidR="00AC4CAF">
          <w:t xml:space="preserve">different </w:t>
        </w:r>
      </w:ins>
      <w:ins w:id="815" w:author="Veekija" w:date="2013-04-27T11:21:00Z">
        <w:r w:rsidR="00AC4CAF">
          <w:t>primary or secondary teacher. Also,</w:t>
        </w:r>
      </w:ins>
      <w:ins w:id="816" w:author="Veekija" w:date="2013-04-27T11:22:00Z">
        <w:r w:rsidR="00AC4CAF">
          <w:t xml:space="preserve"> if the selected primary or secondary </w:t>
        </w:r>
      </w:ins>
      <w:ins w:id="817" w:author="Veekija" w:date="2013-04-27T11:19:00Z">
        <w:r w:rsidR="00AC4CAF">
          <w:t>teachers are already assigned to the same period</w:t>
        </w:r>
      </w:ins>
      <w:ins w:id="818" w:author="Veekija" w:date="2013-04-27T11:22:00Z">
        <w:r w:rsidR="00AC4CAF">
          <w:t xml:space="preserve"> then system will display</w:t>
        </w:r>
      </w:ins>
      <w:ins w:id="819" w:author="Veekija" w:date="2013-04-27T11:23:00Z">
        <w:r w:rsidR="00AC4CAF">
          <w:t xml:space="preserve"> an error message and prompts the administrator either to select the different primary/secondary teacher or different period.</w:t>
        </w:r>
      </w:ins>
      <w:ins w:id="820" w:author="Veekija" w:date="2013-04-27T11:22:00Z">
        <w:r w:rsidR="00AC4CAF">
          <w:t xml:space="preserve"> </w:t>
        </w:r>
      </w:ins>
    </w:p>
    <w:p w:rsidR="00A44D44" w:rsidRDefault="00A44D44" w:rsidP="00A23890">
      <w:pPr>
        <w:rPr>
          <w:ins w:id="821" w:author="Veekija" w:date="2013-04-27T11:09:00Z"/>
        </w:rPr>
      </w:pPr>
    </w:p>
    <w:p w:rsidR="000163EA" w:rsidRDefault="005C6CBA" w:rsidP="000163EA">
      <w:pPr>
        <w:ind w:left="720"/>
        <w:rPr>
          <w:ins w:id="822" w:author="Veekija" w:date="2013-04-27T11:26:00Z"/>
          <w:noProof/>
        </w:rPr>
      </w:pPr>
      <w:ins w:id="823" w:author="Veekija" w:date="2013-04-27T11:09:00Z">
        <w:r>
          <w:rPr>
            <w:noProof/>
          </w:rPr>
          <w:lastRenderedPageBreak/>
          <w:pict>
            <v:shape id="_x0000_i1045" type="#_x0000_t75" style="width:468pt;height:290.25pt;visibility:visible;mso-wrap-style:square">
              <v:imagedata r:id="rId35" o:title=""/>
            </v:shape>
          </w:pict>
        </w:r>
      </w:ins>
    </w:p>
    <w:p w:rsidR="0012536A" w:rsidRPr="0012536A" w:rsidRDefault="0012536A" w:rsidP="000163EA">
      <w:pPr>
        <w:ind w:left="720"/>
        <w:rPr>
          <w:ins w:id="824" w:author="Veekija" w:date="2013-04-23T20:28:00Z"/>
          <w:b/>
        </w:rPr>
      </w:pPr>
      <w:ins w:id="825" w:author="Veekija" w:date="2013-04-27T11:26:00Z">
        <w:r w:rsidRPr="0012536A">
          <w:rPr>
            <w:b/>
            <w:noProof/>
          </w:rPr>
          <w:t>Update Teacher/Subject Schedule Screen:</w:t>
        </w:r>
      </w:ins>
    </w:p>
    <w:p w:rsidR="0012536A" w:rsidRPr="0012536A" w:rsidRDefault="005C6CBA" w:rsidP="0012536A">
      <w:pPr>
        <w:ind w:firstLine="720"/>
        <w:rPr>
          <w:ins w:id="826" w:author="Veekija" w:date="2013-04-27T11:25:00Z"/>
        </w:rPr>
      </w:pPr>
      <w:ins w:id="827" w:author="Veekija" w:date="2013-04-27T11:26:00Z">
        <w:r>
          <w:rPr>
            <w:noProof/>
          </w:rPr>
          <w:pict>
            <v:shape id="_x0000_i1046" type="#_x0000_t75" style="width:468pt;height:289.5pt;visibility:visible;mso-wrap-style:square">
              <v:imagedata r:id="rId36" o:title=""/>
            </v:shape>
          </w:pict>
        </w:r>
      </w:ins>
    </w:p>
    <w:p w:rsidR="0012536A" w:rsidRDefault="0012536A" w:rsidP="00A23890">
      <w:pPr>
        <w:rPr>
          <w:ins w:id="828" w:author="Veekija" w:date="2013-04-27T11:25:00Z"/>
        </w:rPr>
      </w:pPr>
    </w:p>
    <w:p w:rsidR="001D7166" w:rsidRDefault="001D7166" w:rsidP="000B298B">
      <w:pPr>
        <w:pStyle w:val="Heading4"/>
        <w:spacing w:line="360" w:lineRule="auto"/>
        <w:rPr>
          <w:ins w:id="829" w:author="Veekija" w:date="2013-04-24T10:22:00Z"/>
        </w:rPr>
      </w:pPr>
      <w:bookmarkStart w:id="830" w:name="_Toc354252442"/>
      <w:bookmarkStart w:id="831" w:name="_Toc354848814"/>
      <w:ins w:id="832" w:author="Veekija" w:date="2013-04-22T17:44:00Z">
        <w:r>
          <w:t>Admission Management</w:t>
        </w:r>
      </w:ins>
      <w:bookmarkEnd w:id="830"/>
      <w:bookmarkEnd w:id="831"/>
    </w:p>
    <w:p w:rsidR="00B653F0" w:rsidRDefault="008D102B">
      <w:pPr>
        <w:spacing w:after="0" w:line="360" w:lineRule="auto"/>
        <w:rPr>
          <w:ins w:id="833" w:author="Veekija" w:date="2013-04-27T11:46:00Z"/>
        </w:rPr>
        <w:pPrChange w:id="834" w:author="Veekija" w:date="2013-04-27T11:41:00Z">
          <w:pPr>
            <w:numPr>
              <w:numId w:val="14"/>
            </w:numPr>
            <w:spacing w:after="0" w:line="360" w:lineRule="auto"/>
            <w:ind w:left="720" w:hanging="360"/>
          </w:pPr>
        </w:pPrChange>
      </w:pPr>
      <w:ins w:id="835" w:author="Veekija" w:date="2013-04-27T11:29:00Z">
        <w:r>
          <w:t xml:space="preserve">Once user clicks Admission Management link in Administrator Home page, </w:t>
        </w:r>
      </w:ins>
      <w:ins w:id="836" w:author="Veekija" w:date="2013-04-27T11:30:00Z">
        <w:r>
          <w:t xml:space="preserve">Admission </w:t>
        </w:r>
      </w:ins>
      <w:ins w:id="837" w:author="Veekija" w:date="2013-04-27T11:29:00Z">
        <w:r>
          <w:t>maintenance page will be displayed. This screen will display the data gri</w:t>
        </w:r>
      </w:ins>
      <w:ins w:id="838" w:author="Veekija" w:date="2013-04-27T11:30:00Z">
        <w:r>
          <w:t>d with the list of applications</w:t>
        </w:r>
      </w:ins>
      <w:ins w:id="839" w:author="Veekija" w:date="2013-04-27T11:32:00Z">
        <w:r>
          <w:t xml:space="preserve">. </w:t>
        </w:r>
      </w:ins>
      <w:ins w:id="840" w:author="Veekija" w:date="2013-04-27T11:46:00Z">
        <w:r w:rsidR="00450F4F">
          <w:t xml:space="preserve">The data grid contains the application description, application created date, status of the application in the admission </w:t>
        </w:r>
      </w:ins>
      <w:ins w:id="841" w:author="Veekija" w:date="2013-04-27T11:47:00Z">
        <w:r w:rsidR="00450F4F">
          <w:t>workflow</w:t>
        </w:r>
      </w:ins>
      <w:ins w:id="842" w:author="Veekija" w:date="2013-04-27T11:46:00Z">
        <w:r w:rsidR="00450F4F">
          <w:t>,</w:t>
        </w:r>
      </w:ins>
      <w:ins w:id="843" w:author="Veekija" w:date="2013-04-27T11:47:00Z">
        <w:r w:rsidR="00450F4F">
          <w:t xml:space="preserve"> application type and tracking number. </w:t>
        </w:r>
      </w:ins>
      <w:ins w:id="844" w:author="Veekija" w:date="2013-04-27T11:49:00Z">
        <w:r w:rsidR="00F13DF0">
          <w:t>Screen displays b</w:t>
        </w:r>
      </w:ins>
      <w:ins w:id="845" w:author="Veekija" w:date="2013-04-27T11:48:00Z">
        <w:r w:rsidR="00DB6EE3">
          <w:t>oth application types</w:t>
        </w:r>
      </w:ins>
      <w:ins w:id="846" w:author="Veekija" w:date="2013-04-27T11:32:00Z">
        <w:r>
          <w:t xml:space="preserve"> </w:t>
        </w:r>
      </w:ins>
      <w:ins w:id="847" w:author="Veekija" w:date="2013-04-27T11:49:00Z">
        <w:r w:rsidR="00F13DF0">
          <w:t xml:space="preserve">such as </w:t>
        </w:r>
      </w:ins>
      <w:ins w:id="848" w:author="Veekija" w:date="2013-04-27T11:34:00Z">
        <w:r>
          <w:t>“</w:t>
        </w:r>
      </w:ins>
      <w:ins w:id="849" w:author="Veekija" w:date="2013-04-27T11:32:00Z">
        <w:r>
          <w:t>O</w:t>
        </w:r>
      </w:ins>
      <w:ins w:id="850" w:author="Veekija" w:date="2013-04-27T11:30:00Z">
        <w:r>
          <w:t>nline</w:t>
        </w:r>
      </w:ins>
      <w:ins w:id="851" w:author="Veekija" w:date="2013-04-27T11:34:00Z">
        <w:r>
          <w:t>”</w:t>
        </w:r>
      </w:ins>
      <w:ins w:id="852" w:author="Veekija" w:date="2013-04-27T11:30:00Z">
        <w:r>
          <w:t xml:space="preserve"> </w:t>
        </w:r>
      </w:ins>
      <w:ins w:id="853" w:author="Veekija" w:date="2013-04-27T11:35:00Z">
        <w:r>
          <w:t>(</w:t>
        </w:r>
      </w:ins>
      <w:ins w:id="854" w:author="Veekija" w:date="2013-04-27T11:32:00Z">
        <w:r>
          <w:t xml:space="preserve">submitted </w:t>
        </w:r>
      </w:ins>
      <w:ins w:id="855" w:author="Veekija" w:date="2013-04-27T11:30:00Z">
        <w:r>
          <w:t xml:space="preserve">by </w:t>
        </w:r>
      </w:ins>
      <w:ins w:id="856" w:author="Veekija" w:date="2013-04-27T11:31:00Z">
        <w:r>
          <w:t>public users</w:t>
        </w:r>
      </w:ins>
      <w:ins w:id="857" w:author="Veekija" w:date="2013-04-27T11:35:00Z">
        <w:r>
          <w:t>)</w:t>
        </w:r>
      </w:ins>
      <w:ins w:id="858" w:author="Veekija" w:date="2013-04-27T11:31:00Z">
        <w:r>
          <w:t xml:space="preserve"> and</w:t>
        </w:r>
      </w:ins>
      <w:ins w:id="859" w:author="Veekija" w:date="2013-04-27T11:32:00Z">
        <w:r>
          <w:t xml:space="preserve"> </w:t>
        </w:r>
      </w:ins>
      <w:ins w:id="860" w:author="Veekija" w:date="2013-04-27T11:34:00Z">
        <w:r>
          <w:t>“</w:t>
        </w:r>
      </w:ins>
      <w:ins w:id="861" w:author="Veekija" w:date="2013-04-27T11:32:00Z">
        <w:r>
          <w:t>Paper</w:t>
        </w:r>
      </w:ins>
      <w:ins w:id="862" w:author="Veekija" w:date="2013-04-27T11:34:00Z">
        <w:r>
          <w:t>”</w:t>
        </w:r>
      </w:ins>
      <w:ins w:id="863" w:author="Veekija" w:date="2013-04-27T11:32:00Z">
        <w:r>
          <w:t xml:space="preserve"> </w:t>
        </w:r>
      </w:ins>
      <w:ins w:id="864" w:author="Veekija" w:date="2013-04-27T11:35:00Z">
        <w:r>
          <w:t>(</w:t>
        </w:r>
      </w:ins>
      <w:ins w:id="865" w:author="Veekija" w:date="2013-04-27T11:31:00Z">
        <w:r>
          <w:t>created by administrator</w:t>
        </w:r>
      </w:ins>
      <w:ins w:id="866" w:author="Veekija" w:date="2013-04-27T11:33:00Z">
        <w:r>
          <w:t xml:space="preserve"> based on the manually submitted paper application by the st</w:t>
        </w:r>
      </w:ins>
      <w:ins w:id="867" w:author="Veekija" w:date="2013-04-27T11:34:00Z">
        <w:r>
          <w:t>u</w:t>
        </w:r>
      </w:ins>
      <w:ins w:id="868" w:author="Veekija" w:date="2013-04-27T11:33:00Z">
        <w:r>
          <w:t>dents or parents</w:t>
        </w:r>
      </w:ins>
      <w:ins w:id="869" w:author="Veekija" w:date="2013-04-27T11:35:00Z">
        <w:r>
          <w:t>)</w:t>
        </w:r>
      </w:ins>
      <w:ins w:id="870" w:author="Veekija" w:date="2013-04-27T11:34:00Z">
        <w:r>
          <w:t>.</w:t>
        </w:r>
      </w:ins>
      <w:ins w:id="871" w:author="Veekija" w:date="2013-04-27T11:36:00Z">
        <w:r>
          <w:t xml:space="preserve"> Each row has Edit and Steps link that are used to update the application information and track/process the admission process respectively.</w:t>
        </w:r>
      </w:ins>
      <w:ins w:id="872" w:author="Veekija" w:date="2013-04-27T11:37:00Z">
        <w:r>
          <w:t xml:space="preserve"> </w:t>
        </w:r>
      </w:ins>
      <w:ins w:id="873" w:author="Veekija" w:date="2013-04-27T11:39:00Z">
        <w:r w:rsidR="00867DC0">
          <w:t xml:space="preserve">Submit New Application </w:t>
        </w:r>
      </w:ins>
      <w:ins w:id="874" w:author="Veekija" w:date="2013-04-27T11:50:00Z">
        <w:r w:rsidR="00F27467">
          <w:t xml:space="preserve">button </w:t>
        </w:r>
      </w:ins>
      <w:ins w:id="875" w:author="Veekija" w:date="2013-04-27T11:39:00Z">
        <w:r w:rsidR="00867DC0">
          <w:t xml:space="preserve">will be </w:t>
        </w:r>
      </w:ins>
      <w:ins w:id="876" w:author="Veekija" w:date="2013-04-27T11:50:00Z">
        <w:r w:rsidR="00337AA7">
          <w:t>used</w:t>
        </w:r>
      </w:ins>
      <w:ins w:id="877" w:author="Veekija" w:date="2013-04-27T11:40:00Z">
        <w:r w:rsidR="00867DC0">
          <w:t xml:space="preserve"> </w:t>
        </w:r>
      </w:ins>
      <w:ins w:id="878" w:author="Veekija" w:date="2013-04-27T11:50:00Z">
        <w:r w:rsidR="00337AA7">
          <w:t>t</w:t>
        </w:r>
      </w:ins>
      <w:ins w:id="879" w:author="Veekija" w:date="2013-04-27T11:40:00Z">
        <w:r w:rsidR="00867DC0">
          <w:t xml:space="preserve">o create </w:t>
        </w:r>
      </w:ins>
      <w:ins w:id="880" w:author="Veekija" w:date="2013-04-27T11:50:00Z">
        <w:r w:rsidR="00337AA7">
          <w:t>a</w:t>
        </w:r>
        <w:r w:rsidR="00F27467">
          <w:t xml:space="preserve"> </w:t>
        </w:r>
      </w:ins>
      <w:ins w:id="881" w:author="Veekija" w:date="2013-04-27T11:40:00Z">
        <w:r w:rsidR="00867DC0">
          <w:t xml:space="preserve">new application. </w:t>
        </w:r>
      </w:ins>
    </w:p>
    <w:p w:rsidR="00450F4F" w:rsidRDefault="005C6CBA">
      <w:pPr>
        <w:spacing w:after="0" w:line="360" w:lineRule="auto"/>
        <w:rPr>
          <w:ins w:id="882" w:author="Veekija" w:date="2013-04-27T11:46:00Z"/>
        </w:rPr>
        <w:pPrChange w:id="883" w:author="Veekija" w:date="2013-04-27T11:41:00Z">
          <w:pPr>
            <w:numPr>
              <w:numId w:val="14"/>
            </w:numPr>
            <w:spacing w:after="0" w:line="360" w:lineRule="auto"/>
            <w:ind w:left="720" w:hanging="360"/>
          </w:pPr>
        </w:pPrChange>
      </w:pPr>
      <w:ins w:id="884" w:author="Veekija" w:date="2013-04-27T11:46:00Z">
        <w:r>
          <w:rPr>
            <w:noProof/>
          </w:rPr>
          <w:pict>
            <v:shape id="_x0000_i1047" type="#_x0000_t75" style="width:468pt;height:289.5pt;visibility:visible;mso-wrap-style:square">
              <v:imagedata r:id="rId37" o:title=""/>
            </v:shape>
          </w:pict>
        </w:r>
      </w:ins>
    </w:p>
    <w:p w:rsidR="007A5F2F" w:rsidRDefault="00450F4F">
      <w:pPr>
        <w:spacing w:after="0" w:line="360" w:lineRule="auto"/>
        <w:ind w:firstLine="720"/>
        <w:rPr>
          <w:ins w:id="885" w:author="Veekija" w:date="2013-04-27T12:22:00Z"/>
        </w:rPr>
        <w:pPrChange w:id="886" w:author="Veekija" w:date="2013-04-27T12:22:00Z">
          <w:pPr>
            <w:spacing w:after="0" w:line="360" w:lineRule="auto"/>
          </w:pPr>
        </w:pPrChange>
      </w:pPr>
      <w:ins w:id="887" w:author="Veekija" w:date="2013-04-27T11:44:00Z">
        <w:r>
          <w:t xml:space="preserve">Once user clicks Steps link for any specific admission record in the data grid, system will display </w:t>
        </w:r>
      </w:ins>
      <w:ins w:id="888" w:author="Veekija" w:date="2013-04-27T11:53:00Z">
        <w:r w:rsidR="000B298B">
          <w:t>Admission Process Step screen.</w:t>
        </w:r>
      </w:ins>
      <w:ins w:id="889" w:author="Veekija" w:date="2013-04-27T11:54:00Z">
        <w:r w:rsidR="00260B74">
          <w:t xml:space="preserve"> </w:t>
        </w:r>
      </w:ins>
      <w:ins w:id="890" w:author="Veekija" w:date="2013-04-27T12:07:00Z">
        <w:r w:rsidR="006C4C26">
          <w:t xml:space="preserve">If the selected Application is in Granted or Rejected status then this screen will be displayed in read-only mode, otherwise this screen will be displayed in editable mode. </w:t>
        </w:r>
      </w:ins>
      <w:ins w:id="891" w:author="Veekija" w:date="2013-04-27T11:54:00Z">
        <w:r w:rsidR="00260B74">
          <w:t xml:space="preserve">In this screen, administrator will take various actions in admission workflow process. Administrator will </w:t>
        </w:r>
      </w:ins>
      <w:ins w:id="892" w:author="Veekija" w:date="2013-04-27T11:55:00Z">
        <w:r w:rsidR="00260B74">
          <w:t xml:space="preserve">either update </w:t>
        </w:r>
      </w:ins>
      <w:ins w:id="893" w:author="Veekija" w:date="2013-04-27T11:56:00Z">
        <w:r w:rsidR="00260B74">
          <w:t xml:space="preserve">any additional </w:t>
        </w:r>
      </w:ins>
      <w:ins w:id="894" w:author="Veekija" w:date="2013-04-27T11:55:00Z">
        <w:r w:rsidR="00260B74">
          <w:t>comments</w:t>
        </w:r>
      </w:ins>
      <w:ins w:id="895" w:author="Veekija" w:date="2013-04-27T11:56:00Z">
        <w:r w:rsidR="00260B74">
          <w:t xml:space="preserve">/notes or request </w:t>
        </w:r>
      </w:ins>
      <w:ins w:id="896" w:author="Veekija" w:date="2013-04-27T11:57:00Z">
        <w:r w:rsidR="00260B74">
          <w:t xml:space="preserve">and schedule </w:t>
        </w:r>
      </w:ins>
      <w:ins w:id="897" w:author="Veekija" w:date="2013-04-27T18:04:00Z">
        <w:r w:rsidR="00CC4C32">
          <w:t xml:space="preserve">an </w:t>
        </w:r>
      </w:ins>
      <w:ins w:id="898" w:author="Veekija" w:date="2013-04-27T11:56:00Z">
        <w:r w:rsidR="00260B74">
          <w:t>Interview</w:t>
        </w:r>
      </w:ins>
      <w:ins w:id="899" w:author="Veekija" w:date="2013-04-27T11:57:00Z">
        <w:r w:rsidR="00260B74">
          <w:t xml:space="preserve"> or approve the application if all admission </w:t>
        </w:r>
      </w:ins>
      <w:ins w:id="900" w:author="Veekija" w:date="2013-04-27T11:58:00Z">
        <w:r w:rsidR="00260B74">
          <w:t xml:space="preserve">criteria are met or reject the application if </w:t>
        </w:r>
      </w:ins>
      <w:ins w:id="901" w:author="Veekija" w:date="2013-04-27T11:59:00Z">
        <w:r w:rsidR="00260B74">
          <w:t>admission criteria are</w:t>
        </w:r>
      </w:ins>
      <w:ins w:id="902" w:author="Veekija" w:date="2013-04-27T11:58:00Z">
        <w:r w:rsidR="00260B74">
          <w:t xml:space="preserve"> not met.</w:t>
        </w:r>
      </w:ins>
      <w:ins w:id="903" w:author="Veekija" w:date="2013-04-27T11:57:00Z">
        <w:r w:rsidR="00260B74">
          <w:t xml:space="preserve"> </w:t>
        </w:r>
      </w:ins>
    </w:p>
    <w:p w:rsidR="007A5F2F" w:rsidRDefault="00260B74">
      <w:pPr>
        <w:spacing w:after="0" w:line="360" w:lineRule="auto"/>
        <w:rPr>
          <w:ins w:id="904" w:author="Veekija" w:date="2013-04-27T12:25:00Z"/>
        </w:rPr>
        <w:pPrChange w:id="905" w:author="Veekija" w:date="2013-04-27T12:25:00Z">
          <w:pPr>
            <w:numPr>
              <w:numId w:val="14"/>
            </w:numPr>
            <w:spacing w:after="0" w:line="360" w:lineRule="auto"/>
            <w:ind w:left="720" w:hanging="360"/>
          </w:pPr>
        </w:pPrChange>
      </w:pPr>
      <w:ins w:id="906" w:author="Veekija" w:date="2013-04-27T11:59:00Z">
        <w:r>
          <w:lastRenderedPageBreak/>
          <w:t xml:space="preserve">If administrator clicks on Approve button then </w:t>
        </w:r>
      </w:ins>
      <w:ins w:id="907" w:author="Veekija" w:date="2013-04-27T12:00:00Z">
        <w:r>
          <w:t xml:space="preserve">admission workflow process will be </w:t>
        </w:r>
      </w:ins>
      <w:ins w:id="908" w:author="Veekija" w:date="2013-04-27T12:03:00Z">
        <w:r w:rsidR="00A754DF">
          <w:t>completed</w:t>
        </w:r>
      </w:ins>
      <w:ins w:id="909" w:author="Veekija" w:date="2013-04-27T12:06:00Z">
        <w:r w:rsidR="00A754DF">
          <w:t xml:space="preserve"> and t</w:t>
        </w:r>
      </w:ins>
      <w:ins w:id="910" w:author="Veekija" w:date="2013-04-27T12:03:00Z">
        <w:r w:rsidR="00A754DF">
          <w:t>he status of the admission workflow will be moved</w:t>
        </w:r>
      </w:ins>
      <w:ins w:id="911" w:author="Veekija" w:date="2013-04-27T12:00:00Z">
        <w:r>
          <w:t xml:space="preserve"> to</w:t>
        </w:r>
        <w:r w:rsidR="00A754DF">
          <w:t xml:space="preserve"> </w:t>
        </w:r>
      </w:ins>
      <w:ins w:id="912" w:author="Veekija" w:date="2013-04-27T18:03:00Z">
        <w:r w:rsidR="00CC4C32">
          <w:t>the “</w:t>
        </w:r>
      </w:ins>
      <w:ins w:id="913" w:author="Veekija" w:date="2013-04-27T12:00:00Z">
        <w:r w:rsidR="00A754DF">
          <w:t>Granted</w:t>
        </w:r>
      </w:ins>
      <w:ins w:id="914" w:author="Veekija" w:date="2013-04-27T18:03:00Z">
        <w:r w:rsidR="00CC4C32">
          <w:t>”</w:t>
        </w:r>
      </w:ins>
      <w:ins w:id="915" w:author="Veekija" w:date="2013-04-27T12:00:00Z">
        <w:r w:rsidR="00A754DF">
          <w:t xml:space="preserve"> status</w:t>
        </w:r>
      </w:ins>
      <w:ins w:id="916" w:author="Veekija" w:date="2013-04-27T12:06:00Z">
        <w:r w:rsidR="00A754DF">
          <w:t>.</w:t>
        </w:r>
      </w:ins>
      <w:ins w:id="917" w:author="Veekija" w:date="2013-04-27T12:00:00Z">
        <w:r w:rsidR="00A754DF">
          <w:t xml:space="preserve"> </w:t>
        </w:r>
      </w:ins>
      <w:ins w:id="918" w:author="Veekija" w:date="2013-04-27T12:22:00Z">
        <w:r w:rsidR="007A5F2F">
          <w:t xml:space="preserve">Student associated to the </w:t>
        </w:r>
      </w:ins>
      <w:ins w:id="919" w:author="Veekija" w:date="2013-04-27T18:03:00Z">
        <w:r w:rsidR="00CC4C32">
          <w:t>g</w:t>
        </w:r>
      </w:ins>
      <w:ins w:id="920" w:author="Veekija" w:date="2013-04-27T12:22:00Z">
        <w:r w:rsidR="007A5F2F">
          <w:t>ranted application will be eligible for grade level enrollment and they will be shown in Student Grade Level enrollment page. Also, system automatically creates unique user name and default password as “password” for the eligible students. The system generated user name will</w:t>
        </w:r>
      </w:ins>
      <w:ins w:id="921" w:author="Veekija" w:date="2013-04-27T12:23:00Z">
        <w:r w:rsidR="007A5F2F">
          <w:t xml:space="preserve"> be displayed in the student maintenance screen</w:t>
        </w:r>
      </w:ins>
      <w:ins w:id="922" w:author="Veekija" w:date="2013-04-27T12:24:00Z">
        <w:r w:rsidR="00CC4C32">
          <w:t>s.</w:t>
        </w:r>
      </w:ins>
      <w:ins w:id="923" w:author="Veekija" w:date="2013-04-27T18:03:00Z">
        <w:r w:rsidR="00CC4C32">
          <w:t xml:space="preserve"> Administrato</w:t>
        </w:r>
      </w:ins>
      <w:ins w:id="924" w:author="Veekija" w:date="2013-04-27T18:04:00Z">
        <w:r w:rsidR="00CC4C32">
          <w:t>r will communicate this user name to the students.</w:t>
        </w:r>
      </w:ins>
    </w:p>
    <w:p w:rsidR="007A5F2F" w:rsidRDefault="00A754DF">
      <w:pPr>
        <w:spacing w:after="0" w:line="360" w:lineRule="auto"/>
        <w:rPr>
          <w:ins w:id="925" w:author="Veekija" w:date="2013-04-27T12:20:00Z"/>
        </w:rPr>
        <w:pPrChange w:id="926" w:author="Veekija" w:date="2013-04-27T12:25:00Z">
          <w:pPr>
            <w:numPr>
              <w:numId w:val="14"/>
            </w:numPr>
            <w:spacing w:after="0" w:line="360" w:lineRule="auto"/>
            <w:ind w:left="720" w:hanging="360"/>
          </w:pPr>
        </w:pPrChange>
      </w:pPr>
      <w:ins w:id="927" w:author="Veekija" w:date="2013-04-27T12:02:00Z">
        <w:r>
          <w:t xml:space="preserve">If administrator clicks on Reject button then </w:t>
        </w:r>
      </w:ins>
      <w:ins w:id="928" w:author="Veekija" w:date="2013-04-27T12:05:00Z">
        <w:r>
          <w:t>admission workflow process will be completed</w:t>
        </w:r>
      </w:ins>
      <w:ins w:id="929" w:author="Veekija" w:date="2013-04-27T12:07:00Z">
        <w:r>
          <w:t xml:space="preserve"> and the status of the admission workflow will be moved to Rejected status</w:t>
        </w:r>
      </w:ins>
      <w:ins w:id="930" w:author="Veekija" w:date="2013-04-27T12:05:00Z">
        <w:r>
          <w:t>.</w:t>
        </w:r>
      </w:ins>
      <w:ins w:id="931" w:author="Veekija" w:date="2013-04-27T12:20:00Z">
        <w:r w:rsidR="007A5F2F">
          <w:t xml:space="preserve"> </w:t>
        </w:r>
      </w:ins>
    </w:p>
    <w:p w:rsidR="006C4C26" w:rsidRDefault="006C4C26">
      <w:pPr>
        <w:spacing w:after="0" w:line="360" w:lineRule="auto"/>
        <w:rPr>
          <w:ins w:id="932" w:author="Veekija" w:date="2013-04-27T12:09:00Z"/>
        </w:rPr>
        <w:pPrChange w:id="933" w:author="Veekija" w:date="2013-04-27T11:41:00Z">
          <w:pPr>
            <w:numPr>
              <w:numId w:val="14"/>
            </w:numPr>
            <w:spacing w:after="0" w:line="360" w:lineRule="auto"/>
            <w:ind w:left="720" w:hanging="360"/>
          </w:pPr>
        </w:pPrChange>
      </w:pPr>
    </w:p>
    <w:p w:rsidR="006C4C26" w:rsidRDefault="005C6CBA">
      <w:pPr>
        <w:spacing w:after="0" w:line="360" w:lineRule="auto"/>
        <w:rPr>
          <w:ins w:id="934" w:author="Veekija" w:date="2013-04-27T12:12:00Z"/>
          <w:noProof/>
        </w:rPr>
        <w:pPrChange w:id="935" w:author="Veekija" w:date="2013-04-27T11:41:00Z">
          <w:pPr>
            <w:numPr>
              <w:numId w:val="14"/>
            </w:numPr>
            <w:spacing w:after="0" w:line="360" w:lineRule="auto"/>
            <w:ind w:left="720" w:hanging="360"/>
          </w:pPr>
        </w:pPrChange>
      </w:pPr>
      <w:ins w:id="936" w:author="Veekija" w:date="2013-04-27T12:12:00Z">
        <w:r>
          <w:rPr>
            <w:noProof/>
          </w:rPr>
          <w:pict>
            <v:shape id="_x0000_i1048" type="#_x0000_t75" style="width:468pt;height:289.5pt;visibility:visible;mso-wrap-style:square">
              <v:imagedata r:id="rId38" o:title=""/>
            </v:shape>
          </w:pict>
        </w:r>
      </w:ins>
    </w:p>
    <w:p w:rsidR="00DB554F" w:rsidRDefault="00DB554F">
      <w:pPr>
        <w:spacing w:after="0" w:line="360" w:lineRule="auto"/>
        <w:rPr>
          <w:ins w:id="937" w:author="Veekija" w:date="2013-04-27T12:12:00Z"/>
          <w:noProof/>
        </w:rPr>
        <w:pPrChange w:id="938" w:author="Veekija" w:date="2013-04-27T11:41:00Z">
          <w:pPr>
            <w:numPr>
              <w:numId w:val="14"/>
            </w:numPr>
            <w:spacing w:after="0" w:line="360" w:lineRule="auto"/>
            <w:ind w:left="720" w:hanging="360"/>
          </w:pPr>
        </w:pPrChange>
      </w:pPr>
    </w:p>
    <w:p w:rsidR="00DB554F" w:rsidRPr="00B653F0" w:rsidRDefault="005C6CBA">
      <w:pPr>
        <w:spacing w:after="0" w:line="360" w:lineRule="auto"/>
        <w:rPr>
          <w:ins w:id="939" w:author="Veekija" w:date="2013-04-22T17:44:00Z"/>
        </w:rPr>
        <w:pPrChange w:id="940" w:author="Veekija" w:date="2013-04-27T11:41:00Z">
          <w:pPr>
            <w:numPr>
              <w:numId w:val="14"/>
            </w:numPr>
            <w:spacing w:after="0" w:line="360" w:lineRule="auto"/>
            <w:ind w:left="720" w:hanging="360"/>
          </w:pPr>
        </w:pPrChange>
      </w:pPr>
      <w:ins w:id="941" w:author="Veekija" w:date="2013-04-27T12:13:00Z">
        <w:r>
          <w:rPr>
            <w:noProof/>
          </w:rPr>
          <w:lastRenderedPageBreak/>
          <w:pict>
            <v:shape id="_x0000_i1049" type="#_x0000_t75" style="width:468pt;height:291pt;visibility:visible;mso-wrap-style:square">
              <v:imagedata r:id="rId39" o:title=""/>
            </v:shape>
          </w:pict>
        </w:r>
      </w:ins>
    </w:p>
    <w:p w:rsidR="001D7166" w:rsidRDefault="001D7166" w:rsidP="006A4342">
      <w:pPr>
        <w:pStyle w:val="Heading4"/>
        <w:spacing w:line="360" w:lineRule="auto"/>
        <w:rPr>
          <w:ins w:id="942" w:author="Veekija" w:date="2013-04-23T21:09:00Z"/>
        </w:rPr>
      </w:pPr>
      <w:bookmarkStart w:id="943" w:name="_Toc354252443"/>
      <w:bookmarkStart w:id="944" w:name="_Toc354848815"/>
      <w:ins w:id="945" w:author="Veekija" w:date="2013-04-22T17:44:00Z">
        <w:r>
          <w:t>Teacher Management</w:t>
        </w:r>
      </w:ins>
      <w:bookmarkEnd w:id="943"/>
      <w:bookmarkEnd w:id="944"/>
    </w:p>
    <w:p w:rsidR="00E73A4D" w:rsidRDefault="006474C6" w:rsidP="006A4342">
      <w:pPr>
        <w:spacing w:line="360" w:lineRule="auto"/>
        <w:ind w:firstLine="720"/>
        <w:rPr>
          <w:ins w:id="946" w:author="Veekija" w:date="2013-04-23T21:09:00Z"/>
        </w:rPr>
      </w:pPr>
      <w:ins w:id="947" w:author="Veekija" w:date="2013-04-27T17:46:00Z">
        <w:r>
          <w:t>Once user clicks Teacher</w:t>
        </w:r>
        <w:r>
          <w:t xml:space="preserve"> Management</w:t>
        </w:r>
        <w:r>
          <w:t xml:space="preserve"> link in </w:t>
        </w:r>
        <w:r>
          <w:t>Administrator</w:t>
        </w:r>
        <w:r>
          <w:t xml:space="preserve"> home page, Teacher</w:t>
        </w:r>
        <w:r>
          <w:t xml:space="preserve"> maintenance </w:t>
        </w:r>
        <w:r>
          <w:t>page will be displayed. This screen will display the data grid that contains the list of teacher</w:t>
        </w:r>
      </w:ins>
      <w:ins w:id="948" w:author="Veekija" w:date="2013-04-27T17:47:00Z">
        <w:r>
          <w:t>s those are working in the school</w:t>
        </w:r>
      </w:ins>
      <w:ins w:id="949" w:author="Veekija" w:date="2013-04-27T17:46:00Z">
        <w:r>
          <w:t>. In each row Edit option will be displayed</w:t>
        </w:r>
      </w:ins>
      <w:ins w:id="950" w:author="Veekija" w:date="2013-04-27T17:48:00Z">
        <w:r>
          <w:t xml:space="preserve">. Using Edit option, user will </w:t>
        </w:r>
      </w:ins>
      <w:ins w:id="951" w:author="Veekija" w:date="2013-04-27T17:46:00Z">
        <w:r>
          <w:t xml:space="preserve">update the </w:t>
        </w:r>
      </w:ins>
      <w:ins w:id="952" w:author="Veekija" w:date="2013-04-27T17:49:00Z">
        <w:r>
          <w:t>teacher information</w:t>
        </w:r>
      </w:ins>
      <w:ins w:id="953" w:author="Veekija" w:date="2013-04-27T17:46:00Z">
        <w:r>
          <w:t xml:space="preserve">. Add Teacher button will be used to add </w:t>
        </w:r>
      </w:ins>
      <w:ins w:id="954" w:author="Veekija" w:date="2013-04-27T17:49:00Z">
        <w:r>
          <w:t>new teachers</w:t>
        </w:r>
      </w:ins>
      <w:ins w:id="955" w:author="Veekija" w:date="2013-04-27T17:46:00Z">
        <w:r>
          <w:t>.</w:t>
        </w:r>
      </w:ins>
    </w:p>
    <w:p w:rsidR="00E73A4D" w:rsidRPr="00E73A4D" w:rsidRDefault="005860D8" w:rsidP="005860D8">
      <w:pPr>
        <w:spacing w:line="360" w:lineRule="auto"/>
        <w:rPr>
          <w:ins w:id="956" w:author="Veekija" w:date="2013-04-22T17:44:00Z"/>
        </w:rPr>
      </w:pPr>
      <w:ins w:id="957" w:author="Veekija" w:date="2013-04-27T17:54:00Z">
        <w:r w:rsidRPr="00AB0F5A">
          <w:rPr>
            <w:noProof/>
          </w:rPr>
          <w:lastRenderedPageBreak/>
          <w:pict>
            <v:shape id="_x0000_i1053" type="#_x0000_t75" style="width:468pt;height:290.25pt;visibility:visible;mso-wrap-style:square">
              <v:imagedata r:id="rId40" o:title=""/>
            </v:shape>
          </w:pict>
        </w:r>
      </w:ins>
    </w:p>
    <w:p w:rsidR="001D7166" w:rsidRDefault="001D7166" w:rsidP="005860D8">
      <w:pPr>
        <w:pStyle w:val="Heading4"/>
        <w:spacing w:line="360" w:lineRule="auto"/>
        <w:rPr>
          <w:ins w:id="958" w:author="Veekija" w:date="2013-04-24T19:05:00Z"/>
        </w:rPr>
      </w:pPr>
      <w:bookmarkStart w:id="959" w:name="_Toc354252444"/>
      <w:bookmarkStart w:id="960" w:name="_Toc354848816"/>
      <w:ins w:id="961" w:author="Veekija" w:date="2013-04-22T17:44:00Z">
        <w:r>
          <w:t>Student Management</w:t>
        </w:r>
      </w:ins>
      <w:bookmarkEnd w:id="959"/>
      <w:bookmarkEnd w:id="960"/>
    </w:p>
    <w:p w:rsidR="00404B79" w:rsidRDefault="00404B79" w:rsidP="00404B79">
      <w:pPr>
        <w:spacing w:after="0" w:line="360" w:lineRule="auto"/>
        <w:ind w:firstLine="720"/>
        <w:rPr>
          <w:ins w:id="962" w:author="Veekija" w:date="2013-04-24T19:08:00Z"/>
        </w:rPr>
      </w:pPr>
      <w:ins w:id="963" w:author="Veekija" w:date="2013-04-24T19:05:00Z">
        <w:r>
          <w:t xml:space="preserve">Using Student Management option, administrator will perform student </w:t>
        </w:r>
      </w:ins>
      <w:ins w:id="964" w:author="Veekija" w:date="2013-04-24T19:06:00Z">
        <w:r>
          <w:t xml:space="preserve">records </w:t>
        </w:r>
      </w:ins>
      <w:ins w:id="965" w:author="Veekija" w:date="2013-04-24T19:05:00Z">
        <w:r>
          <w:t xml:space="preserve">related activities such as </w:t>
        </w:r>
      </w:ins>
      <w:ins w:id="966" w:author="Veekija" w:date="2013-04-24T19:06:00Z">
        <w:r>
          <w:t xml:space="preserve">maintaining and updating </w:t>
        </w:r>
      </w:ins>
      <w:ins w:id="967" w:author="Veekija" w:date="2013-04-24T19:05:00Z">
        <w:r>
          <w:t>student records</w:t>
        </w:r>
      </w:ins>
      <w:ins w:id="968" w:author="Veekija" w:date="2013-04-24T19:06:00Z">
        <w:r>
          <w:t xml:space="preserve">, enrolling students to grade level, subjects and processing </w:t>
        </w:r>
      </w:ins>
      <w:ins w:id="969" w:author="Veekija" w:date="2013-04-24T19:08:00Z">
        <w:r w:rsidR="008B6715">
          <w:t>student’s</w:t>
        </w:r>
      </w:ins>
      <w:ins w:id="970" w:author="Veekija" w:date="2013-04-24T19:06:00Z">
        <w:r>
          <w:t xml:space="preserve"> final results at the end of the school year. </w:t>
        </w:r>
      </w:ins>
    </w:p>
    <w:p w:rsidR="008B6715" w:rsidRDefault="008B6715" w:rsidP="00404B79">
      <w:pPr>
        <w:spacing w:after="0" w:line="360" w:lineRule="auto"/>
        <w:ind w:firstLine="720"/>
        <w:rPr>
          <w:ins w:id="971" w:author="Veekija" w:date="2013-04-24T19:05:00Z"/>
        </w:rPr>
      </w:pPr>
    </w:p>
    <w:p w:rsidR="00E704B7" w:rsidRDefault="00E704B7" w:rsidP="00E704B7">
      <w:pPr>
        <w:pStyle w:val="Heading5"/>
        <w:spacing w:line="360" w:lineRule="auto"/>
        <w:rPr>
          <w:ins w:id="972" w:author="Veekija" w:date="2013-04-24T19:07:00Z"/>
        </w:rPr>
      </w:pPr>
      <w:bookmarkStart w:id="973" w:name="_Toc354848817"/>
      <w:ins w:id="974" w:author="Veekija" w:date="2013-04-24T19:01:00Z">
        <w:r>
          <w:t>Student Maintenance</w:t>
        </w:r>
      </w:ins>
      <w:bookmarkEnd w:id="973"/>
    </w:p>
    <w:p w:rsidR="00404B79" w:rsidRDefault="00404B79" w:rsidP="008B6715">
      <w:pPr>
        <w:numPr>
          <w:ilvl w:val="0"/>
          <w:numId w:val="15"/>
        </w:numPr>
        <w:rPr>
          <w:ins w:id="975" w:author="Veekija" w:date="2013-04-24T19:10:00Z"/>
        </w:rPr>
      </w:pPr>
      <w:ins w:id="976" w:author="Veekija" w:date="2013-04-24T19:07:00Z">
        <w:r>
          <w:t>T</w:t>
        </w:r>
      </w:ins>
      <w:ins w:id="977" w:author="Veekija" w:date="2013-04-24T19:08:00Z">
        <w:r w:rsidR="008B6715">
          <w:t xml:space="preserve">his screen will provide an option for Administrators to update various student records such as Race, </w:t>
        </w:r>
      </w:ins>
      <w:ins w:id="978" w:author="Veekija" w:date="2013-04-24T19:09:00Z">
        <w:r w:rsidR="008B6715">
          <w:t>Ethnicity</w:t>
        </w:r>
      </w:ins>
      <w:ins w:id="979" w:author="Veekija" w:date="2013-04-24T19:08:00Z">
        <w:r w:rsidR="008B6715">
          <w:t>, C</w:t>
        </w:r>
      </w:ins>
      <w:ins w:id="980" w:author="Veekija" w:date="2013-04-24T19:09:00Z">
        <w:r w:rsidR="008B6715">
          <w:t xml:space="preserve">ontact Address, phone # , health records </w:t>
        </w:r>
      </w:ins>
      <w:ins w:id="981" w:author="Veekija" w:date="2013-04-24T19:10:00Z">
        <w:r w:rsidR="008B6715">
          <w:t>and IEP needed etc…</w:t>
        </w:r>
      </w:ins>
    </w:p>
    <w:p w:rsidR="008B6715" w:rsidRPr="00404B79" w:rsidRDefault="005C6CBA" w:rsidP="00784983">
      <w:pPr>
        <w:rPr>
          <w:ins w:id="982" w:author="Veekija" w:date="2013-04-24T19:01:00Z"/>
        </w:rPr>
      </w:pPr>
      <w:ins w:id="983" w:author="Veekija" w:date="2013-04-24T19:11:00Z">
        <w:r>
          <w:lastRenderedPageBreak/>
          <w:pict>
            <v:shape id="_x0000_i1050" type="#_x0000_t75" style="width:468pt;height:170.25pt">
              <v:imagedata r:id="rId41" o:title=""/>
            </v:shape>
          </w:pict>
        </w:r>
      </w:ins>
    </w:p>
    <w:p w:rsidR="00E704B7" w:rsidRDefault="00E704B7" w:rsidP="00E704B7">
      <w:pPr>
        <w:pStyle w:val="Heading5"/>
        <w:spacing w:line="360" w:lineRule="auto"/>
        <w:rPr>
          <w:ins w:id="984" w:author="Veekija" w:date="2013-04-24T19:13:00Z"/>
        </w:rPr>
      </w:pPr>
      <w:bookmarkStart w:id="985" w:name="_Toc354848818"/>
      <w:ins w:id="986" w:author="Veekija" w:date="2013-04-24T19:01:00Z">
        <w:r>
          <w:t xml:space="preserve">Student </w:t>
        </w:r>
      </w:ins>
      <w:ins w:id="987" w:author="Veekija" w:date="2013-04-24T19:03:00Z">
        <w:r>
          <w:t xml:space="preserve">Grade Level </w:t>
        </w:r>
      </w:ins>
      <w:ins w:id="988" w:author="Veekija" w:date="2013-04-24T19:01:00Z">
        <w:r>
          <w:t>Enrollment</w:t>
        </w:r>
      </w:ins>
      <w:bookmarkEnd w:id="985"/>
    </w:p>
    <w:p w:rsidR="006908AF" w:rsidRDefault="006908AF" w:rsidP="006908AF">
      <w:pPr>
        <w:numPr>
          <w:ilvl w:val="0"/>
          <w:numId w:val="14"/>
        </w:numPr>
        <w:spacing w:after="0" w:line="360" w:lineRule="auto"/>
        <w:rPr>
          <w:ins w:id="989" w:author="Veekija" w:date="2013-04-24T19:13:00Z"/>
        </w:rPr>
      </w:pPr>
      <w:proofErr w:type="spellStart"/>
      <w:ins w:id="990" w:author="Veekija" w:date="2013-04-24T19:13:00Z">
        <w:r>
          <w:t>AdministartThis</w:t>
        </w:r>
        <w:proofErr w:type="spellEnd"/>
        <w:r>
          <w:t xml:space="preserve"> screen will provide an option for Administrators to create and edit new teachers.</w:t>
        </w:r>
      </w:ins>
    </w:p>
    <w:p w:rsidR="006908AF" w:rsidRPr="006908AF" w:rsidRDefault="006908AF" w:rsidP="00040887">
      <w:pPr>
        <w:rPr>
          <w:ins w:id="991" w:author="Veekija" w:date="2013-04-24T19:01:00Z"/>
        </w:rPr>
      </w:pPr>
    </w:p>
    <w:p w:rsidR="00E704B7" w:rsidRDefault="00E704B7" w:rsidP="00E704B7">
      <w:pPr>
        <w:pStyle w:val="Heading5"/>
        <w:spacing w:line="360" w:lineRule="auto"/>
        <w:rPr>
          <w:ins w:id="992" w:author="Veekija" w:date="2013-04-24T19:01:00Z"/>
        </w:rPr>
      </w:pPr>
      <w:bookmarkStart w:id="993" w:name="_Toc354848819"/>
      <w:ins w:id="994" w:author="Veekija" w:date="2013-04-24T19:01:00Z">
        <w:r>
          <w:t>Student Subject Enroll</w:t>
        </w:r>
      </w:ins>
      <w:ins w:id="995" w:author="Veekija" w:date="2013-04-24T19:02:00Z">
        <w:r>
          <w:t>ment</w:t>
        </w:r>
      </w:ins>
      <w:bookmarkEnd w:id="993"/>
    </w:p>
    <w:p w:rsidR="00E704B7" w:rsidRDefault="00E704B7" w:rsidP="00E704B7">
      <w:pPr>
        <w:pStyle w:val="Heading5"/>
        <w:spacing w:line="360" w:lineRule="auto"/>
        <w:rPr>
          <w:ins w:id="996" w:author="Veekija" w:date="2013-04-24T19:01:00Z"/>
        </w:rPr>
      </w:pPr>
      <w:bookmarkStart w:id="997" w:name="_Toc354848820"/>
      <w:ins w:id="998" w:author="Veekija" w:date="2013-04-24T19:04:00Z">
        <w:r>
          <w:t>Process s</w:t>
        </w:r>
      </w:ins>
      <w:ins w:id="999" w:author="Veekija" w:date="2013-04-24T19:01:00Z">
        <w:r>
          <w:t xml:space="preserve">tudent </w:t>
        </w:r>
      </w:ins>
      <w:ins w:id="1000" w:author="Veekija" w:date="2013-04-24T19:04:00Z">
        <w:r>
          <w:t>school year results</w:t>
        </w:r>
      </w:ins>
      <w:bookmarkEnd w:id="997"/>
    </w:p>
    <w:p w:rsidR="001D7166" w:rsidRDefault="001D7166" w:rsidP="001D7166">
      <w:pPr>
        <w:pStyle w:val="Heading4"/>
        <w:rPr>
          <w:ins w:id="1001" w:author="Veekija" w:date="2013-04-22T17:45:00Z"/>
        </w:rPr>
      </w:pPr>
      <w:bookmarkStart w:id="1002" w:name="_Toc354252445"/>
      <w:bookmarkStart w:id="1003" w:name="_Toc354848821"/>
      <w:ins w:id="1004" w:author="Veekija" w:date="2013-04-22T17:45:00Z">
        <w:r>
          <w:t>Reports Management</w:t>
        </w:r>
        <w:bookmarkEnd w:id="1003"/>
      </w:ins>
    </w:p>
    <w:p w:rsidR="00CD0CF6" w:rsidRDefault="00CD0CF6" w:rsidP="00CD0CF6">
      <w:pPr>
        <w:pStyle w:val="Heading2"/>
        <w:spacing w:line="360" w:lineRule="auto"/>
        <w:rPr>
          <w:ins w:id="1005" w:author="Veekija" w:date="2013-04-22T17:42:00Z"/>
        </w:rPr>
      </w:pPr>
      <w:bookmarkStart w:id="1006" w:name="_Toc354848822"/>
      <w:bookmarkEnd w:id="1002"/>
      <w:ins w:id="1007" w:author="Veekija" w:date="2013-04-22T17:42:00Z">
        <w:r>
          <w:t xml:space="preserve">Teacher </w:t>
        </w:r>
      </w:ins>
      <w:ins w:id="1008" w:author="Veekija" w:date="2013-04-22T18:17:00Z">
        <w:r w:rsidR="005E08AC">
          <w:t>Portal</w:t>
        </w:r>
      </w:ins>
      <w:bookmarkEnd w:id="1006"/>
    </w:p>
    <w:p w:rsidR="00CD0CF6" w:rsidRDefault="00CD0CF6" w:rsidP="00CD0CF6">
      <w:pPr>
        <w:pStyle w:val="Heading2"/>
        <w:spacing w:line="360" w:lineRule="auto"/>
        <w:rPr>
          <w:ins w:id="1009" w:author="Veekija" w:date="2013-04-22T17:49:00Z"/>
        </w:rPr>
      </w:pPr>
      <w:bookmarkStart w:id="1010" w:name="_Toc354848823"/>
      <w:ins w:id="1011" w:author="Veekija" w:date="2013-04-22T17:43:00Z">
        <w:r>
          <w:t>Student</w:t>
        </w:r>
      </w:ins>
      <w:ins w:id="1012" w:author="Veekija" w:date="2013-04-22T17:42:00Z">
        <w:r>
          <w:t xml:space="preserve"> </w:t>
        </w:r>
      </w:ins>
      <w:ins w:id="1013" w:author="Veekija" w:date="2013-04-22T18:18:00Z">
        <w:r w:rsidR="005E08AC">
          <w:t>Portal</w:t>
        </w:r>
      </w:ins>
      <w:bookmarkEnd w:id="1010"/>
    </w:p>
    <w:p w:rsidR="0062452E" w:rsidRPr="0062452E" w:rsidRDefault="0062452E" w:rsidP="006B45AE">
      <w:pPr>
        <w:rPr>
          <w:ins w:id="1014" w:author="Veekija" w:date="2013-04-22T17:42:00Z"/>
        </w:rPr>
      </w:pPr>
    </w:p>
    <w:p w:rsidR="00CD0CF6" w:rsidRPr="00CD0CF6" w:rsidRDefault="00CD0CF6" w:rsidP="006F1237">
      <w:pPr>
        <w:rPr>
          <w:ins w:id="1015" w:author="Veekija" w:date="2013-04-22T17:42:00Z"/>
        </w:rPr>
      </w:pPr>
    </w:p>
    <w:p w:rsidR="00CD0CF6" w:rsidRPr="00CD0CF6" w:rsidRDefault="00CD0CF6" w:rsidP="006F1237"/>
    <w:sectPr w:rsidR="00CD0CF6" w:rsidRPr="00CD0CF6" w:rsidSect="00DF7D6E">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566" w:rsidRDefault="00132566" w:rsidP="002B2799">
      <w:pPr>
        <w:spacing w:after="0" w:line="240" w:lineRule="auto"/>
      </w:pPr>
      <w:r>
        <w:separator/>
      </w:r>
    </w:p>
  </w:endnote>
  <w:endnote w:type="continuationSeparator" w:id="0">
    <w:p w:rsidR="00132566" w:rsidRDefault="00132566" w:rsidP="002B2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508" w:rsidRDefault="00C3450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C4C32">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C4C32">
      <w:rPr>
        <w:b/>
        <w:bCs/>
        <w:noProof/>
      </w:rPr>
      <w:t>64</w:t>
    </w:r>
    <w:r>
      <w:rPr>
        <w:b/>
        <w:bCs/>
        <w:sz w:val="24"/>
        <w:szCs w:val="24"/>
      </w:rPr>
      <w:fldChar w:fldCharType="end"/>
    </w:r>
  </w:p>
  <w:p w:rsidR="00C34508" w:rsidRDefault="00C34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566" w:rsidRDefault="00132566" w:rsidP="002B2799">
      <w:pPr>
        <w:spacing w:after="0" w:line="240" w:lineRule="auto"/>
      </w:pPr>
      <w:r>
        <w:separator/>
      </w:r>
    </w:p>
  </w:footnote>
  <w:footnote w:type="continuationSeparator" w:id="0">
    <w:p w:rsidR="00132566" w:rsidRDefault="00132566" w:rsidP="002B27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67869"/>
    <w:multiLevelType w:val="hybridMultilevel"/>
    <w:tmpl w:val="2716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07FF2"/>
    <w:multiLevelType w:val="hybridMultilevel"/>
    <w:tmpl w:val="5830A5AA"/>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21EA9"/>
    <w:multiLevelType w:val="hybridMultilevel"/>
    <w:tmpl w:val="F67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A404B"/>
    <w:multiLevelType w:val="hybridMultilevel"/>
    <w:tmpl w:val="953C85FC"/>
    <w:lvl w:ilvl="0" w:tplc="79982284">
      <w:start w:val="1"/>
      <w:numFmt w:val="bullet"/>
      <w:lvlText w:val=""/>
      <w:lvlJc w:val="left"/>
      <w:pPr>
        <w:tabs>
          <w:tab w:val="num" w:pos="720"/>
        </w:tabs>
        <w:ind w:left="720" w:hanging="360"/>
      </w:pPr>
      <w:rPr>
        <w:rFonts w:ascii="Wingdings 3" w:hAnsi="Wingdings 3" w:hint="default"/>
      </w:rPr>
    </w:lvl>
    <w:lvl w:ilvl="1" w:tplc="636471BE">
      <w:start w:val="1362"/>
      <w:numFmt w:val="bullet"/>
      <w:lvlText w:val="◦"/>
      <w:lvlJc w:val="left"/>
      <w:pPr>
        <w:tabs>
          <w:tab w:val="num" w:pos="1440"/>
        </w:tabs>
        <w:ind w:left="1440" w:hanging="360"/>
      </w:pPr>
      <w:rPr>
        <w:rFonts w:ascii="Verdana" w:hAnsi="Verdana" w:hint="default"/>
      </w:rPr>
    </w:lvl>
    <w:lvl w:ilvl="2" w:tplc="2ABE090C" w:tentative="1">
      <w:start w:val="1"/>
      <w:numFmt w:val="bullet"/>
      <w:lvlText w:val=""/>
      <w:lvlJc w:val="left"/>
      <w:pPr>
        <w:tabs>
          <w:tab w:val="num" w:pos="2160"/>
        </w:tabs>
        <w:ind w:left="2160" w:hanging="360"/>
      </w:pPr>
      <w:rPr>
        <w:rFonts w:ascii="Wingdings 3" w:hAnsi="Wingdings 3" w:hint="default"/>
      </w:rPr>
    </w:lvl>
    <w:lvl w:ilvl="3" w:tplc="60EEFD54" w:tentative="1">
      <w:start w:val="1"/>
      <w:numFmt w:val="bullet"/>
      <w:lvlText w:val=""/>
      <w:lvlJc w:val="left"/>
      <w:pPr>
        <w:tabs>
          <w:tab w:val="num" w:pos="2880"/>
        </w:tabs>
        <w:ind w:left="2880" w:hanging="360"/>
      </w:pPr>
      <w:rPr>
        <w:rFonts w:ascii="Wingdings 3" w:hAnsi="Wingdings 3" w:hint="default"/>
      </w:rPr>
    </w:lvl>
    <w:lvl w:ilvl="4" w:tplc="458A485E" w:tentative="1">
      <w:start w:val="1"/>
      <w:numFmt w:val="bullet"/>
      <w:lvlText w:val=""/>
      <w:lvlJc w:val="left"/>
      <w:pPr>
        <w:tabs>
          <w:tab w:val="num" w:pos="3600"/>
        </w:tabs>
        <w:ind w:left="3600" w:hanging="360"/>
      </w:pPr>
      <w:rPr>
        <w:rFonts w:ascii="Wingdings 3" w:hAnsi="Wingdings 3" w:hint="default"/>
      </w:rPr>
    </w:lvl>
    <w:lvl w:ilvl="5" w:tplc="A0E4F740" w:tentative="1">
      <w:start w:val="1"/>
      <w:numFmt w:val="bullet"/>
      <w:lvlText w:val=""/>
      <w:lvlJc w:val="left"/>
      <w:pPr>
        <w:tabs>
          <w:tab w:val="num" w:pos="4320"/>
        </w:tabs>
        <w:ind w:left="4320" w:hanging="360"/>
      </w:pPr>
      <w:rPr>
        <w:rFonts w:ascii="Wingdings 3" w:hAnsi="Wingdings 3" w:hint="default"/>
      </w:rPr>
    </w:lvl>
    <w:lvl w:ilvl="6" w:tplc="FA9029EA" w:tentative="1">
      <w:start w:val="1"/>
      <w:numFmt w:val="bullet"/>
      <w:lvlText w:val=""/>
      <w:lvlJc w:val="left"/>
      <w:pPr>
        <w:tabs>
          <w:tab w:val="num" w:pos="5040"/>
        </w:tabs>
        <w:ind w:left="5040" w:hanging="360"/>
      </w:pPr>
      <w:rPr>
        <w:rFonts w:ascii="Wingdings 3" w:hAnsi="Wingdings 3" w:hint="default"/>
      </w:rPr>
    </w:lvl>
    <w:lvl w:ilvl="7" w:tplc="640C99C8" w:tentative="1">
      <w:start w:val="1"/>
      <w:numFmt w:val="bullet"/>
      <w:lvlText w:val=""/>
      <w:lvlJc w:val="left"/>
      <w:pPr>
        <w:tabs>
          <w:tab w:val="num" w:pos="5760"/>
        </w:tabs>
        <w:ind w:left="5760" w:hanging="360"/>
      </w:pPr>
      <w:rPr>
        <w:rFonts w:ascii="Wingdings 3" w:hAnsi="Wingdings 3" w:hint="default"/>
      </w:rPr>
    </w:lvl>
    <w:lvl w:ilvl="8" w:tplc="2180863A" w:tentative="1">
      <w:start w:val="1"/>
      <w:numFmt w:val="bullet"/>
      <w:lvlText w:val=""/>
      <w:lvlJc w:val="left"/>
      <w:pPr>
        <w:tabs>
          <w:tab w:val="num" w:pos="6480"/>
        </w:tabs>
        <w:ind w:left="6480" w:hanging="360"/>
      </w:pPr>
      <w:rPr>
        <w:rFonts w:ascii="Wingdings 3" w:hAnsi="Wingdings 3" w:hint="default"/>
      </w:rPr>
    </w:lvl>
  </w:abstractNum>
  <w:abstractNum w:abstractNumId="4">
    <w:nsid w:val="0D2A3DA8"/>
    <w:multiLevelType w:val="hybridMultilevel"/>
    <w:tmpl w:val="17DEFD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E96207"/>
    <w:multiLevelType w:val="hybridMultilevel"/>
    <w:tmpl w:val="002CD1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832311B"/>
    <w:multiLevelType w:val="hybridMultilevel"/>
    <w:tmpl w:val="314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E0BFC"/>
    <w:multiLevelType w:val="hybridMultilevel"/>
    <w:tmpl w:val="04EE8B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6494A5B"/>
    <w:multiLevelType w:val="hybridMultilevel"/>
    <w:tmpl w:val="0DEA3F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178CC"/>
    <w:multiLevelType w:val="hybridMultilevel"/>
    <w:tmpl w:val="E00A6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2FC74FB"/>
    <w:multiLevelType w:val="hybridMultilevel"/>
    <w:tmpl w:val="10423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82305F3"/>
    <w:multiLevelType w:val="hybridMultilevel"/>
    <w:tmpl w:val="C1520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8DC3D2D"/>
    <w:multiLevelType w:val="hybridMultilevel"/>
    <w:tmpl w:val="547EF2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5BA807B6"/>
    <w:multiLevelType w:val="hybridMultilevel"/>
    <w:tmpl w:val="E56AC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ED5768"/>
    <w:multiLevelType w:val="hybridMultilevel"/>
    <w:tmpl w:val="C55C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FF62ED7"/>
    <w:multiLevelType w:val="hybridMultilevel"/>
    <w:tmpl w:val="498CD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72154FF1"/>
    <w:multiLevelType w:val="hybridMultilevel"/>
    <w:tmpl w:val="115C68C8"/>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A30B54"/>
    <w:multiLevelType w:val="hybridMultilevel"/>
    <w:tmpl w:val="8BF23BDC"/>
    <w:lvl w:ilvl="0" w:tplc="4A7007A2">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BC75EC"/>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num w:numId="1">
    <w:abstractNumId w:val="7"/>
  </w:num>
  <w:num w:numId="2">
    <w:abstractNumId w:val="18"/>
  </w:num>
  <w:num w:numId="3">
    <w:abstractNumId w:val="0"/>
  </w:num>
  <w:num w:numId="4">
    <w:abstractNumId w:val="6"/>
  </w:num>
  <w:num w:numId="5">
    <w:abstractNumId w:val="11"/>
  </w:num>
  <w:num w:numId="6">
    <w:abstractNumId w:val="9"/>
  </w:num>
  <w:num w:numId="7">
    <w:abstractNumId w:val="14"/>
  </w:num>
  <w:num w:numId="8">
    <w:abstractNumId w:val="18"/>
  </w:num>
  <w:num w:numId="9">
    <w:abstractNumId w:val="8"/>
  </w:num>
  <w:num w:numId="10">
    <w:abstractNumId w:val="17"/>
  </w:num>
  <w:num w:numId="11">
    <w:abstractNumId w:val="1"/>
  </w:num>
  <w:num w:numId="12">
    <w:abstractNumId w:val="16"/>
  </w:num>
  <w:num w:numId="13">
    <w:abstractNumId w:val="4"/>
  </w:num>
  <w:num w:numId="14">
    <w:abstractNumId w:val="2"/>
  </w:num>
  <w:num w:numId="15">
    <w:abstractNumId w:val="13"/>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E147F"/>
    <w:rsid w:val="00007174"/>
    <w:rsid w:val="00013093"/>
    <w:rsid w:val="0001351D"/>
    <w:rsid w:val="000163EA"/>
    <w:rsid w:val="0002222B"/>
    <w:rsid w:val="00030B66"/>
    <w:rsid w:val="00032BE0"/>
    <w:rsid w:val="0004046A"/>
    <w:rsid w:val="00040887"/>
    <w:rsid w:val="0005229F"/>
    <w:rsid w:val="0005259F"/>
    <w:rsid w:val="00052742"/>
    <w:rsid w:val="00053B32"/>
    <w:rsid w:val="00056108"/>
    <w:rsid w:val="00061C06"/>
    <w:rsid w:val="00065A54"/>
    <w:rsid w:val="00070567"/>
    <w:rsid w:val="000712D8"/>
    <w:rsid w:val="00074324"/>
    <w:rsid w:val="00075C82"/>
    <w:rsid w:val="00085912"/>
    <w:rsid w:val="0008634C"/>
    <w:rsid w:val="00086758"/>
    <w:rsid w:val="00086ABF"/>
    <w:rsid w:val="000871A4"/>
    <w:rsid w:val="000911F6"/>
    <w:rsid w:val="00091E19"/>
    <w:rsid w:val="00093420"/>
    <w:rsid w:val="00093AA7"/>
    <w:rsid w:val="00094148"/>
    <w:rsid w:val="000A6073"/>
    <w:rsid w:val="000B298B"/>
    <w:rsid w:val="000C0244"/>
    <w:rsid w:val="000C141C"/>
    <w:rsid w:val="000C23EE"/>
    <w:rsid w:val="000C3657"/>
    <w:rsid w:val="000C3E76"/>
    <w:rsid w:val="000C5D43"/>
    <w:rsid w:val="000E58FF"/>
    <w:rsid w:val="000E7ED5"/>
    <w:rsid w:val="000F0BA6"/>
    <w:rsid w:val="000F1F3B"/>
    <w:rsid w:val="000F2EBD"/>
    <w:rsid w:val="000F4769"/>
    <w:rsid w:val="000F5B69"/>
    <w:rsid w:val="001028B3"/>
    <w:rsid w:val="00102F66"/>
    <w:rsid w:val="001040CB"/>
    <w:rsid w:val="001063EA"/>
    <w:rsid w:val="0010763A"/>
    <w:rsid w:val="00116127"/>
    <w:rsid w:val="001173A9"/>
    <w:rsid w:val="001205E7"/>
    <w:rsid w:val="00121679"/>
    <w:rsid w:val="00124B6D"/>
    <w:rsid w:val="00124F72"/>
    <w:rsid w:val="0012536A"/>
    <w:rsid w:val="00125D51"/>
    <w:rsid w:val="00131A3E"/>
    <w:rsid w:val="00131FA0"/>
    <w:rsid w:val="00132566"/>
    <w:rsid w:val="00132929"/>
    <w:rsid w:val="00141F36"/>
    <w:rsid w:val="00143E7A"/>
    <w:rsid w:val="001464BC"/>
    <w:rsid w:val="00146EDB"/>
    <w:rsid w:val="001505EF"/>
    <w:rsid w:val="0015196B"/>
    <w:rsid w:val="00155D48"/>
    <w:rsid w:val="001623AE"/>
    <w:rsid w:val="0016531F"/>
    <w:rsid w:val="00165468"/>
    <w:rsid w:val="00165694"/>
    <w:rsid w:val="00174361"/>
    <w:rsid w:val="00181D87"/>
    <w:rsid w:val="0018205B"/>
    <w:rsid w:val="00182D90"/>
    <w:rsid w:val="00185750"/>
    <w:rsid w:val="00190DE8"/>
    <w:rsid w:val="0019159B"/>
    <w:rsid w:val="00192070"/>
    <w:rsid w:val="0019214D"/>
    <w:rsid w:val="00193803"/>
    <w:rsid w:val="001977AE"/>
    <w:rsid w:val="00197E99"/>
    <w:rsid w:val="001A4160"/>
    <w:rsid w:val="001A46C8"/>
    <w:rsid w:val="001B47DB"/>
    <w:rsid w:val="001B7BE1"/>
    <w:rsid w:val="001C2029"/>
    <w:rsid w:val="001C3B35"/>
    <w:rsid w:val="001C521D"/>
    <w:rsid w:val="001C778F"/>
    <w:rsid w:val="001D208B"/>
    <w:rsid w:val="001D36B1"/>
    <w:rsid w:val="001D544E"/>
    <w:rsid w:val="001D5E2E"/>
    <w:rsid w:val="001D7166"/>
    <w:rsid w:val="001E4D3B"/>
    <w:rsid w:val="001E5EC1"/>
    <w:rsid w:val="001F075F"/>
    <w:rsid w:val="001F162F"/>
    <w:rsid w:val="001F2A64"/>
    <w:rsid w:val="001F3482"/>
    <w:rsid w:val="001F3855"/>
    <w:rsid w:val="001F641A"/>
    <w:rsid w:val="001F75DF"/>
    <w:rsid w:val="00200049"/>
    <w:rsid w:val="00206B46"/>
    <w:rsid w:val="00212E30"/>
    <w:rsid w:val="0022229D"/>
    <w:rsid w:val="002224AF"/>
    <w:rsid w:val="002240E6"/>
    <w:rsid w:val="00224B70"/>
    <w:rsid w:val="002259D1"/>
    <w:rsid w:val="0023487A"/>
    <w:rsid w:val="00237031"/>
    <w:rsid w:val="0023716F"/>
    <w:rsid w:val="002402CE"/>
    <w:rsid w:val="002430AB"/>
    <w:rsid w:val="00247D4B"/>
    <w:rsid w:val="002507D7"/>
    <w:rsid w:val="0025162C"/>
    <w:rsid w:val="00251826"/>
    <w:rsid w:val="0025257D"/>
    <w:rsid w:val="002536FD"/>
    <w:rsid w:val="002543AE"/>
    <w:rsid w:val="00256201"/>
    <w:rsid w:val="00256454"/>
    <w:rsid w:val="00256AAE"/>
    <w:rsid w:val="00260B74"/>
    <w:rsid w:val="002628EA"/>
    <w:rsid w:val="00264979"/>
    <w:rsid w:val="00264B41"/>
    <w:rsid w:val="002677D7"/>
    <w:rsid w:val="0027238E"/>
    <w:rsid w:val="00274D67"/>
    <w:rsid w:val="00284355"/>
    <w:rsid w:val="0028705A"/>
    <w:rsid w:val="002955EC"/>
    <w:rsid w:val="002A00E9"/>
    <w:rsid w:val="002A2E16"/>
    <w:rsid w:val="002A4CE6"/>
    <w:rsid w:val="002A5EC5"/>
    <w:rsid w:val="002A6FD8"/>
    <w:rsid w:val="002A78F4"/>
    <w:rsid w:val="002B067E"/>
    <w:rsid w:val="002B2799"/>
    <w:rsid w:val="002B31F2"/>
    <w:rsid w:val="002B7428"/>
    <w:rsid w:val="002C0829"/>
    <w:rsid w:val="002C2362"/>
    <w:rsid w:val="002D258A"/>
    <w:rsid w:val="002D3EB9"/>
    <w:rsid w:val="002D711B"/>
    <w:rsid w:val="002E2C40"/>
    <w:rsid w:val="002E3555"/>
    <w:rsid w:val="002E3B20"/>
    <w:rsid w:val="002E508D"/>
    <w:rsid w:val="002F0345"/>
    <w:rsid w:val="002F0734"/>
    <w:rsid w:val="002F1518"/>
    <w:rsid w:val="002F3753"/>
    <w:rsid w:val="002F46C1"/>
    <w:rsid w:val="002F6194"/>
    <w:rsid w:val="00300502"/>
    <w:rsid w:val="00301785"/>
    <w:rsid w:val="00302290"/>
    <w:rsid w:val="003123CF"/>
    <w:rsid w:val="00312CC3"/>
    <w:rsid w:val="003203A4"/>
    <w:rsid w:val="003250B9"/>
    <w:rsid w:val="00335383"/>
    <w:rsid w:val="00337AA7"/>
    <w:rsid w:val="003415B6"/>
    <w:rsid w:val="0034231C"/>
    <w:rsid w:val="003466DD"/>
    <w:rsid w:val="0034676D"/>
    <w:rsid w:val="00347831"/>
    <w:rsid w:val="00350BA8"/>
    <w:rsid w:val="003516FA"/>
    <w:rsid w:val="0035496A"/>
    <w:rsid w:val="00355A22"/>
    <w:rsid w:val="00356B37"/>
    <w:rsid w:val="0035783B"/>
    <w:rsid w:val="00360AB8"/>
    <w:rsid w:val="00375D13"/>
    <w:rsid w:val="00377FA3"/>
    <w:rsid w:val="0038045E"/>
    <w:rsid w:val="0038069B"/>
    <w:rsid w:val="003836A8"/>
    <w:rsid w:val="003836BD"/>
    <w:rsid w:val="003836D5"/>
    <w:rsid w:val="00386D40"/>
    <w:rsid w:val="0038748A"/>
    <w:rsid w:val="003900A7"/>
    <w:rsid w:val="00395080"/>
    <w:rsid w:val="003A1088"/>
    <w:rsid w:val="003A14EE"/>
    <w:rsid w:val="003A22D3"/>
    <w:rsid w:val="003A2A3C"/>
    <w:rsid w:val="003B0E36"/>
    <w:rsid w:val="003B3D13"/>
    <w:rsid w:val="003B65FE"/>
    <w:rsid w:val="003C0DAD"/>
    <w:rsid w:val="003C0FE7"/>
    <w:rsid w:val="003C402C"/>
    <w:rsid w:val="003C53DE"/>
    <w:rsid w:val="003C7822"/>
    <w:rsid w:val="003C7F10"/>
    <w:rsid w:val="003D4C97"/>
    <w:rsid w:val="003D6734"/>
    <w:rsid w:val="003E4DD7"/>
    <w:rsid w:val="003F1101"/>
    <w:rsid w:val="003F1288"/>
    <w:rsid w:val="003F1A1D"/>
    <w:rsid w:val="003F6066"/>
    <w:rsid w:val="00400AFB"/>
    <w:rsid w:val="00404276"/>
    <w:rsid w:val="00404B79"/>
    <w:rsid w:val="00406B11"/>
    <w:rsid w:val="00406EC4"/>
    <w:rsid w:val="00407C9D"/>
    <w:rsid w:val="00411D91"/>
    <w:rsid w:val="00413AEB"/>
    <w:rsid w:val="0041564F"/>
    <w:rsid w:val="00420EB6"/>
    <w:rsid w:val="0042276C"/>
    <w:rsid w:val="00422C6D"/>
    <w:rsid w:val="00422F29"/>
    <w:rsid w:val="00425F65"/>
    <w:rsid w:val="004268A8"/>
    <w:rsid w:val="00427D05"/>
    <w:rsid w:val="00430E25"/>
    <w:rsid w:val="004325D6"/>
    <w:rsid w:val="00434B95"/>
    <w:rsid w:val="00435249"/>
    <w:rsid w:val="004421B4"/>
    <w:rsid w:val="00442317"/>
    <w:rsid w:val="0044457F"/>
    <w:rsid w:val="00444769"/>
    <w:rsid w:val="00444EC8"/>
    <w:rsid w:val="004457C5"/>
    <w:rsid w:val="004461F2"/>
    <w:rsid w:val="00446CD0"/>
    <w:rsid w:val="00450F4F"/>
    <w:rsid w:val="00456DC1"/>
    <w:rsid w:val="00465BFB"/>
    <w:rsid w:val="00477613"/>
    <w:rsid w:val="004778E0"/>
    <w:rsid w:val="00477CAF"/>
    <w:rsid w:val="00481E24"/>
    <w:rsid w:val="00482C07"/>
    <w:rsid w:val="004843ED"/>
    <w:rsid w:val="00485FF9"/>
    <w:rsid w:val="004956AB"/>
    <w:rsid w:val="00495DFE"/>
    <w:rsid w:val="00496445"/>
    <w:rsid w:val="00497739"/>
    <w:rsid w:val="004A1D7E"/>
    <w:rsid w:val="004A2A69"/>
    <w:rsid w:val="004A3873"/>
    <w:rsid w:val="004A3884"/>
    <w:rsid w:val="004A423E"/>
    <w:rsid w:val="004B20FA"/>
    <w:rsid w:val="004B4ACC"/>
    <w:rsid w:val="004C1E97"/>
    <w:rsid w:val="004C304D"/>
    <w:rsid w:val="004C4893"/>
    <w:rsid w:val="004D1008"/>
    <w:rsid w:val="004D4555"/>
    <w:rsid w:val="004D762C"/>
    <w:rsid w:val="004E0D4E"/>
    <w:rsid w:val="004E47BA"/>
    <w:rsid w:val="004F1024"/>
    <w:rsid w:val="004F1624"/>
    <w:rsid w:val="004F1F2D"/>
    <w:rsid w:val="004F527D"/>
    <w:rsid w:val="004F52B4"/>
    <w:rsid w:val="00504C07"/>
    <w:rsid w:val="00505FC1"/>
    <w:rsid w:val="005141B2"/>
    <w:rsid w:val="00514469"/>
    <w:rsid w:val="00514EE7"/>
    <w:rsid w:val="005227A8"/>
    <w:rsid w:val="005238D8"/>
    <w:rsid w:val="00523E3B"/>
    <w:rsid w:val="00530404"/>
    <w:rsid w:val="005320E6"/>
    <w:rsid w:val="00532AA3"/>
    <w:rsid w:val="005427F4"/>
    <w:rsid w:val="00543964"/>
    <w:rsid w:val="00544239"/>
    <w:rsid w:val="0054524C"/>
    <w:rsid w:val="0055317A"/>
    <w:rsid w:val="005558ED"/>
    <w:rsid w:val="00560DF7"/>
    <w:rsid w:val="00561CD6"/>
    <w:rsid w:val="0056483D"/>
    <w:rsid w:val="005716C0"/>
    <w:rsid w:val="0057779F"/>
    <w:rsid w:val="005860D8"/>
    <w:rsid w:val="00586B4E"/>
    <w:rsid w:val="005874D2"/>
    <w:rsid w:val="00595BDB"/>
    <w:rsid w:val="005A03EB"/>
    <w:rsid w:val="005A400B"/>
    <w:rsid w:val="005A4CF8"/>
    <w:rsid w:val="005A6199"/>
    <w:rsid w:val="005A6FCD"/>
    <w:rsid w:val="005B1AC7"/>
    <w:rsid w:val="005B3B1A"/>
    <w:rsid w:val="005B590B"/>
    <w:rsid w:val="005C04CF"/>
    <w:rsid w:val="005C3A56"/>
    <w:rsid w:val="005C5A20"/>
    <w:rsid w:val="005C65AA"/>
    <w:rsid w:val="005C6CBA"/>
    <w:rsid w:val="005C7AE5"/>
    <w:rsid w:val="005D39B7"/>
    <w:rsid w:val="005D512A"/>
    <w:rsid w:val="005E08AC"/>
    <w:rsid w:val="005E1B58"/>
    <w:rsid w:val="005E680C"/>
    <w:rsid w:val="005F2700"/>
    <w:rsid w:val="005F3A49"/>
    <w:rsid w:val="005F6774"/>
    <w:rsid w:val="005F6873"/>
    <w:rsid w:val="006042BB"/>
    <w:rsid w:val="006060C9"/>
    <w:rsid w:val="006103FC"/>
    <w:rsid w:val="00610E51"/>
    <w:rsid w:val="006200E1"/>
    <w:rsid w:val="00623EA7"/>
    <w:rsid w:val="0062452E"/>
    <w:rsid w:val="006273E5"/>
    <w:rsid w:val="00627401"/>
    <w:rsid w:val="0063226C"/>
    <w:rsid w:val="0063467E"/>
    <w:rsid w:val="006351D8"/>
    <w:rsid w:val="00636785"/>
    <w:rsid w:val="006370E8"/>
    <w:rsid w:val="00641573"/>
    <w:rsid w:val="00641E41"/>
    <w:rsid w:val="00642378"/>
    <w:rsid w:val="0064245C"/>
    <w:rsid w:val="00643B01"/>
    <w:rsid w:val="006440C0"/>
    <w:rsid w:val="00645EAF"/>
    <w:rsid w:val="00646720"/>
    <w:rsid w:val="006474C6"/>
    <w:rsid w:val="00650DA8"/>
    <w:rsid w:val="0065335F"/>
    <w:rsid w:val="00653D60"/>
    <w:rsid w:val="00655EEA"/>
    <w:rsid w:val="00670F94"/>
    <w:rsid w:val="006738BA"/>
    <w:rsid w:val="006747CE"/>
    <w:rsid w:val="006829A8"/>
    <w:rsid w:val="00683511"/>
    <w:rsid w:val="00686EBB"/>
    <w:rsid w:val="006908AF"/>
    <w:rsid w:val="006915FA"/>
    <w:rsid w:val="0069406A"/>
    <w:rsid w:val="00694307"/>
    <w:rsid w:val="0069711A"/>
    <w:rsid w:val="00697FDB"/>
    <w:rsid w:val="006A299F"/>
    <w:rsid w:val="006A4342"/>
    <w:rsid w:val="006A6D24"/>
    <w:rsid w:val="006B36B7"/>
    <w:rsid w:val="006B45AE"/>
    <w:rsid w:val="006C2E66"/>
    <w:rsid w:val="006C4C26"/>
    <w:rsid w:val="006D513B"/>
    <w:rsid w:val="006D6DD1"/>
    <w:rsid w:val="006E0FD0"/>
    <w:rsid w:val="006E178B"/>
    <w:rsid w:val="006E4787"/>
    <w:rsid w:val="006E764E"/>
    <w:rsid w:val="006F1237"/>
    <w:rsid w:val="006F1A6A"/>
    <w:rsid w:val="006F3702"/>
    <w:rsid w:val="006F65DC"/>
    <w:rsid w:val="006F6B44"/>
    <w:rsid w:val="006F7C68"/>
    <w:rsid w:val="0070087D"/>
    <w:rsid w:val="00706DE0"/>
    <w:rsid w:val="00712B24"/>
    <w:rsid w:val="00713A2C"/>
    <w:rsid w:val="007178CE"/>
    <w:rsid w:val="0072100C"/>
    <w:rsid w:val="00721619"/>
    <w:rsid w:val="00730172"/>
    <w:rsid w:val="00730B89"/>
    <w:rsid w:val="00734BD3"/>
    <w:rsid w:val="0073506E"/>
    <w:rsid w:val="007365EE"/>
    <w:rsid w:val="00740CB7"/>
    <w:rsid w:val="007413EB"/>
    <w:rsid w:val="00741872"/>
    <w:rsid w:val="00741FAE"/>
    <w:rsid w:val="00745DFB"/>
    <w:rsid w:val="0074726C"/>
    <w:rsid w:val="00747448"/>
    <w:rsid w:val="00750E37"/>
    <w:rsid w:val="00763259"/>
    <w:rsid w:val="007636EA"/>
    <w:rsid w:val="0076491B"/>
    <w:rsid w:val="00771FE6"/>
    <w:rsid w:val="007725FC"/>
    <w:rsid w:val="00774653"/>
    <w:rsid w:val="007749FA"/>
    <w:rsid w:val="00777D35"/>
    <w:rsid w:val="00777EF3"/>
    <w:rsid w:val="007827BA"/>
    <w:rsid w:val="00782E16"/>
    <w:rsid w:val="00784983"/>
    <w:rsid w:val="00791C0B"/>
    <w:rsid w:val="00792AD4"/>
    <w:rsid w:val="00793CF9"/>
    <w:rsid w:val="007A5F2F"/>
    <w:rsid w:val="007B0EBA"/>
    <w:rsid w:val="007B2D10"/>
    <w:rsid w:val="007B586D"/>
    <w:rsid w:val="007C4DE6"/>
    <w:rsid w:val="007D55EE"/>
    <w:rsid w:val="007E21FD"/>
    <w:rsid w:val="00801136"/>
    <w:rsid w:val="00801434"/>
    <w:rsid w:val="0081257C"/>
    <w:rsid w:val="008144E0"/>
    <w:rsid w:val="00814A62"/>
    <w:rsid w:val="00821E29"/>
    <w:rsid w:val="00822AA0"/>
    <w:rsid w:val="00827956"/>
    <w:rsid w:val="00827BB5"/>
    <w:rsid w:val="0083522A"/>
    <w:rsid w:val="00835FB4"/>
    <w:rsid w:val="00842E95"/>
    <w:rsid w:val="00844511"/>
    <w:rsid w:val="00844D99"/>
    <w:rsid w:val="008460C6"/>
    <w:rsid w:val="00847403"/>
    <w:rsid w:val="00851782"/>
    <w:rsid w:val="00851F4F"/>
    <w:rsid w:val="008533A2"/>
    <w:rsid w:val="008539D3"/>
    <w:rsid w:val="008546C8"/>
    <w:rsid w:val="00862B97"/>
    <w:rsid w:val="00867DC0"/>
    <w:rsid w:val="00870798"/>
    <w:rsid w:val="00895F71"/>
    <w:rsid w:val="008967A9"/>
    <w:rsid w:val="008A11D4"/>
    <w:rsid w:val="008A6365"/>
    <w:rsid w:val="008A741A"/>
    <w:rsid w:val="008B3605"/>
    <w:rsid w:val="008B6715"/>
    <w:rsid w:val="008C0DF1"/>
    <w:rsid w:val="008C70CC"/>
    <w:rsid w:val="008D102B"/>
    <w:rsid w:val="008D4C1F"/>
    <w:rsid w:val="008E147F"/>
    <w:rsid w:val="008E30BF"/>
    <w:rsid w:val="008E41CA"/>
    <w:rsid w:val="008E61DC"/>
    <w:rsid w:val="008F0F4C"/>
    <w:rsid w:val="008F2AB0"/>
    <w:rsid w:val="008F446D"/>
    <w:rsid w:val="008F6C5D"/>
    <w:rsid w:val="008F704F"/>
    <w:rsid w:val="00902552"/>
    <w:rsid w:val="009052F4"/>
    <w:rsid w:val="009058B0"/>
    <w:rsid w:val="0091376E"/>
    <w:rsid w:val="009175F2"/>
    <w:rsid w:val="00921527"/>
    <w:rsid w:val="009225F9"/>
    <w:rsid w:val="00931C5B"/>
    <w:rsid w:val="0093553D"/>
    <w:rsid w:val="0093555C"/>
    <w:rsid w:val="0095235B"/>
    <w:rsid w:val="00960F5B"/>
    <w:rsid w:val="00962847"/>
    <w:rsid w:val="009634D8"/>
    <w:rsid w:val="0096445B"/>
    <w:rsid w:val="0096617E"/>
    <w:rsid w:val="00971121"/>
    <w:rsid w:val="00971C47"/>
    <w:rsid w:val="00972EA1"/>
    <w:rsid w:val="009765ED"/>
    <w:rsid w:val="0098349C"/>
    <w:rsid w:val="009876BF"/>
    <w:rsid w:val="009923FA"/>
    <w:rsid w:val="009937F6"/>
    <w:rsid w:val="00997F63"/>
    <w:rsid w:val="009A2A73"/>
    <w:rsid w:val="009A6C4A"/>
    <w:rsid w:val="009B5A0A"/>
    <w:rsid w:val="009B689A"/>
    <w:rsid w:val="009B6B82"/>
    <w:rsid w:val="009D03D4"/>
    <w:rsid w:val="009D2E28"/>
    <w:rsid w:val="009D343A"/>
    <w:rsid w:val="009D35AC"/>
    <w:rsid w:val="009D517D"/>
    <w:rsid w:val="009D6553"/>
    <w:rsid w:val="009D79B3"/>
    <w:rsid w:val="009F55E6"/>
    <w:rsid w:val="009F7C1F"/>
    <w:rsid w:val="00A020C3"/>
    <w:rsid w:val="00A0242E"/>
    <w:rsid w:val="00A0255E"/>
    <w:rsid w:val="00A078C7"/>
    <w:rsid w:val="00A1244B"/>
    <w:rsid w:val="00A23890"/>
    <w:rsid w:val="00A23E04"/>
    <w:rsid w:val="00A27C72"/>
    <w:rsid w:val="00A371D1"/>
    <w:rsid w:val="00A37C49"/>
    <w:rsid w:val="00A40B48"/>
    <w:rsid w:val="00A44D44"/>
    <w:rsid w:val="00A50269"/>
    <w:rsid w:val="00A5057F"/>
    <w:rsid w:val="00A51524"/>
    <w:rsid w:val="00A5153D"/>
    <w:rsid w:val="00A63033"/>
    <w:rsid w:val="00A636BB"/>
    <w:rsid w:val="00A66F64"/>
    <w:rsid w:val="00A724C6"/>
    <w:rsid w:val="00A754DF"/>
    <w:rsid w:val="00A7604E"/>
    <w:rsid w:val="00A77326"/>
    <w:rsid w:val="00A778EE"/>
    <w:rsid w:val="00A8414A"/>
    <w:rsid w:val="00A90490"/>
    <w:rsid w:val="00A92CAA"/>
    <w:rsid w:val="00AA17CC"/>
    <w:rsid w:val="00AA56E2"/>
    <w:rsid w:val="00AA6540"/>
    <w:rsid w:val="00AB347F"/>
    <w:rsid w:val="00AB3908"/>
    <w:rsid w:val="00AB3B84"/>
    <w:rsid w:val="00AB7CE7"/>
    <w:rsid w:val="00AB7F44"/>
    <w:rsid w:val="00AC0C5A"/>
    <w:rsid w:val="00AC1AB7"/>
    <w:rsid w:val="00AC4CAF"/>
    <w:rsid w:val="00AC4D9A"/>
    <w:rsid w:val="00AD1CD3"/>
    <w:rsid w:val="00AD1D1E"/>
    <w:rsid w:val="00AD288E"/>
    <w:rsid w:val="00AD3719"/>
    <w:rsid w:val="00AD6D51"/>
    <w:rsid w:val="00AF1301"/>
    <w:rsid w:val="00AF155C"/>
    <w:rsid w:val="00AF2FC5"/>
    <w:rsid w:val="00AF4547"/>
    <w:rsid w:val="00B03A2E"/>
    <w:rsid w:val="00B075FE"/>
    <w:rsid w:val="00B07CE8"/>
    <w:rsid w:val="00B13E96"/>
    <w:rsid w:val="00B14358"/>
    <w:rsid w:val="00B145F4"/>
    <w:rsid w:val="00B24AB8"/>
    <w:rsid w:val="00B25092"/>
    <w:rsid w:val="00B2789D"/>
    <w:rsid w:val="00B415A8"/>
    <w:rsid w:val="00B425D1"/>
    <w:rsid w:val="00B42FEB"/>
    <w:rsid w:val="00B4398F"/>
    <w:rsid w:val="00B43FE1"/>
    <w:rsid w:val="00B45BB2"/>
    <w:rsid w:val="00B45D7F"/>
    <w:rsid w:val="00B47535"/>
    <w:rsid w:val="00B5028C"/>
    <w:rsid w:val="00B51A7E"/>
    <w:rsid w:val="00B52C8F"/>
    <w:rsid w:val="00B544F5"/>
    <w:rsid w:val="00B652B5"/>
    <w:rsid w:val="00B653F0"/>
    <w:rsid w:val="00B71CAD"/>
    <w:rsid w:val="00B8000E"/>
    <w:rsid w:val="00B80D99"/>
    <w:rsid w:val="00B83962"/>
    <w:rsid w:val="00B8559E"/>
    <w:rsid w:val="00B86ECF"/>
    <w:rsid w:val="00BA0765"/>
    <w:rsid w:val="00BA38DC"/>
    <w:rsid w:val="00BA3AE3"/>
    <w:rsid w:val="00BA5555"/>
    <w:rsid w:val="00BA6378"/>
    <w:rsid w:val="00BB0D71"/>
    <w:rsid w:val="00BB1C4A"/>
    <w:rsid w:val="00BB1CFF"/>
    <w:rsid w:val="00BB397F"/>
    <w:rsid w:val="00BB4C9C"/>
    <w:rsid w:val="00BB598D"/>
    <w:rsid w:val="00BB5CBF"/>
    <w:rsid w:val="00BB6B44"/>
    <w:rsid w:val="00BC0875"/>
    <w:rsid w:val="00BC4CC1"/>
    <w:rsid w:val="00BC56EA"/>
    <w:rsid w:val="00BD1775"/>
    <w:rsid w:val="00BD2064"/>
    <w:rsid w:val="00BD3402"/>
    <w:rsid w:val="00BD3C9C"/>
    <w:rsid w:val="00BD62FC"/>
    <w:rsid w:val="00BE2445"/>
    <w:rsid w:val="00BE429B"/>
    <w:rsid w:val="00BF30EE"/>
    <w:rsid w:val="00BF59C5"/>
    <w:rsid w:val="00C00557"/>
    <w:rsid w:val="00C00701"/>
    <w:rsid w:val="00C03F91"/>
    <w:rsid w:val="00C067AC"/>
    <w:rsid w:val="00C1715E"/>
    <w:rsid w:val="00C171A7"/>
    <w:rsid w:val="00C21858"/>
    <w:rsid w:val="00C21F22"/>
    <w:rsid w:val="00C222E5"/>
    <w:rsid w:val="00C25AB2"/>
    <w:rsid w:val="00C26D65"/>
    <w:rsid w:val="00C27991"/>
    <w:rsid w:val="00C27E4E"/>
    <w:rsid w:val="00C34508"/>
    <w:rsid w:val="00C349A3"/>
    <w:rsid w:val="00C361FB"/>
    <w:rsid w:val="00C426AC"/>
    <w:rsid w:val="00C42C43"/>
    <w:rsid w:val="00C45FB8"/>
    <w:rsid w:val="00C50B8F"/>
    <w:rsid w:val="00C50EFA"/>
    <w:rsid w:val="00C54B36"/>
    <w:rsid w:val="00C637AD"/>
    <w:rsid w:val="00C70CE8"/>
    <w:rsid w:val="00C747F1"/>
    <w:rsid w:val="00C74C8F"/>
    <w:rsid w:val="00C74D3D"/>
    <w:rsid w:val="00C75B13"/>
    <w:rsid w:val="00C7613B"/>
    <w:rsid w:val="00C85303"/>
    <w:rsid w:val="00C926CF"/>
    <w:rsid w:val="00C94E9C"/>
    <w:rsid w:val="00C95403"/>
    <w:rsid w:val="00CA1A5B"/>
    <w:rsid w:val="00CA2CC2"/>
    <w:rsid w:val="00CA5C53"/>
    <w:rsid w:val="00CB77AB"/>
    <w:rsid w:val="00CC12D8"/>
    <w:rsid w:val="00CC4C32"/>
    <w:rsid w:val="00CC4FDE"/>
    <w:rsid w:val="00CC7372"/>
    <w:rsid w:val="00CD0CF6"/>
    <w:rsid w:val="00CD1CF7"/>
    <w:rsid w:val="00CD2554"/>
    <w:rsid w:val="00CD3A30"/>
    <w:rsid w:val="00CD5634"/>
    <w:rsid w:val="00CE00C9"/>
    <w:rsid w:val="00CE6F3B"/>
    <w:rsid w:val="00CF59BB"/>
    <w:rsid w:val="00D0186A"/>
    <w:rsid w:val="00D0197F"/>
    <w:rsid w:val="00D02806"/>
    <w:rsid w:val="00D076B7"/>
    <w:rsid w:val="00D07E15"/>
    <w:rsid w:val="00D11E44"/>
    <w:rsid w:val="00D11EB6"/>
    <w:rsid w:val="00D15FF7"/>
    <w:rsid w:val="00D17C96"/>
    <w:rsid w:val="00D22581"/>
    <w:rsid w:val="00D25921"/>
    <w:rsid w:val="00D337D9"/>
    <w:rsid w:val="00D37EC6"/>
    <w:rsid w:val="00D4278A"/>
    <w:rsid w:val="00D42EA4"/>
    <w:rsid w:val="00D4363E"/>
    <w:rsid w:val="00D4492F"/>
    <w:rsid w:val="00D47E1B"/>
    <w:rsid w:val="00D50E21"/>
    <w:rsid w:val="00D51CFE"/>
    <w:rsid w:val="00D5378E"/>
    <w:rsid w:val="00D630E2"/>
    <w:rsid w:val="00D7056B"/>
    <w:rsid w:val="00D70A64"/>
    <w:rsid w:val="00D7143E"/>
    <w:rsid w:val="00D73227"/>
    <w:rsid w:val="00D74251"/>
    <w:rsid w:val="00D8096A"/>
    <w:rsid w:val="00D8675D"/>
    <w:rsid w:val="00D874AD"/>
    <w:rsid w:val="00D92461"/>
    <w:rsid w:val="00D925F2"/>
    <w:rsid w:val="00D92656"/>
    <w:rsid w:val="00D97B8A"/>
    <w:rsid w:val="00DA2114"/>
    <w:rsid w:val="00DA236D"/>
    <w:rsid w:val="00DA49C3"/>
    <w:rsid w:val="00DA5F4B"/>
    <w:rsid w:val="00DB0866"/>
    <w:rsid w:val="00DB554F"/>
    <w:rsid w:val="00DB6EE3"/>
    <w:rsid w:val="00DC0BBA"/>
    <w:rsid w:val="00DC0E4B"/>
    <w:rsid w:val="00DC108A"/>
    <w:rsid w:val="00DC1A2C"/>
    <w:rsid w:val="00DC29BE"/>
    <w:rsid w:val="00DC605B"/>
    <w:rsid w:val="00DC69FD"/>
    <w:rsid w:val="00DC707A"/>
    <w:rsid w:val="00DC70E4"/>
    <w:rsid w:val="00DD1C9D"/>
    <w:rsid w:val="00DD3952"/>
    <w:rsid w:val="00DE0CA4"/>
    <w:rsid w:val="00DE183B"/>
    <w:rsid w:val="00DE1893"/>
    <w:rsid w:val="00DF0F58"/>
    <w:rsid w:val="00DF26AD"/>
    <w:rsid w:val="00DF27B8"/>
    <w:rsid w:val="00DF5D73"/>
    <w:rsid w:val="00DF656B"/>
    <w:rsid w:val="00DF7746"/>
    <w:rsid w:val="00DF7A66"/>
    <w:rsid w:val="00DF7B8E"/>
    <w:rsid w:val="00DF7D6E"/>
    <w:rsid w:val="00E020A9"/>
    <w:rsid w:val="00E02A4C"/>
    <w:rsid w:val="00E0333D"/>
    <w:rsid w:val="00E04199"/>
    <w:rsid w:val="00E1276C"/>
    <w:rsid w:val="00E137C8"/>
    <w:rsid w:val="00E23080"/>
    <w:rsid w:val="00E26A07"/>
    <w:rsid w:val="00E27C28"/>
    <w:rsid w:val="00E35C2B"/>
    <w:rsid w:val="00E40C72"/>
    <w:rsid w:val="00E42596"/>
    <w:rsid w:val="00E451ED"/>
    <w:rsid w:val="00E52E92"/>
    <w:rsid w:val="00E574CD"/>
    <w:rsid w:val="00E61B26"/>
    <w:rsid w:val="00E628C0"/>
    <w:rsid w:val="00E66607"/>
    <w:rsid w:val="00E704B7"/>
    <w:rsid w:val="00E73A4D"/>
    <w:rsid w:val="00E77D6A"/>
    <w:rsid w:val="00E81667"/>
    <w:rsid w:val="00E83AA2"/>
    <w:rsid w:val="00E87BF7"/>
    <w:rsid w:val="00E9417D"/>
    <w:rsid w:val="00E9426A"/>
    <w:rsid w:val="00E970D4"/>
    <w:rsid w:val="00EA18B0"/>
    <w:rsid w:val="00EA197F"/>
    <w:rsid w:val="00EA7BCC"/>
    <w:rsid w:val="00EB03A7"/>
    <w:rsid w:val="00EB2A83"/>
    <w:rsid w:val="00EB5BEC"/>
    <w:rsid w:val="00ED35BC"/>
    <w:rsid w:val="00ED65BB"/>
    <w:rsid w:val="00EE0131"/>
    <w:rsid w:val="00EE1130"/>
    <w:rsid w:val="00EE2D5D"/>
    <w:rsid w:val="00EE70EC"/>
    <w:rsid w:val="00EE736E"/>
    <w:rsid w:val="00F01DEA"/>
    <w:rsid w:val="00F01FA5"/>
    <w:rsid w:val="00F066FE"/>
    <w:rsid w:val="00F108A2"/>
    <w:rsid w:val="00F11E48"/>
    <w:rsid w:val="00F13DF0"/>
    <w:rsid w:val="00F2008C"/>
    <w:rsid w:val="00F204EE"/>
    <w:rsid w:val="00F22113"/>
    <w:rsid w:val="00F27467"/>
    <w:rsid w:val="00F277CF"/>
    <w:rsid w:val="00F357B9"/>
    <w:rsid w:val="00F36211"/>
    <w:rsid w:val="00F369F5"/>
    <w:rsid w:val="00F372C3"/>
    <w:rsid w:val="00F3786D"/>
    <w:rsid w:val="00F37BF6"/>
    <w:rsid w:val="00F45351"/>
    <w:rsid w:val="00F45BBC"/>
    <w:rsid w:val="00F52390"/>
    <w:rsid w:val="00F53EE5"/>
    <w:rsid w:val="00F564AC"/>
    <w:rsid w:val="00F6319A"/>
    <w:rsid w:val="00F7399A"/>
    <w:rsid w:val="00F75441"/>
    <w:rsid w:val="00F8015E"/>
    <w:rsid w:val="00F816D6"/>
    <w:rsid w:val="00F83F51"/>
    <w:rsid w:val="00F87549"/>
    <w:rsid w:val="00F87EC1"/>
    <w:rsid w:val="00F90BBB"/>
    <w:rsid w:val="00F94F3C"/>
    <w:rsid w:val="00F956A6"/>
    <w:rsid w:val="00F9777E"/>
    <w:rsid w:val="00FA3FBC"/>
    <w:rsid w:val="00FA57C0"/>
    <w:rsid w:val="00FB14A7"/>
    <w:rsid w:val="00FB3887"/>
    <w:rsid w:val="00FB435F"/>
    <w:rsid w:val="00FB716F"/>
    <w:rsid w:val="00FC1DF5"/>
    <w:rsid w:val="00FD1868"/>
    <w:rsid w:val="00FD3AE5"/>
    <w:rsid w:val="00FD793C"/>
    <w:rsid w:val="00FE0490"/>
    <w:rsid w:val="00FE051B"/>
    <w:rsid w:val="00FE179C"/>
    <w:rsid w:val="00FE7C0E"/>
    <w:rsid w:val="00FF09EA"/>
    <w:rsid w:val="00FF0DA4"/>
    <w:rsid w:val="00FF17B5"/>
    <w:rsid w:val="00FF2E24"/>
    <w:rsid w:val="00FF458B"/>
    <w:rsid w:val="00FF636A"/>
    <w:rsid w:val="00FF65A3"/>
    <w:rsid w:val="00FF7B8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55"/>
    <o:shapelayout v:ext="edit">
      <o:idmap v:ext="edit" data="1"/>
      <o:rules v:ext="edit">
        <o:r id="V:Rule1" type="connector" idref="#AutoShape 6"/>
        <o:r id="V:Rule2" type="connector" idref="#AutoShape 7"/>
        <o:r id="V:Rule3" type="connector" idref="#AutoShape 8"/>
        <o:r id="V:Rule4" type="connector" idref="#AutoShape 9"/>
        <o:r id="V:Rule5" type="connector" idref="#_x0000_s1138">
          <o:proxy start="" idref="#Straight Connector 113" connectloc="0"/>
          <o:proxy end="" idref="#Oval 75" connectloc="2"/>
        </o:r>
        <o:r id="V:Rule6" type="connector" idref="#AutoShape 20"/>
        <o:r id="V:Rule7" type="connector" idref="#_x0000_s1144">
          <o:proxy start="" idref="#Oval 5" connectloc="0"/>
          <o:proxy end="" idref="#Oval 107" connectloc="2"/>
        </o:r>
        <o:r id="V:Rule8" type="connector" idref="#_x0000_s1146">
          <o:proxy start="" idref="#Oval 5" connectloc="7"/>
          <o:proxy end="" idref="#Oval 105" connectloc="2"/>
        </o:r>
        <o:r id="V:Rule9" type="connector" idref="#AutoShape 7"/>
        <o:r id="V:Rule10" type="connector" idref="#_x0000_s1121"/>
        <o:r id="V:Rule11" type="connector" idref="#_x0000_s1151">
          <o:proxy start="" idref="#Oval 17" connectloc="5"/>
          <o:proxy end="" idref="#Oval 108" connectloc="2"/>
        </o:r>
        <o:r id="V:Rule12" type="connector" idref="#_x0000_s1153">
          <o:proxy start="" idref="#Straight Connector 110" connectloc="1"/>
          <o:proxy end="" idref="#Oval 105" connectloc="2"/>
        </o:r>
        <o:r id="V:Rule13" type="connector" idref="#_x0000_s1145">
          <o:proxy start="" idref="#Oval 5" connectloc="7"/>
          <o:proxy end="" idref="#Oval 27" connectloc="2"/>
        </o:r>
        <o:r id="V:Rule14" type="connector" idref="#_x0000_s1129"/>
        <o:r id="V:Rule15" type="connector" idref="#AutoShape 12"/>
        <o:r id="V:Rule16" type="connector" idref="#_x0000_s1148">
          <o:proxy start="" idref="#Straight Connector 113" connectloc="0"/>
          <o:proxy end="" idref="#Oval 107" connectloc="1"/>
        </o:r>
        <o:r id="V:Rule17" type="connector" idref="#_x0000_s1147">
          <o:proxy start="" idref="#Straight Connector 125" connectloc="0"/>
          <o:proxy end="" idref="#Oval 108" connectloc="3"/>
        </o:r>
        <o:r id="V:Rule18" type="connector" idref="#_x0000_s1122"/>
        <o:r id="V:Rule19" type="connector" idref="#AutoShape 6"/>
        <o:r id="V:Rule20" type="connector" idref="#_x0000_s1128"/>
        <o:r id="V:Rule21" type="connector" idref="#_x0000_s1124"/>
        <o:r id="V:Rule22" type="connector" idref="#_x0000_s1137">
          <o:proxy start="" idref="#Straight Connector 113" connectloc="0"/>
          <o:proxy end="" idref="#Oval 31" connectloc="2"/>
        </o:r>
        <o:r id="V:Rule23" type="connector" idref="#_x0000_s1123"/>
        <o:r id="V:Rule24" type="connector" idref="#_x0000_s1130"/>
        <o:r id="V:Rule25" type="connector" idref="#_x0000_s1150">
          <o:proxy start="" idref="#Oval 17" connectloc="5"/>
          <o:proxy end="" idref="#Oval 105" connectloc="2"/>
        </o:r>
        <o:r id="V:Rule26" type="connector" idref="#AutoShape 19"/>
        <o:r id="V:Rule27" type="connector" idref="#_x0000_s1154">
          <o:proxy start="" idref="#Oval 5" connectloc="0"/>
          <o:proxy end="" idref="#Oval 105" connectloc="2"/>
        </o:r>
        <o:r id="V:Rule28" type="connector" idref="#_x0000_s1149">
          <o:proxy start="" idref="#Straight Connector 110" connectloc="1"/>
          <o:proxy end="" idref="#Oval 27" connectloc="2"/>
        </o:r>
        <o:r id="V:Rule29" type="connector" idref="#AutoShape 15"/>
        <o:r id="V:Rule30" type="connector" idref="#AutoShape 9"/>
        <o:r id="V:Rule31" type="connector" idref="#AutoShape 21"/>
        <o:r id="V:Rule32" type="connector" idref="#AutoShape 14"/>
        <o:r id="V:Rule33" type="connector" idref="#AutoShape 8"/>
        <o:r id="V:Rule34" type="connector" idref="#_x0000_s1136">
          <o:proxy start="" idref="#Straight Connector 140" connectloc="0"/>
          <o:proxy end="" idref="#Oval 107" connectloc="7"/>
        </o:r>
        <o:r id="V:Rule35" type="connector" idref="#AutoShape 13"/>
        <o:r id="V:Rule36" type="connector" idref="#AutoShape 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A90490"/>
    <w:pPr>
      <w:spacing w:after="200" w:line="276" w:lineRule="auto"/>
    </w:pPr>
    <w:rPr>
      <w:sz w:val="22"/>
      <w:szCs w:val="22"/>
    </w:rPr>
  </w:style>
  <w:style w:type="paragraph" w:styleId="Heading1">
    <w:name w:val="heading 1"/>
    <w:basedOn w:val="Normal"/>
    <w:next w:val="Normal"/>
    <w:link w:val="Heading1Char"/>
    <w:uiPriority w:val="99"/>
    <w:qFormat/>
    <w:rsid w:val="00FD3AE5"/>
    <w:pPr>
      <w:keepNext/>
      <w:keepLines/>
      <w:numPr>
        <w:numId w:val="2"/>
      </w:numPr>
      <w:spacing w:before="480" w:after="0"/>
      <w:outlineLvl w:val="0"/>
    </w:pPr>
    <w:rPr>
      <w:rFonts w:ascii="Cambria" w:hAnsi="Cambria"/>
      <w:b/>
      <w:bCs/>
      <w:color w:val="1F497D"/>
      <w:sz w:val="28"/>
      <w:szCs w:val="28"/>
    </w:rPr>
  </w:style>
  <w:style w:type="paragraph" w:styleId="Heading2">
    <w:name w:val="heading 2"/>
    <w:basedOn w:val="Normal"/>
    <w:next w:val="Normal"/>
    <w:link w:val="Heading2Char"/>
    <w:uiPriority w:val="99"/>
    <w:qFormat/>
    <w:rsid w:val="006A6D24"/>
    <w:pPr>
      <w:keepNext/>
      <w:keepLines/>
      <w:numPr>
        <w:ilvl w:val="1"/>
        <w:numId w:val="2"/>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A40B48"/>
    <w:pPr>
      <w:keepNext/>
      <w:keepLines/>
      <w:numPr>
        <w:ilvl w:val="2"/>
        <w:numId w:val="2"/>
      </w:numPr>
      <w:spacing w:before="200" w:after="0"/>
      <w:outlineLvl w:val="2"/>
    </w:pPr>
    <w:rPr>
      <w:rFonts w:ascii="Cambria" w:hAnsi="Cambria"/>
      <w:b/>
      <w:bCs/>
      <w:color w:val="000000"/>
      <w:sz w:val="20"/>
      <w:szCs w:val="20"/>
    </w:rPr>
  </w:style>
  <w:style w:type="paragraph" w:styleId="Heading4">
    <w:name w:val="heading 4"/>
    <w:basedOn w:val="Normal"/>
    <w:next w:val="Normal"/>
    <w:link w:val="Heading4Char"/>
    <w:uiPriority w:val="99"/>
    <w:qFormat/>
    <w:rsid w:val="002240E6"/>
    <w:pPr>
      <w:keepNext/>
      <w:keepLines/>
      <w:numPr>
        <w:ilvl w:val="3"/>
        <w:numId w:val="2"/>
      </w:numPr>
      <w:spacing w:before="200" w:after="0"/>
      <w:outlineLvl w:val="3"/>
    </w:pPr>
    <w:rPr>
      <w:rFonts w:ascii="Cambria" w:hAnsi="Cambria"/>
      <w:b/>
      <w:bCs/>
      <w:i/>
      <w:iCs/>
      <w:sz w:val="20"/>
      <w:szCs w:val="20"/>
    </w:rPr>
  </w:style>
  <w:style w:type="paragraph" w:styleId="Heading5">
    <w:name w:val="heading 5"/>
    <w:basedOn w:val="Normal"/>
    <w:next w:val="Normal"/>
    <w:link w:val="Heading5Char"/>
    <w:uiPriority w:val="99"/>
    <w:qFormat/>
    <w:rsid w:val="006A6D24"/>
    <w:pPr>
      <w:keepNext/>
      <w:keepLines/>
      <w:numPr>
        <w:ilvl w:val="4"/>
        <w:numId w:val="2"/>
      </w:numPr>
      <w:spacing w:before="200" w:after="0"/>
      <w:outlineLvl w:val="4"/>
    </w:pPr>
    <w:rPr>
      <w:rFonts w:ascii="Cambria" w:hAnsi="Cambria"/>
      <w:color w:val="243F60"/>
      <w:sz w:val="20"/>
      <w:szCs w:val="20"/>
    </w:rPr>
  </w:style>
  <w:style w:type="paragraph" w:styleId="Heading6">
    <w:name w:val="heading 6"/>
    <w:basedOn w:val="Normal"/>
    <w:next w:val="Normal"/>
    <w:link w:val="Heading6Char"/>
    <w:uiPriority w:val="99"/>
    <w:qFormat/>
    <w:rsid w:val="006A6D24"/>
    <w:pPr>
      <w:keepNext/>
      <w:keepLines/>
      <w:numPr>
        <w:ilvl w:val="5"/>
        <w:numId w:val="2"/>
      </w:numPr>
      <w:spacing w:before="200" w:after="0"/>
      <w:outlineLvl w:val="5"/>
    </w:pPr>
    <w:rPr>
      <w:rFonts w:ascii="Cambria" w:hAnsi="Cambria"/>
      <w:i/>
      <w:iCs/>
      <w:color w:val="243F60"/>
      <w:sz w:val="20"/>
      <w:szCs w:val="20"/>
    </w:rPr>
  </w:style>
  <w:style w:type="paragraph" w:styleId="Heading7">
    <w:name w:val="heading 7"/>
    <w:basedOn w:val="Normal"/>
    <w:next w:val="Normal"/>
    <w:link w:val="Heading7Char"/>
    <w:uiPriority w:val="99"/>
    <w:qFormat/>
    <w:rsid w:val="006A6D24"/>
    <w:pPr>
      <w:keepNext/>
      <w:keepLines/>
      <w:numPr>
        <w:ilvl w:val="6"/>
        <w:numId w:val="2"/>
      </w:numPr>
      <w:spacing w:before="200" w:after="0"/>
      <w:outlineLvl w:val="6"/>
    </w:pPr>
    <w:rPr>
      <w:rFonts w:ascii="Cambria" w:hAnsi="Cambria"/>
      <w:i/>
      <w:iCs/>
      <w:color w:val="404040"/>
      <w:sz w:val="20"/>
      <w:szCs w:val="20"/>
    </w:rPr>
  </w:style>
  <w:style w:type="paragraph" w:styleId="Heading8">
    <w:name w:val="heading 8"/>
    <w:basedOn w:val="Normal"/>
    <w:next w:val="Normal"/>
    <w:link w:val="Heading8Char"/>
    <w:uiPriority w:val="99"/>
    <w:qFormat/>
    <w:rsid w:val="006A6D24"/>
    <w:pPr>
      <w:keepNext/>
      <w:keepLines/>
      <w:numPr>
        <w:ilvl w:val="7"/>
        <w:numId w:val="2"/>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6A6D24"/>
    <w:pPr>
      <w:keepNext/>
      <w:keepLines/>
      <w:numPr>
        <w:ilvl w:val="8"/>
        <w:numId w:val="2"/>
      </w:numPr>
      <w:spacing w:before="200" w:after="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3AE5"/>
    <w:rPr>
      <w:rFonts w:ascii="Cambria" w:hAnsi="Cambria" w:cs="Times New Roman"/>
      <w:b/>
      <w:color w:val="1F497D"/>
      <w:sz w:val="28"/>
    </w:rPr>
  </w:style>
  <w:style w:type="character" w:customStyle="1" w:styleId="Heading2Char">
    <w:name w:val="Heading 2 Char"/>
    <w:link w:val="Heading2"/>
    <w:uiPriority w:val="99"/>
    <w:locked/>
    <w:rsid w:val="006A6D24"/>
    <w:rPr>
      <w:rFonts w:ascii="Cambria" w:hAnsi="Cambria" w:cs="Times New Roman"/>
      <w:b/>
      <w:color w:val="000000"/>
      <w:sz w:val="26"/>
    </w:rPr>
  </w:style>
  <w:style w:type="character" w:customStyle="1" w:styleId="Heading3Char">
    <w:name w:val="Heading 3 Char"/>
    <w:link w:val="Heading3"/>
    <w:uiPriority w:val="99"/>
    <w:locked/>
    <w:rsid w:val="00A40B48"/>
    <w:rPr>
      <w:rFonts w:ascii="Cambria" w:hAnsi="Cambria" w:cs="Times New Roman"/>
      <w:b/>
      <w:color w:val="000000"/>
    </w:rPr>
  </w:style>
  <w:style w:type="character" w:customStyle="1" w:styleId="Heading4Char">
    <w:name w:val="Heading 4 Char"/>
    <w:link w:val="Heading4"/>
    <w:uiPriority w:val="99"/>
    <w:locked/>
    <w:rsid w:val="002240E6"/>
    <w:rPr>
      <w:rFonts w:ascii="Cambria" w:hAnsi="Cambria" w:cs="Times New Roman"/>
      <w:b/>
      <w:i/>
    </w:rPr>
  </w:style>
  <w:style w:type="character" w:customStyle="1" w:styleId="Heading5Char">
    <w:name w:val="Heading 5 Char"/>
    <w:link w:val="Heading5"/>
    <w:uiPriority w:val="99"/>
    <w:semiHidden/>
    <w:locked/>
    <w:rsid w:val="006A6D24"/>
    <w:rPr>
      <w:rFonts w:ascii="Cambria" w:hAnsi="Cambria" w:cs="Times New Roman"/>
      <w:color w:val="243F60"/>
    </w:rPr>
  </w:style>
  <w:style w:type="character" w:customStyle="1" w:styleId="Heading6Char">
    <w:name w:val="Heading 6 Char"/>
    <w:link w:val="Heading6"/>
    <w:uiPriority w:val="99"/>
    <w:semiHidden/>
    <w:locked/>
    <w:rsid w:val="006A6D24"/>
    <w:rPr>
      <w:rFonts w:ascii="Cambria" w:hAnsi="Cambria" w:cs="Times New Roman"/>
      <w:i/>
      <w:color w:val="243F60"/>
    </w:rPr>
  </w:style>
  <w:style w:type="character" w:customStyle="1" w:styleId="Heading7Char">
    <w:name w:val="Heading 7 Char"/>
    <w:link w:val="Heading7"/>
    <w:uiPriority w:val="99"/>
    <w:semiHidden/>
    <w:locked/>
    <w:rsid w:val="006A6D24"/>
    <w:rPr>
      <w:rFonts w:ascii="Cambria" w:hAnsi="Cambria" w:cs="Times New Roman"/>
      <w:i/>
      <w:color w:val="404040"/>
    </w:rPr>
  </w:style>
  <w:style w:type="character" w:customStyle="1" w:styleId="Heading8Char">
    <w:name w:val="Heading 8 Char"/>
    <w:link w:val="Heading8"/>
    <w:uiPriority w:val="99"/>
    <w:semiHidden/>
    <w:locked/>
    <w:rsid w:val="006A6D24"/>
    <w:rPr>
      <w:rFonts w:ascii="Cambria" w:hAnsi="Cambria" w:cs="Times New Roman"/>
      <w:color w:val="404040"/>
      <w:sz w:val="20"/>
    </w:rPr>
  </w:style>
  <w:style w:type="character" w:customStyle="1" w:styleId="Heading9Char">
    <w:name w:val="Heading 9 Char"/>
    <w:link w:val="Heading9"/>
    <w:uiPriority w:val="99"/>
    <w:semiHidden/>
    <w:locked/>
    <w:rsid w:val="006A6D24"/>
    <w:rPr>
      <w:rFonts w:ascii="Cambria" w:hAnsi="Cambria" w:cs="Times New Roman"/>
      <w:i/>
      <w:color w:val="404040"/>
      <w:sz w:val="20"/>
    </w:rPr>
  </w:style>
  <w:style w:type="paragraph" w:styleId="BodyText">
    <w:name w:val="Body Text"/>
    <w:basedOn w:val="Normal"/>
    <w:link w:val="BodyTextChar"/>
    <w:uiPriority w:val="99"/>
    <w:semiHidden/>
    <w:rsid w:val="008E147F"/>
    <w:pPr>
      <w:spacing w:after="0" w:line="240" w:lineRule="auto"/>
    </w:pPr>
    <w:rPr>
      <w:rFonts w:ascii="Times New Roman" w:hAnsi="Times New Roman"/>
      <w:sz w:val="20"/>
      <w:szCs w:val="20"/>
    </w:rPr>
  </w:style>
  <w:style w:type="character" w:customStyle="1" w:styleId="BodyTextChar">
    <w:name w:val="Body Text Char"/>
    <w:link w:val="BodyText"/>
    <w:uiPriority w:val="99"/>
    <w:semiHidden/>
    <w:locked/>
    <w:rsid w:val="008E147F"/>
    <w:rPr>
      <w:rFonts w:ascii="Times New Roman" w:hAnsi="Times New Roman" w:cs="Times New Roman"/>
      <w:sz w:val="20"/>
    </w:rPr>
  </w:style>
  <w:style w:type="paragraph" w:styleId="ListParagraph">
    <w:name w:val="List Paragraph"/>
    <w:basedOn w:val="Normal"/>
    <w:uiPriority w:val="34"/>
    <w:qFormat/>
    <w:rsid w:val="002F46C1"/>
    <w:pPr>
      <w:ind w:left="720"/>
      <w:contextualSpacing/>
    </w:pPr>
  </w:style>
  <w:style w:type="paragraph" w:styleId="TOCHeading">
    <w:name w:val="TOC Heading"/>
    <w:basedOn w:val="Heading1"/>
    <w:next w:val="Normal"/>
    <w:uiPriority w:val="99"/>
    <w:qFormat/>
    <w:rsid w:val="00FF17B5"/>
    <w:pPr>
      <w:numPr>
        <w:numId w:val="0"/>
      </w:numPr>
      <w:outlineLvl w:val="9"/>
    </w:pPr>
    <w:rPr>
      <w:color w:val="365F91"/>
      <w:lang w:eastAsia="ja-JP"/>
    </w:rPr>
  </w:style>
  <w:style w:type="paragraph" w:styleId="TOC1">
    <w:name w:val="toc 1"/>
    <w:basedOn w:val="Normal"/>
    <w:next w:val="Normal"/>
    <w:autoRedefine/>
    <w:uiPriority w:val="39"/>
    <w:rsid w:val="00FF17B5"/>
    <w:pPr>
      <w:spacing w:after="100"/>
    </w:pPr>
  </w:style>
  <w:style w:type="paragraph" w:styleId="TOC2">
    <w:name w:val="toc 2"/>
    <w:basedOn w:val="Normal"/>
    <w:next w:val="Normal"/>
    <w:autoRedefine/>
    <w:uiPriority w:val="39"/>
    <w:rsid w:val="00FF17B5"/>
    <w:pPr>
      <w:spacing w:after="100"/>
      <w:ind w:left="220"/>
    </w:pPr>
  </w:style>
  <w:style w:type="paragraph" w:styleId="TOC3">
    <w:name w:val="toc 3"/>
    <w:basedOn w:val="Normal"/>
    <w:next w:val="Normal"/>
    <w:autoRedefine/>
    <w:uiPriority w:val="39"/>
    <w:rsid w:val="00FF17B5"/>
    <w:pPr>
      <w:spacing w:after="100"/>
      <w:ind w:left="440"/>
    </w:pPr>
  </w:style>
  <w:style w:type="character" w:styleId="Hyperlink">
    <w:name w:val="Hyperlink"/>
    <w:uiPriority w:val="99"/>
    <w:rsid w:val="00FF17B5"/>
    <w:rPr>
      <w:rFonts w:cs="Times New Roman"/>
      <w:color w:val="0000FF"/>
      <w:u w:val="single"/>
    </w:rPr>
  </w:style>
  <w:style w:type="paragraph" w:styleId="BalloonText">
    <w:name w:val="Balloon Text"/>
    <w:basedOn w:val="Normal"/>
    <w:link w:val="BalloonTextChar"/>
    <w:uiPriority w:val="99"/>
    <w:semiHidden/>
    <w:rsid w:val="00FF17B5"/>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FF17B5"/>
    <w:rPr>
      <w:rFonts w:ascii="Tahoma" w:hAnsi="Tahoma" w:cs="Times New Roman"/>
      <w:sz w:val="16"/>
    </w:rPr>
  </w:style>
  <w:style w:type="paragraph" w:styleId="BodyTextIndent">
    <w:name w:val="Body Text Indent"/>
    <w:basedOn w:val="Normal"/>
    <w:link w:val="BodyTextIndentChar"/>
    <w:uiPriority w:val="99"/>
    <w:semiHidden/>
    <w:rsid w:val="001F75DF"/>
    <w:pPr>
      <w:spacing w:after="0" w:line="480" w:lineRule="auto"/>
      <w:ind w:firstLine="720"/>
    </w:pPr>
    <w:rPr>
      <w:rFonts w:ascii="Times New Roman" w:hAnsi="Times New Roman"/>
      <w:sz w:val="20"/>
      <w:szCs w:val="20"/>
    </w:rPr>
  </w:style>
  <w:style w:type="character" w:customStyle="1" w:styleId="BodyTextIndentChar">
    <w:name w:val="Body Text Indent Char"/>
    <w:link w:val="BodyTextIndent"/>
    <w:uiPriority w:val="99"/>
    <w:semiHidden/>
    <w:locked/>
    <w:rsid w:val="001F75DF"/>
    <w:rPr>
      <w:rFonts w:ascii="Times New Roman" w:hAnsi="Times New Roman" w:cs="Times New Roman"/>
      <w:sz w:val="20"/>
    </w:rPr>
  </w:style>
  <w:style w:type="paragraph" w:styleId="NormalWeb">
    <w:name w:val="Normal (Web)"/>
    <w:basedOn w:val="Normal"/>
    <w:uiPriority w:val="99"/>
    <w:semiHidden/>
    <w:rsid w:val="0056483D"/>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rsid w:val="002B2799"/>
    <w:pPr>
      <w:tabs>
        <w:tab w:val="center" w:pos="4680"/>
        <w:tab w:val="right" w:pos="9360"/>
      </w:tabs>
      <w:spacing w:after="0" w:line="240" w:lineRule="auto"/>
    </w:pPr>
    <w:rPr>
      <w:sz w:val="20"/>
      <w:szCs w:val="20"/>
    </w:rPr>
  </w:style>
  <w:style w:type="character" w:customStyle="1" w:styleId="HeaderChar">
    <w:name w:val="Header Char"/>
    <w:link w:val="Header"/>
    <w:uiPriority w:val="99"/>
    <w:locked/>
    <w:rsid w:val="002B2799"/>
    <w:rPr>
      <w:rFonts w:cs="Times New Roman"/>
    </w:rPr>
  </w:style>
  <w:style w:type="paragraph" w:styleId="Footer">
    <w:name w:val="footer"/>
    <w:basedOn w:val="Normal"/>
    <w:link w:val="FooterChar"/>
    <w:uiPriority w:val="99"/>
    <w:rsid w:val="002B2799"/>
    <w:pPr>
      <w:tabs>
        <w:tab w:val="center" w:pos="4680"/>
        <w:tab w:val="right" w:pos="9360"/>
      </w:tabs>
      <w:spacing w:after="0" w:line="240" w:lineRule="auto"/>
    </w:pPr>
    <w:rPr>
      <w:sz w:val="20"/>
      <w:szCs w:val="20"/>
    </w:rPr>
  </w:style>
  <w:style w:type="character" w:customStyle="1" w:styleId="FooterChar">
    <w:name w:val="Footer Char"/>
    <w:link w:val="Footer"/>
    <w:uiPriority w:val="99"/>
    <w:locked/>
    <w:rsid w:val="002B2799"/>
    <w:rPr>
      <w:rFonts w:cs="Times New Roman"/>
    </w:rPr>
  </w:style>
  <w:style w:type="paragraph" w:styleId="Subtitle">
    <w:name w:val="Subtitle"/>
    <w:basedOn w:val="Normal"/>
    <w:next w:val="Normal"/>
    <w:link w:val="SubtitleChar"/>
    <w:uiPriority w:val="99"/>
    <w:qFormat/>
    <w:locked/>
    <w:rsid w:val="00F22113"/>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99"/>
    <w:locked/>
    <w:rsid w:val="00F22113"/>
    <w:rPr>
      <w:rFonts w:ascii="Cambria" w:hAnsi="Cambria" w:cs="Times New Roman"/>
      <w:sz w:val="24"/>
    </w:rPr>
  </w:style>
  <w:style w:type="character" w:customStyle="1" w:styleId="apple-converted-space">
    <w:name w:val="apple-converted-space"/>
    <w:uiPriority w:val="99"/>
    <w:rsid w:val="002B7428"/>
  </w:style>
  <w:style w:type="paragraph" w:customStyle="1" w:styleId="RevHistory">
    <w:name w:val="Rev History"/>
    <w:basedOn w:val="Normal"/>
    <w:next w:val="Normal"/>
    <w:rsid w:val="009D03D4"/>
    <w:pPr>
      <w:spacing w:before="120" w:after="120" w:line="240" w:lineRule="auto"/>
    </w:pPr>
    <w:rPr>
      <w:rFonts w:ascii="Arial" w:eastAsia="Times" w:hAnsi="Arial"/>
      <w:b/>
      <w:sz w:val="32"/>
      <w:szCs w:val="32"/>
    </w:rPr>
  </w:style>
  <w:style w:type="character" w:customStyle="1" w:styleId="apple-style-span">
    <w:name w:val="apple-style-span"/>
    <w:rsid w:val="00A51524"/>
  </w:style>
  <w:style w:type="paragraph" w:styleId="TOC4">
    <w:name w:val="toc 4"/>
    <w:basedOn w:val="Normal"/>
    <w:next w:val="Normal"/>
    <w:autoRedefine/>
    <w:uiPriority w:val="39"/>
    <w:rsid w:val="00B13E96"/>
    <w:pPr>
      <w:ind w:left="660"/>
    </w:pPr>
  </w:style>
  <w:style w:type="paragraph" w:styleId="TOC5">
    <w:name w:val="toc 5"/>
    <w:basedOn w:val="Normal"/>
    <w:next w:val="Normal"/>
    <w:autoRedefine/>
    <w:uiPriority w:val="39"/>
    <w:rsid w:val="00B13E96"/>
    <w:pPr>
      <w:ind w:left="880"/>
    </w:pPr>
  </w:style>
  <w:style w:type="paragraph" w:styleId="Revision">
    <w:name w:val="Revision"/>
    <w:hidden/>
    <w:uiPriority w:val="99"/>
    <w:semiHidden/>
    <w:rsid w:val="00DE0CA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57181">
      <w:bodyDiv w:val="1"/>
      <w:marLeft w:val="0"/>
      <w:marRight w:val="0"/>
      <w:marTop w:val="0"/>
      <w:marBottom w:val="0"/>
      <w:divBdr>
        <w:top w:val="none" w:sz="0" w:space="0" w:color="auto"/>
        <w:left w:val="none" w:sz="0" w:space="0" w:color="auto"/>
        <w:bottom w:val="none" w:sz="0" w:space="0" w:color="auto"/>
        <w:right w:val="none" w:sz="0" w:space="0" w:color="auto"/>
      </w:divBdr>
      <w:divsChild>
        <w:div w:id="147867483">
          <w:marLeft w:val="792"/>
          <w:marRight w:val="0"/>
          <w:marTop w:val="109"/>
          <w:marBottom w:val="0"/>
          <w:divBdr>
            <w:top w:val="none" w:sz="0" w:space="0" w:color="auto"/>
            <w:left w:val="none" w:sz="0" w:space="0" w:color="auto"/>
            <w:bottom w:val="none" w:sz="0" w:space="0" w:color="auto"/>
            <w:right w:val="none" w:sz="0" w:space="0" w:color="auto"/>
          </w:divBdr>
        </w:div>
        <w:div w:id="1577207303">
          <w:marLeft w:val="1339"/>
          <w:marRight w:val="0"/>
          <w:marTop w:val="88"/>
          <w:marBottom w:val="0"/>
          <w:divBdr>
            <w:top w:val="none" w:sz="0" w:space="0" w:color="auto"/>
            <w:left w:val="none" w:sz="0" w:space="0" w:color="auto"/>
            <w:bottom w:val="none" w:sz="0" w:space="0" w:color="auto"/>
            <w:right w:val="none" w:sz="0" w:space="0" w:color="auto"/>
          </w:divBdr>
        </w:div>
        <w:div w:id="1971285222">
          <w:marLeft w:val="792"/>
          <w:marRight w:val="0"/>
          <w:marTop w:val="109"/>
          <w:marBottom w:val="0"/>
          <w:divBdr>
            <w:top w:val="none" w:sz="0" w:space="0" w:color="auto"/>
            <w:left w:val="none" w:sz="0" w:space="0" w:color="auto"/>
            <w:bottom w:val="none" w:sz="0" w:space="0" w:color="auto"/>
            <w:right w:val="none" w:sz="0" w:space="0" w:color="auto"/>
          </w:divBdr>
        </w:div>
        <w:div w:id="1820807968">
          <w:marLeft w:val="1339"/>
          <w:marRight w:val="0"/>
          <w:marTop w:val="88"/>
          <w:marBottom w:val="0"/>
          <w:divBdr>
            <w:top w:val="none" w:sz="0" w:space="0" w:color="auto"/>
            <w:left w:val="none" w:sz="0" w:space="0" w:color="auto"/>
            <w:bottom w:val="none" w:sz="0" w:space="0" w:color="auto"/>
            <w:right w:val="none" w:sz="0" w:space="0" w:color="auto"/>
          </w:divBdr>
        </w:div>
        <w:div w:id="1936937385">
          <w:marLeft w:val="792"/>
          <w:marRight w:val="0"/>
          <w:marTop w:val="109"/>
          <w:marBottom w:val="0"/>
          <w:divBdr>
            <w:top w:val="none" w:sz="0" w:space="0" w:color="auto"/>
            <w:left w:val="none" w:sz="0" w:space="0" w:color="auto"/>
            <w:bottom w:val="none" w:sz="0" w:space="0" w:color="auto"/>
            <w:right w:val="none" w:sz="0" w:space="0" w:color="auto"/>
          </w:divBdr>
        </w:div>
        <w:div w:id="500389759">
          <w:marLeft w:val="1339"/>
          <w:marRight w:val="0"/>
          <w:marTop w:val="88"/>
          <w:marBottom w:val="0"/>
          <w:divBdr>
            <w:top w:val="none" w:sz="0" w:space="0" w:color="auto"/>
            <w:left w:val="none" w:sz="0" w:space="0" w:color="auto"/>
            <w:bottom w:val="none" w:sz="0" w:space="0" w:color="auto"/>
            <w:right w:val="none" w:sz="0" w:space="0" w:color="auto"/>
          </w:divBdr>
        </w:div>
        <w:div w:id="1462960521">
          <w:marLeft w:val="792"/>
          <w:marRight w:val="0"/>
          <w:marTop w:val="109"/>
          <w:marBottom w:val="0"/>
          <w:divBdr>
            <w:top w:val="none" w:sz="0" w:space="0" w:color="auto"/>
            <w:left w:val="none" w:sz="0" w:space="0" w:color="auto"/>
            <w:bottom w:val="none" w:sz="0" w:space="0" w:color="auto"/>
            <w:right w:val="none" w:sz="0" w:space="0" w:color="auto"/>
          </w:divBdr>
        </w:div>
        <w:div w:id="2060862784">
          <w:marLeft w:val="1339"/>
          <w:marRight w:val="0"/>
          <w:marTop w:val="88"/>
          <w:marBottom w:val="0"/>
          <w:divBdr>
            <w:top w:val="none" w:sz="0" w:space="0" w:color="auto"/>
            <w:left w:val="none" w:sz="0" w:space="0" w:color="auto"/>
            <w:bottom w:val="none" w:sz="0" w:space="0" w:color="auto"/>
            <w:right w:val="none" w:sz="0" w:space="0" w:color="auto"/>
          </w:divBdr>
        </w:div>
        <w:div w:id="505511775">
          <w:marLeft w:val="792"/>
          <w:marRight w:val="0"/>
          <w:marTop w:val="109"/>
          <w:marBottom w:val="0"/>
          <w:divBdr>
            <w:top w:val="none" w:sz="0" w:space="0" w:color="auto"/>
            <w:left w:val="none" w:sz="0" w:space="0" w:color="auto"/>
            <w:bottom w:val="none" w:sz="0" w:space="0" w:color="auto"/>
            <w:right w:val="none" w:sz="0" w:space="0" w:color="auto"/>
          </w:divBdr>
        </w:div>
        <w:div w:id="2030835406">
          <w:marLeft w:val="1339"/>
          <w:marRight w:val="0"/>
          <w:marTop w:val="88"/>
          <w:marBottom w:val="0"/>
          <w:divBdr>
            <w:top w:val="none" w:sz="0" w:space="0" w:color="auto"/>
            <w:left w:val="none" w:sz="0" w:space="0" w:color="auto"/>
            <w:bottom w:val="none" w:sz="0" w:space="0" w:color="auto"/>
            <w:right w:val="none" w:sz="0" w:space="0" w:color="auto"/>
          </w:divBdr>
        </w:div>
        <w:div w:id="665473375">
          <w:marLeft w:val="792"/>
          <w:marRight w:val="0"/>
          <w:marTop w:val="109"/>
          <w:marBottom w:val="0"/>
          <w:divBdr>
            <w:top w:val="none" w:sz="0" w:space="0" w:color="auto"/>
            <w:left w:val="none" w:sz="0" w:space="0" w:color="auto"/>
            <w:bottom w:val="none" w:sz="0" w:space="0" w:color="auto"/>
            <w:right w:val="none" w:sz="0" w:space="0" w:color="auto"/>
          </w:divBdr>
        </w:div>
        <w:div w:id="1886016088">
          <w:marLeft w:val="1339"/>
          <w:marRight w:val="0"/>
          <w:marTop w:val="88"/>
          <w:marBottom w:val="0"/>
          <w:divBdr>
            <w:top w:val="none" w:sz="0" w:space="0" w:color="auto"/>
            <w:left w:val="none" w:sz="0" w:space="0" w:color="auto"/>
            <w:bottom w:val="none" w:sz="0" w:space="0" w:color="auto"/>
            <w:right w:val="none" w:sz="0" w:space="0" w:color="auto"/>
          </w:divBdr>
        </w:div>
        <w:div w:id="6488369">
          <w:marLeft w:val="792"/>
          <w:marRight w:val="0"/>
          <w:marTop w:val="109"/>
          <w:marBottom w:val="0"/>
          <w:divBdr>
            <w:top w:val="none" w:sz="0" w:space="0" w:color="auto"/>
            <w:left w:val="none" w:sz="0" w:space="0" w:color="auto"/>
            <w:bottom w:val="none" w:sz="0" w:space="0" w:color="auto"/>
            <w:right w:val="none" w:sz="0" w:space="0" w:color="auto"/>
          </w:divBdr>
        </w:div>
        <w:div w:id="1804998294">
          <w:marLeft w:val="1339"/>
          <w:marRight w:val="0"/>
          <w:marTop w:val="88"/>
          <w:marBottom w:val="0"/>
          <w:divBdr>
            <w:top w:val="none" w:sz="0" w:space="0" w:color="auto"/>
            <w:left w:val="none" w:sz="0" w:space="0" w:color="auto"/>
            <w:bottom w:val="none" w:sz="0" w:space="0" w:color="auto"/>
            <w:right w:val="none" w:sz="0" w:space="0" w:color="auto"/>
          </w:divBdr>
        </w:div>
      </w:divsChild>
    </w:div>
    <w:div w:id="1807770935">
      <w:marLeft w:val="0"/>
      <w:marRight w:val="0"/>
      <w:marTop w:val="0"/>
      <w:marBottom w:val="0"/>
      <w:divBdr>
        <w:top w:val="none" w:sz="0" w:space="0" w:color="auto"/>
        <w:left w:val="none" w:sz="0" w:space="0" w:color="auto"/>
        <w:bottom w:val="none" w:sz="0" w:space="0" w:color="auto"/>
        <w:right w:val="none" w:sz="0" w:space="0" w:color="auto"/>
      </w:divBdr>
    </w:div>
    <w:div w:id="193065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1DE1F-D6A0-42ED-A653-8A3C1B986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64</Pages>
  <Words>10175</Words>
  <Characters>58003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Anupama Karumudi</dc:creator>
  <cp:keywords/>
  <dc:description/>
  <cp:lastModifiedBy>Veekija</cp:lastModifiedBy>
  <cp:revision>709</cp:revision>
  <cp:lastPrinted>2013-01-30T15:06:00Z</cp:lastPrinted>
  <dcterms:created xsi:type="dcterms:W3CDTF">2013-01-21T17:12:00Z</dcterms:created>
  <dcterms:modified xsi:type="dcterms:W3CDTF">2013-04-27T22:05:00Z</dcterms:modified>
</cp:coreProperties>
</file>