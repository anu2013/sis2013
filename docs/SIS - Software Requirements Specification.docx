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2-19T21:15:00Z">
        <w:r w:rsidR="00425F65">
          <w:rPr>
            <w:sz w:val="36"/>
          </w:rPr>
          <w:t>5</w:t>
        </w:r>
      </w:ins>
      <w:del w:id="1" w:author="Veekija" w:date="2013-02-19T21:15:00Z">
        <w:r w:rsidR="000A6073" w:rsidDel="00425F65">
          <w:rPr>
            <w:sz w:val="36"/>
          </w:rPr>
          <w:delText>4</w:delText>
        </w:r>
      </w:del>
    </w:p>
    <w:p w:rsidR="0064245C" w:rsidRDefault="0064245C">
      <w:pPr>
        <w:pStyle w:val="TOCHeading"/>
      </w:pPr>
      <w:r>
        <w:t>Contents</w:t>
      </w:r>
    </w:p>
    <w:p w:rsidR="00F277CF" w:rsidRPr="00D874AD" w:rsidRDefault="0064245C">
      <w:pPr>
        <w:pStyle w:val="TOC1"/>
        <w:tabs>
          <w:tab w:val="left" w:pos="440"/>
          <w:tab w:val="right" w:leader="dot" w:pos="9350"/>
        </w:tabs>
        <w:rPr>
          <w:rFonts w:eastAsia="Times New Roman"/>
          <w:noProof/>
        </w:rPr>
      </w:pPr>
      <w:r>
        <w:fldChar w:fldCharType="begin"/>
      </w:r>
      <w:r>
        <w:instrText xml:space="preserve"> TOC \o "1-3" \h \z \u </w:instrText>
      </w:r>
      <w:r>
        <w:fldChar w:fldCharType="separate"/>
      </w:r>
      <w:hyperlink w:anchor="_Toc347871072" w:history="1">
        <w:r w:rsidR="00F277CF" w:rsidRPr="005C6BE2">
          <w:rPr>
            <w:rStyle w:val="Hyperlink"/>
            <w:noProof/>
          </w:rPr>
          <w:t>1</w:t>
        </w:r>
        <w:r w:rsidR="00F277CF" w:rsidRPr="00D874AD">
          <w:rPr>
            <w:rFonts w:eastAsia="Times New Roman"/>
            <w:noProof/>
          </w:rPr>
          <w:tab/>
        </w:r>
        <w:r w:rsidR="00F277CF" w:rsidRPr="005C6BE2">
          <w:rPr>
            <w:rStyle w:val="Hyperlink"/>
            <w:noProof/>
          </w:rPr>
          <w:t>Revision History</w:t>
        </w:r>
        <w:r w:rsidR="00F277CF">
          <w:rPr>
            <w:noProof/>
            <w:webHidden/>
          </w:rPr>
          <w:tab/>
        </w:r>
        <w:r w:rsidR="00F277CF">
          <w:rPr>
            <w:noProof/>
            <w:webHidden/>
          </w:rPr>
          <w:fldChar w:fldCharType="begin"/>
        </w:r>
        <w:r w:rsidR="00F277CF">
          <w:rPr>
            <w:noProof/>
            <w:webHidden/>
          </w:rPr>
          <w:instrText xml:space="preserve"> PAGEREF _Toc347871072 \h </w:instrText>
        </w:r>
        <w:r w:rsidR="00F277CF">
          <w:rPr>
            <w:noProof/>
            <w:webHidden/>
          </w:rPr>
        </w:r>
        <w:r w:rsidR="00F277CF">
          <w:rPr>
            <w:noProof/>
            <w:webHidden/>
          </w:rPr>
          <w:fldChar w:fldCharType="separate"/>
        </w:r>
        <w:r w:rsidR="00F277CF">
          <w:rPr>
            <w:noProof/>
            <w:webHidden/>
          </w:rPr>
          <w:t>3</w:t>
        </w:r>
        <w:r w:rsidR="00F277CF">
          <w:rPr>
            <w:noProof/>
            <w:webHidden/>
          </w:rPr>
          <w:fldChar w:fldCharType="end"/>
        </w:r>
      </w:hyperlink>
    </w:p>
    <w:p w:rsidR="00F277CF" w:rsidRPr="00D874AD" w:rsidRDefault="00350BA8">
      <w:pPr>
        <w:pStyle w:val="TOC1"/>
        <w:tabs>
          <w:tab w:val="left" w:pos="440"/>
          <w:tab w:val="right" w:leader="dot" w:pos="9350"/>
        </w:tabs>
        <w:rPr>
          <w:rFonts w:eastAsia="Times New Roman"/>
          <w:noProof/>
        </w:rPr>
      </w:pPr>
      <w:hyperlink w:anchor="_Toc347871073" w:history="1">
        <w:r w:rsidR="00F277CF" w:rsidRPr="005C6BE2">
          <w:rPr>
            <w:rStyle w:val="Hyperlink"/>
            <w:noProof/>
          </w:rPr>
          <w:t>2</w:t>
        </w:r>
        <w:r w:rsidR="00F277CF" w:rsidRPr="00D874AD">
          <w:rPr>
            <w:rFonts w:eastAsia="Times New Roman"/>
            <w:noProof/>
          </w:rPr>
          <w:tab/>
        </w:r>
        <w:r w:rsidR="00F277CF" w:rsidRPr="005C6BE2">
          <w:rPr>
            <w:rStyle w:val="Hyperlink"/>
            <w:noProof/>
          </w:rPr>
          <w:t>Purpose</w:t>
        </w:r>
        <w:r w:rsidR="00F277CF">
          <w:rPr>
            <w:noProof/>
            <w:webHidden/>
          </w:rPr>
          <w:tab/>
        </w:r>
        <w:r w:rsidR="00F277CF">
          <w:rPr>
            <w:noProof/>
            <w:webHidden/>
          </w:rPr>
          <w:fldChar w:fldCharType="begin"/>
        </w:r>
        <w:r w:rsidR="00F277CF">
          <w:rPr>
            <w:noProof/>
            <w:webHidden/>
          </w:rPr>
          <w:instrText xml:space="preserve"> PAGEREF _Toc347871073 \h </w:instrText>
        </w:r>
        <w:r w:rsidR="00F277CF">
          <w:rPr>
            <w:noProof/>
            <w:webHidden/>
          </w:rPr>
        </w:r>
        <w:r w:rsidR="00F277CF">
          <w:rPr>
            <w:noProof/>
            <w:webHidden/>
          </w:rPr>
          <w:fldChar w:fldCharType="separate"/>
        </w:r>
        <w:r w:rsidR="00F277CF">
          <w:rPr>
            <w:noProof/>
            <w:webHidden/>
          </w:rPr>
          <w:t>4</w:t>
        </w:r>
        <w:r w:rsidR="00F277CF">
          <w:rPr>
            <w:noProof/>
            <w:webHidden/>
          </w:rPr>
          <w:fldChar w:fldCharType="end"/>
        </w:r>
      </w:hyperlink>
    </w:p>
    <w:p w:rsidR="00F277CF" w:rsidRPr="00D874AD" w:rsidRDefault="00350BA8">
      <w:pPr>
        <w:pStyle w:val="TOC2"/>
        <w:tabs>
          <w:tab w:val="left" w:pos="880"/>
          <w:tab w:val="right" w:leader="dot" w:pos="9350"/>
        </w:tabs>
        <w:rPr>
          <w:rFonts w:eastAsia="Times New Roman"/>
          <w:noProof/>
        </w:rPr>
      </w:pPr>
      <w:hyperlink w:anchor="_Toc347871074" w:history="1">
        <w:r w:rsidR="00F277CF" w:rsidRPr="005C6BE2">
          <w:rPr>
            <w:rStyle w:val="Hyperlink"/>
            <w:noProof/>
          </w:rPr>
          <w:t>2.1</w:t>
        </w:r>
        <w:r w:rsidR="00F277CF" w:rsidRPr="00D874AD">
          <w:rPr>
            <w:rFonts w:eastAsia="Times New Roman"/>
            <w:noProof/>
          </w:rPr>
          <w:tab/>
        </w:r>
        <w:r w:rsidR="00F277CF" w:rsidRPr="005C6BE2">
          <w:rPr>
            <w:rStyle w:val="Hyperlink"/>
            <w:noProof/>
          </w:rPr>
          <w:t>Introduction</w:t>
        </w:r>
        <w:r w:rsidR="00F277CF">
          <w:rPr>
            <w:noProof/>
            <w:webHidden/>
          </w:rPr>
          <w:tab/>
        </w:r>
        <w:r w:rsidR="00F277CF">
          <w:rPr>
            <w:noProof/>
            <w:webHidden/>
          </w:rPr>
          <w:fldChar w:fldCharType="begin"/>
        </w:r>
        <w:r w:rsidR="00F277CF">
          <w:rPr>
            <w:noProof/>
            <w:webHidden/>
          </w:rPr>
          <w:instrText xml:space="preserve"> PAGEREF _Toc347871074 \h </w:instrText>
        </w:r>
        <w:r w:rsidR="00F277CF">
          <w:rPr>
            <w:noProof/>
            <w:webHidden/>
          </w:rPr>
        </w:r>
        <w:r w:rsidR="00F277CF">
          <w:rPr>
            <w:noProof/>
            <w:webHidden/>
          </w:rPr>
          <w:fldChar w:fldCharType="separate"/>
        </w:r>
        <w:r w:rsidR="00F277CF">
          <w:rPr>
            <w:noProof/>
            <w:webHidden/>
          </w:rPr>
          <w:t>4</w:t>
        </w:r>
        <w:r w:rsidR="00F277CF">
          <w:rPr>
            <w:noProof/>
            <w:webHidden/>
          </w:rPr>
          <w:fldChar w:fldCharType="end"/>
        </w:r>
      </w:hyperlink>
    </w:p>
    <w:p w:rsidR="00F277CF" w:rsidRPr="00D874AD" w:rsidRDefault="00350BA8">
      <w:pPr>
        <w:pStyle w:val="TOC2"/>
        <w:tabs>
          <w:tab w:val="left" w:pos="880"/>
          <w:tab w:val="right" w:leader="dot" w:pos="9350"/>
        </w:tabs>
        <w:rPr>
          <w:rFonts w:eastAsia="Times New Roman"/>
          <w:noProof/>
        </w:rPr>
      </w:pPr>
      <w:hyperlink w:anchor="_Toc347871075" w:history="1">
        <w:r w:rsidR="00F277CF" w:rsidRPr="005C6BE2">
          <w:rPr>
            <w:rStyle w:val="Hyperlink"/>
            <w:noProof/>
          </w:rPr>
          <w:t>2.2</w:t>
        </w:r>
        <w:r w:rsidR="00F277CF" w:rsidRPr="00D874AD">
          <w:rPr>
            <w:rFonts w:eastAsia="Times New Roman"/>
            <w:noProof/>
          </w:rPr>
          <w:tab/>
        </w:r>
        <w:r w:rsidR="00F277CF" w:rsidRPr="005C6BE2">
          <w:rPr>
            <w:rStyle w:val="Hyperlink"/>
            <w:noProof/>
          </w:rPr>
          <w:t>Overview</w:t>
        </w:r>
        <w:r w:rsidR="00F277CF">
          <w:rPr>
            <w:noProof/>
            <w:webHidden/>
          </w:rPr>
          <w:tab/>
        </w:r>
        <w:r w:rsidR="00F277CF">
          <w:rPr>
            <w:noProof/>
            <w:webHidden/>
          </w:rPr>
          <w:fldChar w:fldCharType="begin"/>
        </w:r>
        <w:r w:rsidR="00F277CF">
          <w:rPr>
            <w:noProof/>
            <w:webHidden/>
          </w:rPr>
          <w:instrText xml:space="preserve"> PAGEREF _Toc347871075 \h </w:instrText>
        </w:r>
        <w:r w:rsidR="00F277CF">
          <w:rPr>
            <w:noProof/>
            <w:webHidden/>
          </w:rPr>
        </w:r>
        <w:r w:rsidR="00F277CF">
          <w:rPr>
            <w:noProof/>
            <w:webHidden/>
          </w:rPr>
          <w:fldChar w:fldCharType="separate"/>
        </w:r>
        <w:r w:rsidR="00F277CF">
          <w:rPr>
            <w:noProof/>
            <w:webHidden/>
          </w:rPr>
          <w:t>6</w:t>
        </w:r>
        <w:r w:rsidR="00F277CF">
          <w:rPr>
            <w:noProof/>
            <w:webHidden/>
          </w:rPr>
          <w:fldChar w:fldCharType="end"/>
        </w:r>
      </w:hyperlink>
    </w:p>
    <w:p w:rsidR="00F277CF" w:rsidRPr="00D874AD" w:rsidRDefault="00350BA8">
      <w:pPr>
        <w:pStyle w:val="TOC2"/>
        <w:tabs>
          <w:tab w:val="left" w:pos="880"/>
          <w:tab w:val="right" w:leader="dot" w:pos="9350"/>
        </w:tabs>
        <w:rPr>
          <w:rFonts w:eastAsia="Times New Roman"/>
          <w:noProof/>
        </w:rPr>
      </w:pPr>
      <w:hyperlink w:anchor="_Toc347871076" w:history="1">
        <w:r w:rsidR="00F277CF" w:rsidRPr="005C6BE2">
          <w:rPr>
            <w:rStyle w:val="Hyperlink"/>
            <w:noProof/>
          </w:rPr>
          <w:t>2.3</w:t>
        </w:r>
        <w:r w:rsidR="00F277CF" w:rsidRPr="00D874AD">
          <w:rPr>
            <w:rFonts w:eastAsia="Times New Roman"/>
            <w:noProof/>
          </w:rPr>
          <w:tab/>
        </w:r>
        <w:r w:rsidR="00F277CF" w:rsidRPr="005C6BE2">
          <w:rPr>
            <w:rStyle w:val="Hyperlink"/>
            <w:noProof/>
          </w:rPr>
          <w:t>Glossary</w:t>
        </w:r>
        <w:r w:rsidR="00F277CF">
          <w:rPr>
            <w:noProof/>
            <w:webHidden/>
          </w:rPr>
          <w:tab/>
        </w:r>
        <w:r w:rsidR="00F277CF">
          <w:rPr>
            <w:noProof/>
            <w:webHidden/>
          </w:rPr>
          <w:fldChar w:fldCharType="begin"/>
        </w:r>
        <w:r w:rsidR="00F277CF">
          <w:rPr>
            <w:noProof/>
            <w:webHidden/>
          </w:rPr>
          <w:instrText xml:space="preserve"> PAGEREF _Toc347871076 \h </w:instrText>
        </w:r>
        <w:r w:rsidR="00F277CF">
          <w:rPr>
            <w:noProof/>
            <w:webHidden/>
          </w:rPr>
        </w:r>
        <w:r w:rsidR="00F277CF">
          <w:rPr>
            <w:noProof/>
            <w:webHidden/>
          </w:rPr>
          <w:fldChar w:fldCharType="separate"/>
        </w:r>
        <w:r w:rsidR="00F277CF">
          <w:rPr>
            <w:noProof/>
            <w:webHidden/>
          </w:rPr>
          <w:t>8</w:t>
        </w:r>
        <w:r w:rsidR="00F277CF">
          <w:rPr>
            <w:noProof/>
            <w:webHidden/>
          </w:rPr>
          <w:fldChar w:fldCharType="end"/>
        </w:r>
      </w:hyperlink>
    </w:p>
    <w:p w:rsidR="00F277CF" w:rsidRPr="00D874AD" w:rsidRDefault="00350BA8">
      <w:pPr>
        <w:pStyle w:val="TOC1"/>
        <w:tabs>
          <w:tab w:val="left" w:pos="440"/>
          <w:tab w:val="right" w:leader="dot" w:pos="9350"/>
        </w:tabs>
        <w:rPr>
          <w:rFonts w:eastAsia="Times New Roman"/>
          <w:noProof/>
        </w:rPr>
      </w:pPr>
      <w:hyperlink w:anchor="_Toc347871077" w:history="1">
        <w:r w:rsidR="00F277CF" w:rsidRPr="005C6BE2">
          <w:rPr>
            <w:rStyle w:val="Hyperlink"/>
            <w:noProof/>
          </w:rPr>
          <w:t>3</w:t>
        </w:r>
        <w:r w:rsidR="00F277CF" w:rsidRPr="00D874AD">
          <w:rPr>
            <w:rFonts w:eastAsia="Times New Roman"/>
            <w:noProof/>
          </w:rPr>
          <w:tab/>
        </w:r>
        <w:r w:rsidR="00F277CF" w:rsidRPr="005C6BE2">
          <w:rPr>
            <w:rStyle w:val="Hyperlink"/>
            <w:noProof/>
          </w:rPr>
          <w:t>Requirements Specification</w:t>
        </w:r>
        <w:r w:rsidR="00F277CF">
          <w:rPr>
            <w:noProof/>
            <w:webHidden/>
          </w:rPr>
          <w:tab/>
        </w:r>
        <w:r w:rsidR="00F277CF">
          <w:rPr>
            <w:noProof/>
            <w:webHidden/>
          </w:rPr>
          <w:fldChar w:fldCharType="begin"/>
        </w:r>
        <w:r w:rsidR="00F277CF">
          <w:rPr>
            <w:noProof/>
            <w:webHidden/>
          </w:rPr>
          <w:instrText xml:space="preserve"> PAGEREF _Toc347871077 \h </w:instrText>
        </w:r>
        <w:r w:rsidR="00F277CF">
          <w:rPr>
            <w:noProof/>
            <w:webHidden/>
          </w:rPr>
        </w:r>
        <w:r w:rsidR="00F277CF">
          <w:rPr>
            <w:noProof/>
            <w:webHidden/>
          </w:rPr>
          <w:fldChar w:fldCharType="separate"/>
        </w:r>
        <w:r w:rsidR="00F277CF">
          <w:rPr>
            <w:noProof/>
            <w:webHidden/>
          </w:rPr>
          <w:t>8</w:t>
        </w:r>
        <w:r w:rsidR="00F277CF">
          <w:rPr>
            <w:noProof/>
            <w:webHidden/>
          </w:rPr>
          <w:fldChar w:fldCharType="end"/>
        </w:r>
      </w:hyperlink>
    </w:p>
    <w:p w:rsidR="00F277CF" w:rsidRPr="00D874AD" w:rsidRDefault="00350BA8">
      <w:pPr>
        <w:pStyle w:val="TOC2"/>
        <w:tabs>
          <w:tab w:val="left" w:pos="880"/>
          <w:tab w:val="right" w:leader="dot" w:pos="9350"/>
        </w:tabs>
        <w:rPr>
          <w:rFonts w:eastAsia="Times New Roman"/>
          <w:noProof/>
        </w:rPr>
      </w:pPr>
      <w:hyperlink w:anchor="_Toc347871078" w:history="1">
        <w:r w:rsidR="00F277CF" w:rsidRPr="005C6BE2">
          <w:rPr>
            <w:rStyle w:val="Hyperlink"/>
            <w:noProof/>
          </w:rPr>
          <w:t>3.1</w:t>
        </w:r>
        <w:r w:rsidR="00F277CF" w:rsidRPr="00D874AD">
          <w:rPr>
            <w:rFonts w:eastAsia="Times New Roman"/>
            <w:noProof/>
          </w:rPr>
          <w:tab/>
        </w:r>
        <w:r w:rsidR="00F277CF" w:rsidRPr="005C6BE2">
          <w:rPr>
            <w:rStyle w:val="Hyperlink"/>
            <w:noProof/>
          </w:rPr>
          <w:t>Functional Requirements</w:t>
        </w:r>
        <w:r w:rsidR="00F277CF">
          <w:rPr>
            <w:noProof/>
            <w:webHidden/>
          </w:rPr>
          <w:tab/>
        </w:r>
        <w:r w:rsidR="00F277CF">
          <w:rPr>
            <w:noProof/>
            <w:webHidden/>
          </w:rPr>
          <w:fldChar w:fldCharType="begin"/>
        </w:r>
        <w:r w:rsidR="00F277CF">
          <w:rPr>
            <w:noProof/>
            <w:webHidden/>
          </w:rPr>
          <w:instrText xml:space="preserve"> PAGEREF _Toc347871078 \h </w:instrText>
        </w:r>
        <w:r w:rsidR="00F277CF">
          <w:rPr>
            <w:noProof/>
            <w:webHidden/>
          </w:rPr>
        </w:r>
        <w:r w:rsidR="00F277CF">
          <w:rPr>
            <w:noProof/>
            <w:webHidden/>
          </w:rPr>
          <w:fldChar w:fldCharType="separate"/>
        </w:r>
        <w:r w:rsidR="00F277CF">
          <w:rPr>
            <w:noProof/>
            <w:webHidden/>
          </w:rPr>
          <w:t>8</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79" w:history="1">
        <w:r w:rsidR="00F277CF" w:rsidRPr="005C6BE2">
          <w:rPr>
            <w:rStyle w:val="Hyperlink"/>
            <w:noProof/>
          </w:rPr>
          <w:t>3.1.1</w:t>
        </w:r>
        <w:r w:rsidR="00F277CF" w:rsidRPr="00D874AD">
          <w:rPr>
            <w:rFonts w:eastAsia="Times New Roman"/>
            <w:noProof/>
          </w:rPr>
          <w:tab/>
        </w:r>
        <w:r w:rsidR="00F277CF" w:rsidRPr="005C6BE2">
          <w:rPr>
            <w:rStyle w:val="Hyperlink"/>
            <w:noProof/>
          </w:rPr>
          <w:t>Access SIS home page</w:t>
        </w:r>
        <w:r w:rsidR="00F277CF">
          <w:rPr>
            <w:noProof/>
            <w:webHidden/>
          </w:rPr>
          <w:tab/>
        </w:r>
        <w:r w:rsidR="00F277CF">
          <w:rPr>
            <w:noProof/>
            <w:webHidden/>
          </w:rPr>
          <w:fldChar w:fldCharType="begin"/>
        </w:r>
        <w:r w:rsidR="00F277CF">
          <w:rPr>
            <w:noProof/>
            <w:webHidden/>
          </w:rPr>
          <w:instrText xml:space="preserve"> PAGEREF _Toc347871079 \h </w:instrText>
        </w:r>
        <w:r w:rsidR="00F277CF">
          <w:rPr>
            <w:noProof/>
            <w:webHidden/>
          </w:rPr>
        </w:r>
        <w:r w:rsidR="00F277CF">
          <w:rPr>
            <w:noProof/>
            <w:webHidden/>
          </w:rPr>
          <w:fldChar w:fldCharType="separate"/>
        </w:r>
        <w:r w:rsidR="00F277CF">
          <w:rPr>
            <w:noProof/>
            <w:webHidden/>
          </w:rPr>
          <w:t>8</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0" w:history="1">
        <w:r w:rsidR="00F277CF" w:rsidRPr="005C6BE2">
          <w:rPr>
            <w:rStyle w:val="Hyperlink"/>
            <w:noProof/>
          </w:rPr>
          <w:t>3.1.2</w:t>
        </w:r>
        <w:r w:rsidR="00F277CF" w:rsidRPr="00D874AD">
          <w:rPr>
            <w:rFonts w:eastAsia="Times New Roman"/>
            <w:noProof/>
          </w:rPr>
          <w:tab/>
        </w:r>
        <w:r w:rsidR="00F277CF" w:rsidRPr="005C6BE2">
          <w:rPr>
            <w:rStyle w:val="Hyperlink"/>
            <w:noProof/>
          </w:rPr>
          <w:t>Login</w:t>
        </w:r>
        <w:r w:rsidR="00F277CF">
          <w:rPr>
            <w:noProof/>
            <w:webHidden/>
          </w:rPr>
          <w:tab/>
        </w:r>
        <w:r w:rsidR="00F277CF">
          <w:rPr>
            <w:noProof/>
            <w:webHidden/>
          </w:rPr>
          <w:fldChar w:fldCharType="begin"/>
        </w:r>
        <w:r w:rsidR="00F277CF">
          <w:rPr>
            <w:noProof/>
            <w:webHidden/>
          </w:rPr>
          <w:instrText xml:space="preserve"> PAGEREF _Toc347871080 \h </w:instrText>
        </w:r>
        <w:r w:rsidR="00F277CF">
          <w:rPr>
            <w:noProof/>
            <w:webHidden/>
          </w:rPr>
        </w:r>
        <w:r w:rsidR="00F277CF">
          <w:rPr>
            <w:noProof/>
            <w:webHidden/>
          </w:rPr>
          <w:fldChar w:fldCharType="separate"/>
        </w:r>
        <w:r w:rsidR="00F277CF">
          <w:rPr>
            <w:noProof/>
            <w:webHidden/>
          </w:rPr>
          <w:t>9</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1" w:history="1">
        <w:r w:rsidR="00F277CF" w:rsidRPr="005C6BE2">
          <w:rPr>
            <w:rStyle w:val="Hyperlink"/>
            <w:noProof/>
          </w:rPr>
          <w:t>3.1.3</w:t>
        </w:r>
        <w:r w:rsidR="00F277CF" w:rsidRPr="00D874AD">
          <w:rPr>
            <w:rFonts w:eastAsia="Times New Roman"/>
            <w:noProof/>
          </w:rPr>
          <w:tab/>
        </w:r>
        <w:r w:rsidR="00F277CF" w:rsidRPr="005C6BE2">
          <w:rPr>
            <w:rStyle w:val="Hyperlink"/>
            <w:noProof/>
          </w:rPr>
          <w:t>Logout</w:t>
        </w:r>
        <w:r w:rsidR="00F277CF">
          <w:rPr>
            <w:noProof/>
            <w:webHidden/>
          </w:rPr>
          <w:tab/>
        </w:r>
        <w:r w:rsidR="00F277CF">
          <w:rPr>
            <w:noProof/>
            <w:webHidden/>
          </w:rPr>
          <w:fldChar w:fldCharType="begin"/>
        </w:r>
        <w:r w:rsidR="00F277CF">
          <w:rPr>
            <w:noProof/>
            <w:webHidden/>
          </w:rPr>
          <w:instrText xml:space="preserve"> PAGEREF _Toc347871081 \h </w:instrText>
        </w:r>
        <w:r w:rsidR="00F277CF">
          <w:rPr>
            <w:noProof/>
            <w:webHidden/>
          </w:rPr>
        </w:r>
        <w:r w:rsidR="00F277CF">
          <w:rPr>
            <w:noProof/>
            <w:webHidden/>
          </w:rPr>
          <w:fldChar w:fldCharType="separate"/>
        </w:r>
        <w:r w:rsidR="00F277CF">
          <w:rPr>
            <w:noProof/>
            <w:webHidden/>
          </w:rPr>
          <w:t>9</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2" w:history="1">
        <w:r w:rsidR="00F277CF" w:rsidRPr="005C6BE2">
          <w:rPr>
            <w:rStyle w:val="Hyperlink"/>
            <w:noProof/>
          </w:rPr>
          <w:t>3.1.4</w:t>
        </w:r>
        <w:r w:rsidR="00F277CF" w:rsidRPr="00D874AD">
          <w:rPr>
            <w:rFonts w:eastAsia="Times New Roman"/>
            <w:noProof/>
          </w:rPr>
          <w:tab/>
        </w:r>
        <w:r w:rsidR="00F277CF" w:rsidRPr="005C6BE2">
          <w:rPr>
            <w:rStyle w:val="Hyperlink"/>
            <w:noProof/>
          </w:rPr>
          <w:t>Update Profile</w:t>
        </w:r>
        <w:r w:rsidR="00F277CF">
          <w:rPr>
            <w:noProof/>
            <w:webHidden/>
          </w:rPr>
          <w:tab/>
        </w:r>
        <w:r w:rsidR="00F277CF">
          <w:rPr>
            <w:noProof/>
            <w:webHidden/>
          </w:rPr>
          <w:fldChar w:fldCharType="begin"/>
        </w:r>
        <w:r w:rsidR="00F277CF">
          <w:rPr>
            <w:noProof/>
            <w:webHidden/>
          </w:rPr>
          <w:instrText xml:space="preserve"> PAGEREF _Toc347871082 \h </w:instrText>
        </w:r>
        <w:r w:rsidR="00F277CF">
          <w:rPr>
            <w:noProof/>
            <w:webHidden/>
          </w:rPr>
        </w:r>
        <w:r w:rsidR="00F277CF">
          <w:rPr>
            <w:noProof/>
            <w:webHidden/>
          </w:rPr>
          <w:fldChar w:fldCharType="separate"/>
        </w:r>
        <w:r w:rsidR="00F277CF">
          <w:rPr>
            <w:noProof/>
            <w:webHidden/>
          </w:rPr>
          <w:t>10</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3" w:history="1">
        <w:r w:rsidR="00F277CF" w:rsidRPr="005C6BE2">
          <w:rPr>
            <w:rStyle w:val="Hyperlink"/>
            <w:noProof/>
          </w:rPr>
          <w:t>3.1.5</w:t>
        </w:r>
        <w:r w:rsidR="00F277CF" w:rsidRPr="00D874AD">
          <w:rPr>
            <w:rFonts w:eastAsia="Times New Roman"/>
            <w:noProof/>
          </w:rPr>
          <w:tab/>
        </w:r>
        <w:r w:rsidR="00F277CF" w:rsidRPr="005C6BE2">
          <w:rPr>
            <w:rStyle w:val="Hyperlink"/>
            <w:noProof/>
          </w:rPr>
          <w:t>View attendance</w:t>
        </w:r>
        <w:r w:rsidR="00F277CF">
          <w:rPr>
            <w:noProof/>
            <w:webHidden/>
          </w:rPr>
          <w:tab/>
        </w:r>
        <w:r w:rsidR="00F277CF">
          <w:rPr>
            <w:noProof/>
            <w:webHidden/>
          </w:rPr>
          <w:fldChar w:fldCharType="begin"/>
        </w:r>
        <w:r w:rsidR="00F277CF">
          <w:rPr>
            <w:noProof/>
            <w:webHidden/>
          </w:rPr>
          <w:instrText xml:space="preserve"> PAGEREF _Toc347871083 \h </w:instrText>
        </w:r>
        <w:r w:rsidR="00F277CF">
          <w:rPr>
            <w:noProof/>
            <w:webHidden/>
          </w:rPr>
        </w:r>
        <w:r w:rsidR="00F277CF">
          <w:rPr>
            <w:noProof/>
            <w:webHidden/>
          </w:rPr>
          <w:fldChar w:fldCharType="separate"/>
        </w:r>
        <w:r w:rsidR="00F277CF">
          <w:rPr>
            <w:noProof/>
            <w:webHidden/>
          </w:rPr>
          <w:t>10</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4" w:history="1">
        <w:r w:rsidR="00F277CF" w:rsidRPr="005C6BE2">
          <w:rPr>
            <w:rStyle w:val="Hyperlink"/>
            <w:noProof/>
          </w:rPr>
          <w:t>3.1.6</w:t>
        </w:r>
        <w:r w:rsidR="00F277CF" w:rsidRPr="00D874AD">
          <w:rPr>
            <w:rFonts w:eastAsia="Times New Roman"/>
            <w:noProof/>
          </w:rPr>
          <w:tab/>
        </w:r>
        <w:r w:rsidR="00F277CF" w:rsidRPr="005C6BE2">
          <w:rPr>
            <w:rStyle w:val="Hyperlink"/>
            <w:noProof/>
          </w:rPr>
          <w:t>Update attendance</w:t>
        </w:r>
        <w:r w:rsidR="00F277CF">
          <w:rPr>
            <w:noProof/>
            <w:webHidden/>
          </w:rPr>
          <w:tab/>
        </w:r>
        <w:r w:rsidR="00F277CF">
          <w:rPr>
            <w:noProof/>
            <w:webHidden/>
          </w:rPr>
          <w:fldChar w:fldCharType="begin"/>
        </w:r>
        <w:r w:rsidR="00F277CF">
          <w:rPr>
            <w:noProof/>
            <w:webHidden/>
          </w:rPr>
          <w:instrText xml:space="preserve"> PAGEREF _Toc347871084 \h </w:instrText>
        </w:r>
        <w:r w:rsidR="00F277CF">
          <w:rPr>
            <w:noProof/>
            <w:webHidden/>
          </w:rPr>
        </w:r>
        <w:r w:rsidR="00F277CF">
          <w:rPr>
            <w:noProof/>
            <w:webHidden/>
          </w:rPr>
          <w:fldChar w:fldCharType="separate"/>
        </w:r>
        <w:r w:rsidR="00F277CF">
          <w:rPr>
            <w:noProof/>
            <w:webHidden/>
          </w:rPr>
          <w:t>11</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5" w:history="1">
        <w:r w:rsidR="00F277CF" w:rsidRPr="005C6BE2">
          <w:rPr>
            <w:rStyle w:val="Hyperlink"/>
            <w:noProof/>
          </w:rPr>
          <w:t>3.1.7</w:t>
        </w:r>
        <w:r w:rsidR="00F277CF" w:rsidRPr="00D874AD">
          <w:rPr>
            <w:rFonts w:eastAsia="Times New Roman"/>
            <w:noProof/>
          </w:rPr>
          <w:tab/>
        </w:r>
        <w:r w:rsidR="00F277CF" w:rsidRPr="005C6BE2">
          <w:rPr>
            <w:rStyle w:val="Hyperlink"/>
            <w:noProof/>
          </w:rPr>
          <w:t>View progress</w:t>
        </w:r>
        <w:r w:rsidR="00F277CF">
          <w:rPr>
            <w:noProof/>
            <w:webHidden/>
          </w:rPr>
          <w:tab/>
        </w:r>
        <w:r w:rsidR="00F277CF">
          <w:rPr>
            <w:noProof/>
            <w:webHidden/>
          </w:rPr>
          <w:fldChar w:fldCharType="begin"/>
        </w:r>
        <w:r w:rsidR="00F277CF">
          <w:rPr>
            <w:noProof/>
            <w:webHidden/>
          </w:rPr>
          <w:instrText xml:space="preserve"> PAGEREF _Toc347871085 \h </w:instrText>
        </w:r>
        <w:r w:rsidR="00F277CF">
          <w:rPr>
            <w:noProof/>
            <w:webHidden/>
          </w:rPr>
        </w:r>
        <w:r w:rsidR="00F277CF">
          <w:rPr>
            <w:noProof/>
            <w:webHidden/>
          </w:rPr>
          <w:fldChar w:fldCharType="separate"/>
        </w:r>
        <w:r w:rsidR="00F277CF">
          <w:rPr>
            <w:noProof/>
            <w:webHidden/>
          </w:rPr>
          <w:t>11</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6" w:history="1">
        <w:r w:rsidR="00F277CF" w:rsidRPr="005C6BE2">
          <w:rPr>
            <w:rStyle w:val="Hyperlink"/>
            <w:noProof/>
          </w:rPr>
          <w:t>3.1.8</w:t>
        </w:r>
        <w:r w:rsidR="00F277CF" w:rsidRPr="00D874AD">
          <w:rPr>
            <w:rFonts w:eastAsia="Times New Roman"/>
            <w:noProof/>
          </w:rPr>
          <w:tab/>
        </w:r>
        <w:r w:rsidR="00F277CF" w:rsidRPr="005C6BE2">
          <w:rPr>
            <w:rStyle w:val="Hyperlink"/>
            <w:noProof/>
          </w:rPr>
          <w:t>Update progress</w:t>
        </w:r>
        <w:r w:rsidR="00F277CF">
          <w:rPr>
            <w:noProof/>
            <w:webHidden/>
          </w:rPr>
          <w:tab/>
        </w:r>
        <w:r w:rsidR="00F277CF">
          <w:rPr>
            <w:noProof/>
            <w:webHidden/>
          </w:rPr>
          <w:fldChar w:fldCharType="begin"/>
        </w:r>
        <w:r w:rsidR="00F277CF">
          <w:rPr>
            <w:noProof/>
            <w:webHidden/>
          </w:rPr>
          <w:instrText xml:space="preserve"> PAGEREF _Toc347871086 \h </w:instrText>
        </w:r>
        <w:r w:rsidR="00F277CF">
          <w:rPr>
            <w:noProof/>
            <w:webHidden/>
          </w:rPr>
        </w:r>
        <w:r w:rsidR="00F277CF">
          <w:rPr>
            <w:noProof/>
            <w:webHidden/>
          </w:rPr>
          <w:fldChar w:fldCharType="separate"/>
        </w:r>
        <w:r w:rsidR="00F277CF">
          <w:rPr>
            <w:noProof/>
            <w:webHidden/>
          </w:rPr>
          <w:t>12</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7" w:history="1">
        <w:r w:rsidR="00F277CF" w:rsidRPr="005C6BE2">
          <w:rPr>
            <w:rStyle w:val="Hyperlink"/>
            <w:noProof/>
          </w:rPr>
          <w:t>3.1.9</w:t>
        </w:r>
        <w:r w:rsidR="00F277CF" w:rsidRPr="00D874AD">
          <w:rPr>
            <w:rFonts w:eastAsia="Times New Roman"/>
            <w:noProof/>
          </w:rPr>
          <w:tab/>
        </w:r>
        <w:r w:rsidR="00F277CF" w:rsidRPr="005C6BE2">
          <w:rPr>
            <w:rStyle w:val="Hyperlink"/>
            <w:noProof/>
          </w:rPr>
          <w:t>View grades</w:t>
        </w:r>
        <w:r w:rsidR="00F277CF">
          <w:rPr>
            <w:noProof/>
            <w:webHidden/>
          </w:rPr>
          <w:tab/>
        </w:r>
        <w:r w:rsidR="00F277CF">
          <w:rPr>
            <w:noProof/>
            <w:webHidden/>
          </w:rPr>
          <w:fldChar w:fldCharType="begin"/>
        </w:r>
        <w:r w:rsidR="00F277CF">
          <w:rPr>
            <w:noProof/>
            <w:webHidden/>
          </w:rPr>
          <w:instrText xml:space="preserve"> PAGEREF _Toc347871087 \h </w:instrText>
        </w:r>
        <w:r w:rsidR="00F277CF">
          <w:rPr>
            <w:noProof/>
            <w:webHidden/>
          </w:rPr>
        </w:r>
        <w:r w:rsidR="00F277CF">
          <w:rPr>
            <w:noProof/>
            <w:webHidden/>
          </w:rPr>
          <w:fldChar w:fldCharType="separate"/>
        </w:r>
        <w:r w:rsidR="00F277CF">
          <w:rPr>
            <w:noProof/>
            <w:webHidden/>
          </w:rPr>
          <w:t>12</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8" w:history="1">
        <w:r w:rsidR="00F277CF" w:rsidRPr="005C6BE2">
          <w:rPr>
            <w:rStyle w:val="Hyperlink"/>
            <w:noProof/>
          </w:rPr>
          <w:t>3.1.10</w:t>
        </w:r>
        <w:r w:rsidR="00F277CF" w:rsidRPr="00D874AD">
          <w:rPr>
            <w:rFonts w:eastAsia="Times New Roman"/>
            <w:noProof/>
          </w:rPr>
          <w:tab/>
        </w:r>
        <w:r w:rsidR="00F277CF" w:rsidRPr="005C6BE2">
          <w:rPr>
            <w:rStyle w:val="Hyperlink"/>
            <w:noProof/>
          </w:rPr>
          <w:t>Update grades</w:t>
        </w:r>
        <w:r w:rsidR="00F277CF">
          <w:rPr>
            <w:noProof/>
            <w:webHidden/>
          </w:rPr>
          <w:tab/>
        </w:r>
        <w:r w:rsidR="00F277CF">
          <w:rPr>
            <w:noProof/>
            <w:webHidden/>
          </w:rPr>
          <w:fldChar w:fldCharType="begin"/>
        </w:r>
        <w:r w:rsidR="00F277CF">
          <w:rPr>
            <w:noProof/>
            <w:webHidden/>
          </w:rPr>
          <w:instrText xml:space="preserve"> PAGEREF _Toc347871088 \h </w:instrText>
        </w:r>
        <w:r w:rsidR="00F277CF">
          <w:rPr>
            <w:noProof/>
            <w:webHidden/>
          </w:rPr>
        </w:r>
        <w:r w:rsidR="00F277CF">
          <w:rPr>
            <w:noProof/>
            <w:webHidden/>
          </w:rPr>
          <w:fldChar w:fldCharType="separate"/>
        </w:r>
        <w:r w:rsidR="00F277CF">
          <w:rPr>
            <w:noProof/>
            <w:webHidden/>
          </w:rPr>
          <w:t>13</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89" w:history="1">
        <w:r w:rsidR="00F277CF" w:rsidRPr="005C6BE2">
          <w:rPr>
            <w:rStyle w:val="Hyperlink"/>
            <w:noProof/>
          </w:rPr>
          <w:t>3.1.11</w:t>
        </w:r>
        <w:r w:rsidR="00F277CF" w:rsidRPr="00D874AD">
          <w:rPr>
            <w:rFonts w:eastAsia="Times New Roman"/>
            <w:noProof/>
          </w:rPr>
          <w:tab/>
        </w:r>
        <w:r w:rsidR="00F277CF" w:rsidRPr="005C6BE2">
          <w:rPr>
            <w:rStyle w:val="Hyperlink"/>
            <w:noProof/>
          </w:rPr>
          <w:t>View message center</w:t>
        </w:r>
        <w:r w:rsidR="00F277CF">
          <w:rPr>
            <w:noProof/>
            <w:webHidden/>
          </w:rPr>
          <w:tab/>
        </w:r>
        <w:r w:rsidR="00F277CF">
          <w:rPr>
            <w:noProof/>
            <w:webHidden/>
          </w:rPr>
          <w:fldChar w:fldCharType="begin"/>
        </w:r>
        <w:r w:rsidR="00F277CF">
          <w:rPr>
            <w:noProof/>
            <w:webHidden/>
          </w:rPr>
          <w:instrText xml:space="preserve"> PAGEREF _Toc347871089 \h </w:instrText>
        </w:r>
        <w:r w:rsidR="00F277CF">
          <w:rPr>
            <w:noProof/>
            <w:webHidden/>
          </w:rPr>
        </w:r>
        <w:r w:rsidR="00F277CF">
          <w:rPr>
            <w:noProof/>
            <w:webHidden/>
          </w:rPr>
          <w:fldChar w:fldCharType="separate"/>
        </w:r>
        <w:r w:rsidR="00F277CF">
          <w:rPr>
            <w:noProof/>
            <w:webHidden/>
          </w:rPr>
          <w:t>14</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0" w:history="1">
        <w:r w:rsidR="00F277CF" w:rsidRPr="005C6BE2">
          <w:rPr>
            <w:rStyle w:val="Hyperlink"/>
            <w:noProof/>
          </w:rPr>
          <w:t>3.1.12</w:t>
        </w:r>
        <w:r w:rsidR="00F277CF" w:rsidRPr="00D874AD">
          <w:rPr>
            <w:rFonts w:eastAsia="Times New Roman"/>
            <w:noProof/>
          </w:rPr>
          <w:tab/>
        </w:r>
        <w:r w:rsidR="00F277CF" w:rsidRPr="005C6BE2">
          <w:rPr>
            <w:rStyle w:val="Hyperlink"/>
            <w:noProof/>
          </w:rPr>
          <w:t>Communicate with the other users through the message center</w:t>
        </w:r>
        <w:r w:rsidR="00F277CF">
          <w:rPr>
            <w:noProof/>
            <w:webHidden/>
          </w:rPr>
          <w:tab/>
        </w:r>
        <w:r w:rsidR="00F277CF">
          <w:rPr>
            <w:noProof/>
            <w:webHidden/>
          </w:rPr>
          <w:fldChar w:fldCharType="begin"/>
        </w:r>
        <w:r w:rsidR="00F277CF">
          <w:rPr>
            <w:noProof/>
            <w:webHidden/>
          </w:rPr>
          <w:instrText xml:space="preserve"> PAGEREF _Toc347871090 \h </w:instrText>
        </w:r>
        <w:r w:rsidR="00F277CF">
          <w:rPr>
            <w:noProof/>
            <w:webHidden/>
          </w:rPr>
        </w:r>
        <w:r w:rsidR="00F277CF">
          <w:rPr>
            <w:noProof/>
            <w:webHidden/>
          </w:rPr>
          <w:fldChar w:fldCharType="separate"/>
        </w:r>
        <w:r w:rsidR="00F277CF">
          <w:rPr>
            <w:noProof/>
            <w:webHidden/>
          </w:rPr>
          <w:t>14</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1" w:history="1">
        <w:r w:rsidR="00F277CF" w:rsidRPr="005C6BE2">
          <w:rPr>
            <w:rStyle w:val="Hyperlink"/>
            <w:noProof/>
          </w:rPr>
          <w:t>3.1.13</w:t>
        </w:r>
        <w:r w:rsidR="00F277CF" w:rsidRPr="00D874AD">
          <w:rPr>
            <w:rFonts w:eastAsia="Times New Roman"/>
            <w:noProof/>
          </w:rPr>
          <w:tab/>
        </w:r>
        <w:r w:rsidR="00F277CF" w:rsidRPr="005C6BE2">
          <w:rPr>
            <w:rStyle w:val="Hyperlink"/>
            <w:noProof/>
          </w:rPr>
          <w:t>Set objectives to IEP student</w:t>
        </w:r>
        <w:r w:rsidR="00F277CF">
          <w:rPr>
            <w:noProof/>
            <w:webHidden/>
          </w:rPr>
          <w:tab/>
        </w:r>
        <w:r w:rsidR="00F277CF">
          <w:rPr>
            <w:noProof/>
            <w:webHidden/>
          </w:rPr>
          <w:fldChar w:fldCharType="begin"/>
        </w:r>
        <w:r w:rsidR="00F277CF">
          <w:rPr>
            <w:noProof/>
            <w:webHidden/>
          </w:rPr>
          <w:instrText xml:space="preserve"> PAGEREF _Toc347871091 \h </w:instrText>
        </w:r>
        <w:r w:rsidR="00F277CF">
          <w:rPr>
            <w:noProof/>
            <w:webHidden/>
          </w:rPr>
        </w:r>
        <w:r w:rsidR="00F277CF">
          <w:rPr>
            <w:noProof/>
            <w:webHidden/>
          </w:rPr>
          <w:fldChar w:fldCharType="separate"/>
        </w:r>
        <w:r w:rsidR="00F277CF">
          <w:rPr>
            <w:noProof/>
            <w:webHidden/>
          </w:rPr>
          <w:t>15</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2" w:history="1">
        <w:r w:rsidR="00F277CF" w:rsidRPr="005C6BE2">
          <w:rPr>
            <w:rStyle w:val="Hyperlink"/>
            <w:noProof/>
          </w:rPr>
          <w:t>3.1.14</w:t>
        </w:r>
        <w:r w:rsidR="00F277CF" w:rsidRPr="00D874AD">
          <w:rPr>
            <w:rFonts w:eastAsia="Times New Roman"/>
            <w:noProof/>
          </w:rPr>
          <w:tab/>
        </w:r>
        <w:r w:rsidR="00F277CF" w:rsidRPr="005C6BE2">
          <w:rPr>
            <w:rStyle w:val="Hyperlink"/>
            <w:noProof/>
          </w:rPr>
          <w:t>View IEP student progress</w:t>
        </w:r>
        <w:r w:rsidR="00F277CF">
          <w:rPr>
            <w:noProof/>
            <w:webHidden/>
          </w:rPr>
          <w:tab/>
        </w:r>
        <w:r w:rsidR="00F277CF">
          <w:rPr>
            <w:noProof/>
            <w:webHidden/>
          </w:rPr>
          <w:fldChar w:fldCharType="begin"/>
        </w:r>
        <w:r w:rsidR="00F277CF">
          <w:rPr>
            <w:noProof/>
            <w:webHidden/>
          </w:rPr>
          <w:instrText xml:space="preserve"> PAGEREF _Toc347871092 \h </w:instrText>
        </w:r>
        <w:r w:rsidR="00F277CF">
          <w:rPr>
            <w:noProof/>
            <w:webHidden/>
          </w:rPr>
        </w:r>
        <w:r w:rsidR="00F277CF">
          <w:rPr>
            <w:noProof/>
            <w:webHidden/>
          </w:rPr>
          <w:fldChar w:fldCharType="separate"/>
        </w:r>
        <w:r w:rsidR="00F277CF">
          <w:rPr>
            <w:noProof/>
            <w:webHidden/>
          </w:rPr>
          <w:t>15</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3" w:history="1">
        <w:r w:rsidR="00F277CF" w:rsidRPr="005C6BE2">
          <w:rPr>
            <w:rStyle w:val="Hyperlink"/>
            <w:noProof/>
          </w:rPr>
          <w:t>3.1.15</w:t>
        </w:r>
        <w:r w:rsidR="00F277CF" w:rsidRPr="00D874AD">
          <w:rPr>
            <w:rFonts w:eastAsia="Times New Roman"/>
            <w:noProof/>
          </w:rPr>
          <w:tab/>
        </w:r>
        <w:r w:rsidR="00F277CF" w:rsidRPr="005C6BE2">
          <w:rPr>
            <w:rStyle w:val="Hyperlink"/>
            <w:noProof/>
          </w:rPr>
          <w:t>Update IEP student progress</w:t>
        </w:r>
        <w:r w:rsidR="00F277CF">
          <w:rPr>
            <w:noProof/>
            <w:webHidden/>
          </w:rPr>
          <w:tab/>
        </w:r>
        <w:r w:rsidR="00F277CF">
          <w:rPr>
            <w:noProof/>
            <w:webHidden/>
          </w:rPr>
          <w:fldChar w:fldCharType="begin"/>
        </w:r>
        <w:r w:rsidR="00F277CF">
          <w:rPr>
            <w:noProof/>
            <w:webHidden/>
          </w:rPr>
          <w:instrText xml:space="preserve"> PAGEREF _Toc347871093 \h </w:instrText>
        </w:r>
        <w:r w:rsidR="00F277CF">
          <w:rPr>
            <w:noProof/>
            <w:webHidden/>
          </w:rPr>
        </w:r>
        <w:r w:rsidR="00F277CF">
          <w:rPr>
            <w:noProof/>
            <w:webHidden/>
          </w:rPr>
          <w:fldChar w:fldCharType="separate"/>
        </w:r>
        <w:r w:rsidR="00F277CF">
          <w:rPr>
            <w:noProof/>
            <w:webHidden/>
          </w:rPr>
          <w:t>16</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4" w:history="1">
        <w:r w:rsidR="00F277CF" w:rsidRPr="005C6BE2">
          <w:rPr>
            <w:rStyle w:val="Hyperlink"/>
            <w:noProof/>
          </w:rPr>
          <w:t>3.1.16</w:t>
        </w:r>
        <w:r w:rsidR="00F277CF" w:rsidRPr="00D874AD">
          <w:rPr>
            <w:rFonts w:eastAsia="Times New Roman"/>
            <w:noProof/>
          </w:rPr>
          <w:tab/>
        </w:r>
        <w:r w:rsidR="00F277CF" w:rsidRPr="005C6BE2">
          <w:rPr>
            <w:rStyle w:val="Hyperlink"/>
            <w:noProof/>
          </w:rPr>
          <w:t>Student/Parent: View attendance</w:t>
        </w:r>
        <w:r w:rsidR="00F277CF">
          <w:rPr>
            <w:noProof/>
            <w:webHidden/>
          </w:rPr>
          <w:tab/>
        </w:r>
        <w:r w:rsidR="00F277CF">
          <w:rPr>
            <w:noProof/>
            <w:webHidden/>
          </w:rPr>
          <w:fldChar w:fldCharType="begin"/>
        </w:r>
        <w:r w:rsidR="00F277CF">
          <w:rPr>
            <w:noProof/>
            <w:webHidden/>
          </w:rPr>
          <w:instrText xml:space="preserve"> PAGEREF _Toc347871094 \h </w:instrText>
        </w:r>
        <w:r w:rsidR="00F277CF">
          <w:rPr>
            <w:noProof/>
            <w:webHidden/>
          </w:rPr>
        </w:r>
        <w:r w:rsidR="00F277CF">
          <w:rPr>
            <w:noProof/>
            <w:webHidden/>
          </w:rPr>
          <w:fldChar w:fldCharType="separate"/>
        </w:r>
        <w:r w:rsidR="00F277CF">
          <w:rPr>
            <w:noProof/>
            <w:webHidden/>
          </w:rPr>
          <w:t>17</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5" w:history="1">
        <w:r w:rsidR="00F277CF" w:rsidRPr="005C6BE2">
          <w:rPr>
            <w:rStyle w:val="Hyperlink"/>
            <w:noProof/>
          </w:rPr>
          <w:t>3.1.17</w:t>
        </w:r>
        <w:r w:rsidR="00F277CF" w:rsidRPr="00D874AD">
          <w:rPr>
            <w:rFonts w:eastAsia="Times New Roman"/>
            <w:noProof/>
          </w:rPr>
          <w:tab/>
        </w:r>
        <w:r w:rsidR="00F277CF" w:rsidRPr="005C6BE2">
          <w:rPr>
            <w:rStyle w:val="Hyperlink"/>
            <w:noProof/>
          </w:rPr>
          <w:t>Student/Parent: View progress</w:t>
        </w:r>
        <w:r w:rsidR="00F277CF">
          <w:rPr>
            <w:noProof/>
            <w:webHidden/>
          </w:rPr>
          <w:tab/>
        </w:r>
        <w:r w:rsidR="00F277CF">
          <w:rPr>
            <w:noProof/>
            <w:webHidden/>
          </w:rPr>
          <w:fldChar w:fldCharType="begin"/>
        </w:r>
        <w:r w:rsidR="00F277CF">
          <w:rPr>
            <w:noProof/>
            <w:webHidden/>
          </w:rPr>
          <w:instrText xml:space="preserve"> PAGEREF _Toc347871095 \h </w:instrText>
        </w:r>
        <w:r w:rsidR="00F277CF">
          <w:rPr>
            <w:noProof/>
            <w:webHidden/>
          </w:rPr>
        </w:r>
        <w:r w:rsidR="00F277CF">
          <w:rPr>
            <w:noProof/>
            <w:webHidden/>
          </w:rPr>
          <w:fldChar w:fldCharType="separate"/>
        </w:r>
        <w:r w:rsidR="00F277CF">
          <w:rPr>
            <w:noProof/>
            <w:webHidden/>
          </w:rPr>
          <w:t>17</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6" w:history="1">
        <w:r w:rsidR="00F277CF" w:rsidRPr="005C6BE2">
          <w:rPr>
            <w:rStyle w:val="Hyperlink"/>
            <w:noProof/>
          </w:rPr>
          <w:t>3.1.18</w:t>
        </w:r>
        <w:r w:rsidR="00F277CF" w:rsidRPr="00D874AD">
          <w:rPr>
            <w:rFonts w:eastAsia="Times New Roman"/>
            <w:noProof/>
          </w:rPr>
          <w:tab/>
        </w:r>
        <w:r w:rsidR="00F277CF" w:rsidRPr="005C6BE2">
          <w:rPr>
            <w:rStyle w:val="Hyperlink"/>
            <w:noProof/>
          </w:rPr>
          <w:t>Student/Parent: View grades</w:t>
        </w:r>
        <w:r w:rsidR="00F277CF">
          <w:rPr>
            <w:noProof/>
            <w:webHidden/>
          </w:rPr>
          <w:tab/>
        </w:r>
        <w:r w:rsidR="00F277CF">
          <w:rPr>
            <w:noProof/>
            <w:webHidden/>
          </w:rPr>
          <w:fldChar w:fldCharType="begin"/>
        </w:r>
        <w:r w:rsidR="00F277CF">
          <w:rPr>
            <w:noProof/>
            <w:webHidden/>
          </w:rPr>
          <w:instrText xml:space="preserve"> PAGEREF _Toc347871096 \h </w:instrText>
        </w:r>
        <w:r w:rsidR="00F277CF">
          <w:rPr>
            <w:noProof/>
            <w:webHidden/>
          </w:rPr>
        </w:r>
        <w:r w:rsidR="00F277CF">
          <w:rPr>
            <w:noProof/>
            <w:webHidden/>
          </w:rPr>
          <w:fldChar w:fldCharType="separate"/>
        </w:r>
        <w:r w:rsidR="00F277CF">
          <w:rPr>
            <w:noProof/>
            <w:webHidden/>
          </w:rPr>
          <w:t>18</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7" w:history="1">
        <w:r w:rsidR="00F277CF" w:rsidRPr="005C6BE2">
          <w:rPr>
            <w:rStyle w:val="Hyperlink"/>
            <w:noProof/>
          </w:rPr>
          <w:t>3.1.19</w:t>
        </w:r>
        <w:r w:rsidR="00F277CF" w:rsidRPr="00D874AD">
          <w:rPr>
            <w:rFonts w:eastAsia="Times New Roman"/>
            <w:noProof/>
          </w:rPr>
          <w:tab/>
        </w:r>
        <w:r w:rsidR="00F277CF" w:rsidRPr="005C6BE2">
          <w:rPr>
            <w:rStyle w:val="Hyperlink"/>
            <w:noProof/>
          </w:rPr>
          <w:t>Prospective students</w:t>
        </w:r>
        <w:r w:rsidR="00F277CF">
          <w:rPr>
            <w:noProof/>
            <w:webHidden/>
          </w:rPr>
          <w:tab/>
        </w:r>
        <w:r w:rsidR="00F277CF">
          <w:rPr>
            <w:noProof/>
            <w:webHidden/>
          </w:rPr>
          <w:fldChar w:fldCharType="begin"/>
        </w:r>
        <w:r w:rsidR="00F277CF">
          <w:rPr>
            <w:noProof/>
            <w:webHidden/>
          </w:rPr>
          <w:instrText xml:space="preserve"> PAGEREF _Toc347871097 \h </w:instrText>
        </w:r>
        <w:r w:rsidR="00F277CF">
          <w:rPr>
            <w:noProof/>
            <w:webHidden/>
          </w:rPr>
        </w:r>
        <w:r w:rsidR="00F277CF">
          <w:rPr>
            <w:noProof/>
            <w:webHidden/>
          </w:rPr>
          <w:fldChar w:fldCharType="separate"/>
        </w:r>
        <w:r w:rsidR="00F277CF">
          <w:rPr>
            <w:noProof/>
            <w:webHidden/>
          </w:rPr>
          <w:t>18</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8" w:history="1">
        <w:r w:rsidR="00F277CF" w:rsidRPr="005C6BE2">
          <w:rPr>
            <w:rStyle w:val="Hyperlink"/>
            <w:noProof/>
          </w:rPr>
          <w:t>3.1.20</w:t>
        </w:r>
        <w:r w:rsidR="00F277CF" w:rsidRPr="00D874AD">
          <w:rPr>
            <w:rFonts w:eastAsia="Times New Roman"/>
            <w:noProof/>
          </w:rPr>
          <w:tab/>
        </w:r>
        <w:r w:rsidR="00F277CF" w:rsidRPr="005C6BE2">
          <w:rPr>
            <w:rStyle w:val="Hyperlink"/>
            <w:noProof/>
          </w:rPr>
          <w:t>Update prospective students page</w:t>
        </w:r>
        <w:r w:rsidR="00F277CF">
          <w:rPr>
            <w:noProof/>
            <w:webHidden/>
          </w:rPr>
          <w:tab/>
        </w:r>
        <w:r w:rsidR="00F277CF">
          <w:rPr>
            <w:noProof/>
            <w:webHidden/>
          </w:rPr>
          <w:fldChar w:fldCharType="begin"/>
        </w:r>
        <w:r w:rsidR="00F277CF">
          <w:rPr>
            <w:noProof/>
            <w:webHidden/>
          </w:rPr>
          <w:instrText xml:space="preserve"> PAGEREF _Toc347871098 \h </w:instrText>
        </w:r>
        <w:r w:rsidR="00F277CF">
          <w:rPr>
            <w:noProof/>
            <w:webHidden/>
          </w:rPr>
        </w:r>
        <w:r w:rsidR="00F277CF">
          <w:rPr>
            <w:noProof/>
            <w:webHidden/>
          </w:rPr>
          <w:fldChar w:fldCharType="separate"/>
        </w:r>
        <w:r w:rsidR="00F277CF">
          <w:rPr>
            <w:noProof/>
            <w:webHidden/>
          </w:rPr>
          <w:t>19</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099" w:history="1">
        <w:r w:rsidR="00F277CF" w:rsidRPr="005C6BE2">
          <w:rPr>
            <w:rStyle w:val="Hyperlink"/>
            <w:noProof/>
          </w:rPr>
          <w:t>3.1.21</w:t>
        </w:r>
        <w:r w:rsidR="00F277CF" w:rsidRPr="00D874AD">
          <w:rPr>
            <w:rFonts w:eastAsia="Times New Roman"/>
            <w:noProof/>
          </w:rPr>
          <w:tab/>
        </w:r>
        <w:r w:rsidR="00F277CF" w:rsidRPr="005C6BE2">
          <w:rPr>
            <w:rStyle w:val="Hyperlink"/>
            <w:noProof/>
          </w:rPr>
          <w:t>Submit online application</w:t>
        </w:r>
        <w:r w:rsidR="00F277CF">
          <w:rPr>
            <w:noProof/>
            <w:webHidden/>
          </w:rPr>
          <w:tab/>
        </w:r>
        <w:r w:rsidR="00F277CF">
          <w:rPr>
            <w:noProof/>
            <w:webHidden/>
          </w:rPr>
          <w:fldChar w:fldCharType="begin"/>
        </w:r>
        <w:r w:rsidR="00F277CF">
          <w:rPr>
            <w:noProof/>
            <w:webHidden/>
          </w:rPr>
          <w:instrText xml:space="preserve"> PAGEREF _Toc347871099 \h </w:instrText>
        </w:r>
        <w:r w:rsidR="00F277CF">
          <w:rPr>
            <w:noProof/>
            <w:webHidden/>
          </w:rPr>
        </w:r>
        <w:r w:rsidR="00F277CF">
          <w:rPr>
            <w:noProof/>
            <w:webHidden/>
          </w:rPr>
          <w:fldChar w:fldCharType="separate"/>
        </w:r>
        <w:r w:rsidR="00F277CF">
          <w:rPr>
            <w:noProof/>
            <w:webHidden/>
          </w:rPr>
          <w:t>20</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0" w:history="1">
        <w:r w:rsidR="00F277CF" w:rsidRPr="005C6BE2">
          <w:rPr>
            <w:rStyle w:val="Hyperlink"/>
            <w:noProof/>
          </w:rPr>
          <w:t>3.1.22</w:t>
        </w:r>
        <w:r w:rsidR="00F277CF" w:rsidRPr="00D874AD">
          <w:rPr>
            <w:rFonts w:eastAsia="Times New Roman"/>
            <w:noProof/>
          </w:rPr>
          <w:tab/>
        </w:r>
        <w:r w:rsidR="00F277CF" w:rsidRPr="005C6BE2">
          <w:rPr>
            <w:rStyle w:val="Hyperlink"/>
            <w:noProof/>
          </w:rPr>
          <w:t>Track application status</w:t>
        </w:r>
        <w:r w:rsidR="00F277CF">
          <w:rPr>
            <w:noProof/>
            <w:webHidden/>
          </w:rPr>
          <w:tab/>
        </w:r>
        <w:r w:rsidR="00F277CF">
          <w:rPr>
            <w:noProof/>
            <w:webHidden/>
          </w:rPr>
          <w:fldChar w:fldCharType="begin"/>
        </w:r>
        <w:r w:rsidR="00F277CF">
          <w:rPr>
            <w:noProof/>
            <w:webHidden/>
          </w:rPr>
          <w:instrText xml:space="preserve"> PAGEREF _Toc347871100 \h </w:instrText>
        </w:r>
        <w:r w:rsidR="00F277CF">
          <w:rPr>
            <w:noProof/>
            <w:webHidden/>
          </w:rPr>
        </w:r>
        <w:r w:rsidR="00F277CF">
          <w:rPr>
            <w:noProof/>
            <w:webHidden/>
          </w:rPr>
          <w:fldChar w:fldCharType="separate"/>
        </w:r>
        <w:r w:rsidR="00F277CF">
          <w:rPr>
            <w:noProof/>
            <w:webHidden/>
          </w:rPr>
          <w:t>21</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1" w:history="1">
        <w:r w:rsidR="00F277CF" w:rsidRPr="005C6BE2">
          <w:rPr>
            <w:rStyle w:val="Hyperlink"/>
            <w:noProof/>
          </w:rPr>
          <w:t>3.1.23</w:t>
        </w:r>
        <w:r w:rsidR="00F277CF" w:rsidRPr="00D874AD">
          <w:rPr>
            <w:rFonts w:eastAsia="Times New Roman"/>
            <w:noProof/>
          </w:rPr>
          <w:tab/>
        </w:r>
        <w:r w:rsidR="00F277CF" w:rsidRPr="005C6BE2">
          <w:rPr>
            <w:rStyle w:val="Hyperlink"/>
            <w:noProof/>
          </w:rPr>
          <w:t>View all new applications</w:t>
        </w:r>
        <w:r w:rsidR="00F277CF">
          <w:rPr>
            <w:noProof/>
            <w:webHidden/>
          </w:rPr>
          <w:tab/>
        </w:r>
        <w:r w:rsidR="00F277CF">
          <w:rPr>
            <w:noProof/>
            <w:webHidden/>
          </w:rPr>
          <w:fldChar w:fldCharType="begin"/>
        </w:r>
        <w:r w:rsidR="00F277CF">
          <w:rPr>
            <w:noProof/>
            <w:webHidden/>
          </w:rPr>
          <w:instrText xml:space="preserve"> PAGEREF _Toc347871101 \h </w:instrText>
        </w:r>
        <w:r w:rsidR="00F277CF">
          <w:rPr>
            <w:noProof/>
            <w:webHidden/>
          </w:rPr>
        </w:r>
        <w:r w:rsidR="00F277CF">
          <w:rPr>
            <w:noProof/>
            <w:webHidden/>
          </w:rPr>
          <w:fldChar w:fldCharType="separate"/>
        </w:r>
        <w:r w:rsidR="00F277CF">
          <w:rPr>
            <w:noProof/>
            <w:webHidden/>
          </w:rPr>
          <w:t>21</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2" w:history="1">
        <w:r w:rsidR="00F277CF" w:rsidRPr="005C6BE2">
          <w:rPr>
            <w:rStyle w:val="Hyperlink"/>
            <w:noProof/>
          </w:rPr>
          <w:t>3.1.24</w:t>
        </w:r>
        <w:r w:rsidR="00F277CF" w:rsidRPr="00D874AD">
          <w:rPr>
            <w:rFonts w:eastAsia="Times New Roman"/>
            <w:noProof/>
          </w:rPr>
          <w:tab/>
        </w:r>
        <w:r w:rsidR="00F277CF" w:rsidRPr="005C6BE2">
          <w:rPr>
            <w:rStyle w:val="Hyperlink"/>
            <w:noProof/>
          </w:rPr>
          <w:t>Update application</w:t>
        </w:r>
        <w:r w:rsidR="00F277CF">
          <w:rPr>
            <w:noProof/>
            <w:webHidden/>
          </w:rPr>
          <w:tab/>
        </w:r>
        <w:r w:rsidR="00F277CF">
          <w:rPr>
            <w:noProof/>
            <w:webHidden/>
          </w:rPr>
          <w:fldChar w:fldCharType="begin"/>
        </w:r>
        <w:r w:rsidR="00F277CF">
          <w:rPr>
            <w:noProof/>
            <w:webHidden/>
          </w:rPr>
          <w:instrText xml:space="preserve"> PAGEREF _Toc347871102 \h </w:instrText>
        </w:r>
        <w:r w:rsidR="00F277CF">
          <w:rPr>
            <w:noProof/>
            <w:webHidden/>
          </w:rPr>
        </w:r>
        <w:r w:rsidR="00F277CF">
          <w:rPr>
            <w:noProof/>
            <w:webHidden/>
          </w:rPr>
          <w:fldChar w:fldCharType="separate"/>
        </w:r>
        <w:r w:rsidR="00F277CF">
          <w:rPr>
            <w:noProof/>
            <w:webHidden/>
          </w:rPr>
          <w:t>22</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3" w:history="1">
        <w:r w:rsidR="00F277CF" w:rsidRPr="005C6BE2">
          <w:rPr>
            <w:rStyle w:val="Hyperlink"/>
            <w:noProof/>
          </w:rPr>
          <w:t>3.1.25</w:t>
        </w:r>
        <w:r w:rsidR="00F277CF" w:rsidRPr="00D874AD">
          <w:rPr>
            <w:rFonts w:eastAsia="Times New Roman"/>
            <w:noProof/>
          </w:rPr>
          <w:tab/>
        </w:r>
        <w:r w:rsidR="00F277CF" w:rsidRPr="005C6BE2">
          <w:rPr>
            <w:rStyle w:val="Hyperlink"/>
            <w:noProof/>
          </w:rPr>
          <w:t>Update admission status</w:t>
        </w:r>
        <w:r w:rsidR="00F277CF">
          <w:rPr>
            <w:noProof/>
            <w:webHidden/>
          </w:rPr>
          <w:tab/>
        </w:r>
        <w:r w:rsidR="00F277CF">
          <w:rPr>
            <w:noProof/>
            <w:webHidden/>
          </w:rPr>
          <w:fldChar w:fldCharType="begin"/>
        </w:r>
        <w:r w:rsidR="00F277CF">
          <w:rPr>
            <w:noProof/>
            <w:webHidden/>
          </w:rPr>
          <w:instrText xml:space="preserve"> PAGEREF _Toc347871103 \h </w:instrText>
        </w:r>
        <w:r w:rsidR="00F277CF">
          <w:rPr>
            <w:noProof/>
            <w:webHidden/>
          </w:rPr>
        </w:r>
        <w:r w:rsidR="00F277CF">
          <w:rPr>
            <w:noProof/>
            <w:webHidden/>
          </w:rPr>
          <w:fldChar w:fldCharType="separate"/>
        </w:r>
        <w:r w:rsidR="00F277CF">
          <w:rPr>
            <w:noProof/>
            <w:webHidden/>
          </w:rPr>
          <w:t>23</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4" w:history="1">
        <w:r w:rsidR="00F277CF" w:rsidRPr="005C6BE2">
          <w:rPr>
            <w:rStyle w:val="Hyperlink"/>
            <w:noProof/>
          </w:rPr>
          <w:t>3.1.26</w:t>
        </w:r>
        <w:r w:rsidR="00F277CF" w:rsidRPr="00D874AD">
          <w:rPr>
            <w:rFonts w:eastAsia="Times New Roman"/>
            <w:noProof/>
          </w:rPr>
          <w:tab/>
        </w:r>
        <w:r w:rsidR="00F277CF" w:rsidRPr="005C6BE2">
          <w:rPr>
            <w:rStyle w:val="Hyperlink"/>
            <w:noProof/>
          </w:rPr>
          <w:t>Create class and schedules</w:t>
        </w:r>
        <w:r w:rsidR="00F277CF">
          <w:rPr>
            <w:noProof/>
            <w:webHidden/>
          </w:rPr>
          <w:tab/>
        </w:r>
        <w:r w:rsidR="00F277CF">
          <w:rPr>
            <w:noProof/>
            <w:webHidden/>
          </w:rPr>
          <w:fldChar w:fldCharType="begin"/>
        </w:r>
        <w:r w:rsidR="00F277CF">
          <w:rPr>
            <w:noProof/>
            <w:webHidden/>
          </w:rPr>
          <w:instrText xml:space="preserve"> PAGEREF _Toc347871104 \h </w:instrText>
        </w:r>
        <w:r w:rsidR="00F277CF">
          <w:rPr>
            <w:noProof/>
            <w:webHidden/>
          </w:rPr>
        </w:r>
        <w:r w:rsidR="00F277CF">
          <w:rPr>
            <w:noProof/>
            <w:webHidden/>
          </w:rPr>
          <w:fldChar w:fldCharType="separate"/>
        </w:r>
        <w:r w:rsidR="00F277CF">
          <w:rPr>
            <w:noProof/>
            <w:webHidden/>
          </w:rPr>
          <w:t>24</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5" w:history="1">
        <w:r w:rsidR="00F277CF" w:rsidRPr="005C6BE2">
          <w:rPr>
            <w:rStyle w:val="Hyperlink"/>
            <w:noProof/>
          </w:rPr>
          <w:t>3.1.27</w:t>
        </w:r>
        <w:r w:rsidR="00F277CF" w:rsidRPr="00D874AD">
          <w:rPr>
            <w:rFonts w:eastAsia="Times New Roman"/>
            <w:noProof/>
          </w:rPr>
          <w:tab/>
        </w:r>
        <w:r w:rsidR="00F277CF" w:rsidRPr="005C6BE2">
          <w:rPr>
            <w:rStyle w:val="Hyperlink"/>
            <w:noProof/>
          </w:rPr>
          <w:t>View teachers</w:t>
        </w:r>
        <w:r w:rsidR="00F277CF">
          <w:rPr>
            <w:noProof/>
            <w:webHidden/>
          </w:rPr>
          <w:tab/>
        </w:r>
        <w:r w:rsidR="00F277CF">
          <w:rPr>
            <w:noProof/>
            <w:webHidden/>
          </w:rPr>
          <w:fldChar w:fldCharType="begin"/>
        </w:r>
        <w:r w:rsidR="00F277CF">
          <w:rPr>
            <w:noProof/>
            <w:webHidden/>
          </w:rPr>
          <w:instrText xml:space="preserve"> PAGEREF _Toc347871105 \h </w:instrText>
        </w:r>
        <w:r w:rsidR="00F277CF">
          <w:rPr>
            <w:noProof/>
            <w:webHidden/>
          </w:rPr>
        </w:r>
        <w:r w:rsidR="00F277CF">
          <w:rPr>
            <w:noProof/>
            <w:webHidden/>
          </w:rPr>
          <w:fldChar w:fldCharType="separate"/>
        </w:r>
        <w:r w:rsidR="00F277CF">
          <w:rPr>
            <w:noProof/>
            <w:webHidden/>
          </w:rPr>
          <w:t>25</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6" w:history="1">
        <w:r w:rsidR="00F277CF" w:rsidRPr="005C6BE2">
          <w:rPr>
            <w:rStyle w:val="Hyperlink"/>
            <w:noProof/>
          </w:rPr>
          <w:t>3.1.28</w:t>
        </w:r>
        <w:r w:rsidR="00F277CF" w:rsidRPr="00D874AD">
          <w:rPr>
            <w:rFonts w:eastAsia="Times New Roman"/>
            <w:noProof/>
          </w:rPr>
          <w:tab/>
        </w:r>
        <w:r w:rsidR="00F277CF" w:rsidRPr="005C6BE2">
          <w:rPr>
            <w:rStyle w:val="Hyperlink"/>
            <w:noProof/>
          </w:rPr>
          <w:t>Add teacher</w:t>
        </w:r>
        <w:r w:rsidR="00F277CF">
          <w:rPr>
            <w:noProof/>
            <w:webHidden/>
          </w:rPr>
          <w:tab/>
        </w:r>
        <w:r w:rsidR="00F277CF">
          <w:rPr>
            <w:noProof/>
            <w:webHidden/>
          </w:rPr>
          <w:fldChar w:fldCharType="begin"/>
        </w:r>
        <w:r w:rsidR="00F277CF">
          <w:rPr>
            <w:noProof/>
            <w:webHidden/>
          </w:rPr>
          <w:instrText xml:space="preserve"> PAGEREF _Toc347871106 \h </w:instrText>
        </w:r>
        <w:r w:rsidR="00F277CF">
          <w:rPr>
            <w:noProof/>
            <w:webHidden/>
          </w:rPr>
        </w:r>
        <w:r w:rsidR="00F277CF">
          <w:rPr>
            <w:noProof/>
            <w:webHidden/>
          </w:rPr>
          <w:fldChar w:fldCharType="separate"/>
        </w:r>
        <w:r w:rsidR="00F277CF">
          <w:rPr>
            <w:noProof/>
            <w:webHidden/>
          </w:rPr>
          <w:t>25</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7" w:history="1">
        <w:r w:rsidR="00F277CF" w:rsidRPr="005C6BE2">
          <w:rPr>
            <w:rStyle w:val="Hyperlink"/>
            <w:noProof/>
          </w:rPr>
          <w:t>3.1.29</w:t>
        </w:r>
        <w:r w:rsidR="00F277CF" w:rsidRPr="00D874AD">
          <w:rPr>
            <w:rFonts w:eastAsia="Times New Roman"/>
            <w:noProof/>
          </w:rPr>
          <w:tab/>
        </w:r>
        <w:r w:rsidR="00F277CF" w:rsidRPr="005C6BE2">
          <w:rPr>
            <w:rStyle w:val="Hyperlink"/>
            <w:noProof/>
          </w:rPr>
          <w:t>Update teacher</w:t>
        </w:r>
        <w:r w:rsidR="00F277CF">
          <w:rPr>
            <w:noProof/>
            <w:webHidden/>
          </w:rPr>
          <w:tab/>
        </w:r>
        <w:r w:rsidR="00F277CF">
          <w:rPr>
            <w:noProof/>
            <w:webHidden/>
          </w:rPr>
          <w:fldChar w:fldCharType="begin"/>
        </w:r>
        <w:r w:rsidR="00F277CF">
          <w:rPr>
            <w:noProof/>
            <w:webHidden/>
          </w:rPr>
          <w:instrText xml:space="preserve"> PAGEREF _Toc347871107 \h </w:instrText>
        </w:r>
        <w:r w:rsidR="00F277CF">
          <w:rPr>
            <w:noProof/>
            <w:webHidden/>
          </w:rPr>
        </w:r>
        <w:r w:rsidR="00F277CF">
          <w:rPr>
            <w:noProof/>
            <w:webHidden/>
          </w:rPr>
          <w:fldChar w:fldCharType="separate"/>
        </w:r>
        <w:r w:rsidR="00F277CF">
          <w:rPr>
            <w:noProof/>
            <w:webHidden/>
          </w:rPr>
          <w:t>26</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8" w:history="1">
        <w:r w:rsidR="00F277CF" w:rsidRPr="005C6BE2">
          <w:rPr>
            <w:rStyle w:val="Hyperlink"/>
            <w:noProof/>
          </w:rPr>
          <w:t>3.1.30</w:t>
        </w:r>
        <w:r w:rsidR="00F277CF" w:rsidRPr="00D874AD">
          <w:rPr>
            <w:rFonts w:eastAsia="Times New Roman"/>
            <w:noProof/>
          </w:rPr>
          <w:tab/>
        </w:r>
        <w:r w:rsidR="00F277CF" w:rsidRPr="005C6BE2">
          <w:rPr>
            <w:rStyle w:val="Hyperlink"/>
            <w:noProof/>
          </w:rPr>
          <w:t>Enroll new students</w:t>
        </w:r>
        <w:r w:rsidR="00F277CF">
          <w:rPr>
            <w:noProof/>
            <w:webHidden/>
          </w:rPr>
          <w:tab/>
        </w:r>
        <w:r w:rsidR="00F277CF">
          <w:rPr>
            <w:noProof/>
            <w:webHidden/>
          </w:rPr>
          <w:fldChar w:fldCharType="begin"/>
        </w:r>
        <w:r w:rsidR="00F277CF">
          <w:rPr>
            <w:noProof/>
            <w:webHidden/>
          </w:rPr>
          <w:instrText xml:space="preserve"> PAGEREF _Toc347871108 \h </w:instrText>
        </w:r>
        <w:r w:rsidR="00F277CF">
          <w:rPr>
            <w:noProof/>
            <w:webHidden/>
          </w:rPr>
        </w:r>
        <w:r w:rsidR="00F277CF">
          <w:rPr>
            <w:noProof/>
            <w:webHidden/>
          </w:rPr>
          <w:fldChar w:fldCharType="separate"/>
        </w:r>
        <w:r w:rsidR="00F277CF">
          <w:rPr>
            <w:noProof/>
            <w:webHidden/>
          </w:rPr>
          <w:t>27</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09" w:history="1">
        <w:r w:rsidR="00F277CF" w:rsidRPr="005C6BE2">
          <w:rPr>
            <w:rStyle w:val="Hyperlink"/>
            <w:noProof/>
          </w:rPr>
          <w:t>3.1.31</w:t>
        </w:r>
        <w:r w:rsidR="00F277CF" w:rsidRPr="00D874AD">
          <w:rPr>
            <w:rFonts w:eastAsia="Times New Roman"/>
            <w:noProof/>
          </w:rPr>
          <w:tab/>
        </w:r>
        <w:r w:rsidR="00F277CF" w:rsidRPr="005C6BE2">
          <w:rPr>
            <w:rStyle w:val="Hyperlink"/>
            <w:noProof/>
          </w:rPr>
          <w:t>View student records</w:t>
        </w:r>
        <w:r w:rsidR="00F277CF">
          <w:rPr>
            <w:noProof/>
            <w:webHidden/>
          </w:rPr>
          <w:tab/>
        </w:r>
        <w:r w:rsidR="00F277CF">
          <w:rPr>
            <w:noProof/>
            <w:webHidden/>
          </w:rPr>
          <w:fldChar w:fldCharType="begin"/>
        </w:r>
        <w:r w:rsidR="00F277CF">
          <w:rPr>
            <w:noProof/>
            <w:webHidden/>
          </w:rPr>
          <w:instrText xml:space="preserve"> PAGEREF _Toc347871109 \h </w:instrText>
        </w:r>
        <w:r w:rsidR="00F277CF">
          <w:rPr>
            <w:noProof/>
            <w:webHidden/>
          </w:rPr>
        </w:r>
        <w:r w:rsidR="00F277CF">
          <w:rPr>
            <w:noProof/>
            <w:webHidden/>
          </w:rPr>
          <w:fldChar w:fldCharType="separate"/>
        </w:r>
        <w:r w:rsidR="00F277CF">
          <w:rPr>
            <w:noProof/>
            <w:webHidden/>
          </w:rPr>
          <w:t>28</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10" w:history="1">
        <w:r w:rsidR="00F277CF" w:rsidRPr="005C6BE2">
          <w:rPr>
            <w:rStyle w:val="Hyperlink"/>
            <w:noProof/>
          </w:rPr>
          <w:t>3.1.32</w:t>
        </w:r>
        <w:r w:rsidR="00F277CF" w:rsidRPr="00D874AD">
          <w:rPr>
            <w:rFonts w:eastAsia="Times New Roman"/>
            <w:noProof/>
          </w:rPr>
          <w:tab/>
        </w:r>
        <w:r w:rsidR="00F277CF" w:rsidRPr="005C6BE2">
          <w:rPr>
            <w:rStyle w:val="Hyperlink"/>
            <w:noProof/>
          </w:rPr>
          <w:t>Updated student records</w:t>
        </w:r>
        <w:r w:rsidR="00F277CF">
          <w:rPr>
            <w:noProof/>
            <w:webHidden/>
          </w:rPr>
          <w:tab/>
        </w:r>
        <w:r w:rsidR="00F277CF">
          <w:rPr>
            <w:noProof/>
            <w:webHidden/>
          </w:rPr>
          <w:fldChar w:fldCharType="begin"/>
        </w:r>
        <w:r w:rsidR="00F277CF">
          <w:rPr>
            <w:noProof/>
            <w:webHidden/>
          </w:rPr>
          <w:instrText xml:space="preserve"> PAGEREF _Toc347871110 \h </w:instrText>
        </w:r>
        <w:r w:rsidR="00F277CF">
          <w:rPr>
            <w:noProof/>
            <w:webHidden/>
          </w:rPr>
        </w:r>
        <w:r w:rsidR="00F277CF">
          <w:rPr>
            <w:noProof/>
            <w:webHidden/>
          </w:rPr>
          <w:fldChar w:fldCharType="separate"/>
        </w:r>
        <w:r w:rsidR="00F277CF">
          <w:rPr>
            <w:noProof/>
            <w:webHidden/>
          </w:rPr>
          <w:t>29</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11" w:history="1">
        <w:r w:rsidR="00F277CF" w:rsidRPr="005C6BE2">
          <w:rPr>
            <w:rStyle w:val="Hyperlink"/>
            <w:noProof/>
          </w:rPr>
          <w:t>3.1.33</w:t>
        </w:r>
        <w:r w:rsidR="00F277CF" w:rsidRPr="00D874AD">
          <w:rPr>
            <w:rFonts w:eastAsia="Times New Roman"/>
            <w:noProof/>
          </w:rPr>
          <w:tab/>
        </w:r>
        <w:r w:rsidR="00F277CF" w:rsidRPr="005C6BE2">
          <w:rPr>
            <w:rStyle w:val="Hyperlink"/>
            <w:noProof/>
          </w:rPr>
          <w:t>Handle state reports</w:t>
        </w:r>
        <w:r w:rsidR="00F277CF">
          <w:rPr>
            <w:noProof/>
            <w:webHidden/>
          </w:rPr>
          <w:tab/>
        </w:r>
        <w:r w:rsidR="00F277CF">
          <w:rPr>
            <w:noProof/>
            <w:webHidden/>
          </w:rPr>
          <w:fldChar w:fldCharType="begin"/>
        </w:r>
        <w:r w:rsidR="00F277CF">
          <w:rPr>
            <w:noProof/>
            <w:webHidden/>
          </w:rPr>
          <w:instrText xml:space="preserve"> PAGEREF _Toc347871111 \h </w:instrText>
        </w:r>
        <w:r w:rsidR="00F277CF">
          <w:rPr>
            <w:noProof/>
            <w:webHidden/>
          </w:rPr>
        </w:r>
        <w:r w:rsidR="00F277CF">
          <w:rPr>
            <w:noProof/>
            <w:webHidden/>
          </w:rPr>
          <w:fldChar w:fldCharType="separate"/>
        </w:r>
        <w:r w:rsidR="00F277CF">
          <w:rPr>
            <w:noProof/>
            <w:webHidden/>
          </w:rPr>
          <w:t>30</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12" w:history="1">
        <w:r w:rsidR="00F277CF" w:rsidRPr="005C6BE2">
          <w:rPr>
            <w:rStyle w:val="Hyperlink"/>
            <w:noProof/>
          </w:rPr>
          <w:t>3.1.34</w:t>
        </w:r>
        <w:r w:rsidR="00F277CF" w:rsidRPr="00D874AD">
          <w:rPr>
            <w:rFonts w:eastAsia="Times New Roman"/>
            <w:noProof/>
          </w:rPr>
          <w:tab/>
        </w:r>
        <w:r w:rsidR="00F277CF" w:rsidRPr="005C6BE2">
          <w:rPr>
            <w:rStyle w:val="Hyperlink"/>
            <w:noProof/>
          </w:rPr>
          <w:t>View ad-hoc reports</w:t>
        </w:r>
        <w:r w:rsidR="00F277CF">
          <w:rPr>
            <w:noProof/>
            <w:webHidden/>
          </w:rPr>
          <w:tab/>
        </w:r>
        <w:r w:rsidR="00F277CF">
          <w:rPr>
            <w:noProof/>
            <w:webHidden/>
          </w:rPr>
          <w:fldChar w:fldCharType="begin"/>
        </w:r>
        <w:r w:rsidR="00F277CF">
          <w:rPr>
            <w:noProof/>
            <w:webHidden/>
          </w:rPr>
          <w:instrText xml:space="preserve"> PAGEREF _Toc347871112 \h </w:instrText>
        </w:r>
        <w:r w:rsidR="00F277CF">
          <w:rPr>
            <w:noProof/>
            <w:webHidden/>
          </w:rPr>
        </w:r>
        <w:r w:rsidR="00F277CF">
          <w:rPr>
            <w:noProof/>
            <w:webHidden/>
          </w:rPr>
          <w:fldChar w:fldCharType="separate"/>
        </w:r>
        <w:r w:rsidR="00F277CF">
          <w:rPr>
            <w:noProof/>
            <w:webHidden/>
          </w:rPr>
          <w:t>31</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13" w:history="1">
        <w:r w:rsidR="00F277CF" w:rsidRPr="005C6BE2">
          <w:rPr>
            <w:rStyle w:val="Hyperlink"/>
            <w:noProof/>
          </w:rPr>
          <w:t>3.1.35</w:t>
        </w:r>
        <w:r w:rsidR="00F277CF" w:rsidRPr="00D874AD">
          <w:rPr>
            <w:rFonts w:eastAsia="Times New Roman"/>
            <w:noProof/>
          </w:rPr>
          <w:tab/>
        </w:r>
        <w:r w:rsidR="00F277CF" w:rsidRPr="005C6BE2">
          <w:rPr>
            <w:rStyle w:val="Hyperlink"/>
            <w:noProof/>
          </w:rPr>
          <w:t>Mobile Login</w:t>
        </w:r>
        <w:r w:rsidR="00F277CF">
          <w:rPr>
            <w:noProof/>
            <w:webHidden/>
          </w:rPr>
          <w:tab/>
        </w:r>
        <w:r w:rsidR="00F277CF">
          <w:rPr>
            <w:noProof/>
            <w:webHidden/>
          </w:rPr>
          <w:fldChar w:fldCharType="begin"/>
        </w:r>
        <w:r w:rsidR="00F277CF">
          <w:rPr>
            <w:noProof/>
            <w:webHidden/>
          </w:rPr>
          <w:instrText xml:space="preserve"> PAGEREF _Toc347871113 \h </w:instrText>
        </w:r>
        <w:r w:rsidR="00F277CF">
          <w:rPr>
            <w:noProof/>
            <w:webHidden/>
          </w:rPr>
        </w:r>
        <w:r w:rsidR="00F277CF">
          <w:rPr>
            <w:noProof/>
            <w:webHidden/>
          </w:rPr>
          <w:fldChar w:fldCharType="separate"/>
        </w:r>
        <w:r w:rsidR="00F277CF">
          <w:rPr>
            <w:noProof/>
            <w:webHidden/>
          </w:rPr>
          <w:t>32</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14" w:history="1">
        <w:r w:rsidR="00F277CF" w:rsidRPr="005C6BE2">
          <w:rPr>
            <w:rStyle w:val="Hyperlink"/>
            <w:noProof/>
          </w:rPr>
          <w:t>3.1.36</w:t>
        </w:r>
        <w:r w:rsidR="00F277CF" w:rsidRPr="00D874AD">
          <w:rPr>
            <w:rFonts w:eastAsia="Times New Roman"/>
            <w:noProof/>
          </w:rPr>
          <w:tab/>
        </w:r>
        <w:r w:rsidR="00F277CF" w:rsidRPr="005C6BE2">
          <w:rPr>
            <w:rStyle w:val="Hyperlink"/>
            <w:noProof/>
          </w:rPr>
          <w:t>Mobile Logout</w:t>
        </w:r>
        <w:r w:rsidR="00F277CF">
          <w:rPr>
            <w:noProof/>
            <w:webHidden/>
          </w:rPr>
          <w:tab/>
        </w:r>
        <w:r w:rsidR="00F277CF">
          <w:rPr>
            <w:noProof/>
            <w:webHidden/>
          </w:rPr>
          <w:fldChar w:fldCharType="begin"/>
        </w:r>
        <w:r w:rsidR="00F277CF">
          <w:rPr>
            <w:noProof/>
            <w:webHidden/>
          </w:rPr>
          <w:instrText xml:space="preserve"> PAGEREF _Toc347871114 \h </w:instrText>
        </w:r>
        <w:r w:rsidR="00F277CF">
          <w:rPr>
            <w:noProof/>
            <w:webHidden/>
          </w:rPr>
        </w:r>
        <w:r w:rsidR="00F277CF">
          <w:rPr>
            <w:noProof/>
            <w:webHidden/>
          </w:rPr>
          <w:fldChar w:fldCharType="separate"/>
        </w:r>
        <w:r w:rsidR="00F277CF">
          <w:rPr>
            <w:noProof/>
            <w:webHidden/>
          </w:rPr>
          <w:t>32</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15" w:history="1">
        <w:r w:rsidR="00F277CF" w:rsidRPr="005C6BE2">
          <w:rPr>
            <w:rStyle w:val="Hyperlink"/>
            <w:noProof/>
          </w:rPr>
          <w:t>3.1.37</w:t>
        </w:r>
        <w:r w:rsidR="00F277CF" w:rsidRPr="00D874AD">
          <w:rPr>
            <w:rFonts w:eastAsia="Times New Roman"/>
            <w:noProof/>
          </w:rPr>
          <w:tab/>
        </w:r>
        <w:r w:rsidR="00F277CF" w:rsidRPr="005C6BE2">
          <w:rPr>
            <w:rStyle w:val="Hyperlink"/>
            <w:noProof/>
          </w:rPr>
          <w:t>Mobile menu options screen</w:t>
        </w:r>
        <w:r w:rsidR="00F277CF">
          <w:rPr>
            <w:noProof/>
            <w:webHidden/>
          </w:rPr>
          <w:tab/>
        </w:r>
        <w:r w:rsidR="00F277CF">
          <w:rPr>
            <w:noProof/>
            <w:webHidden/>
          </w:rPr>
          <w:fldChar w:fldCharType="begin"/>
        </w:r>
        <w:r w:rsidR="00F277CF">
          <w:rPr>
            <w:noProof/>
            <w:webHidden/>
          </w:rPr>
          <w:instrText xml:space="preserve"> PAGEREF _Toc347871115 \h </w:instrText>
        </w:r>
        <w:r w:rsidR="00F277CF">
          <w:rPr>
            <w:noProof/>
            <w:webHidden/>
          </w:rPr>
        </w:r>
        <w:r w:rsidR="00F277CF">
          <w:rPr>
            <w:noProof/>
            <w:webHidden/>
          </w:rPr>
          <w:fldChar w:fldCharType="separate"/>
        </w:r>
        <w:r w:rsidR="00F277CF">
          <w:rPr>
            <w:noProof/>
            <w:webHidden/>
          </w:rPr>
          <w:t>33</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16" w:history="1">
        <w:r w:rsidR="00F277CF" w:rsidRPr="005C6BE2">
          <w:rPr>
            <w:rStyle w:val="Hyperlink"/>
            <w:noProof/>
          </w:rPr>
          <w:t>3.1.38</w:t>
        </w:r>
        <w:r w:rsidR="00F277CF" w:rsidRPr="00D874AD">
          <w:rPr>
            <w:rFonts w:eastAsia="Times New Roman"/>
            <w:noProof/>
          </w:rPr>
          <w:tab/>
        </w:r>
        <w:r w:rsidR="00F277CF" w:rsidRPr="005C6BE2">
          <w:rPr>
            <w:rStyle w:val="Hyperlink"/>
            <w:noProof/>
          </w:rPr>
          <w:t>Mobile view message center</w:t>
        </w:r>
        <w:r w:rsidR="00F277CF">
          <w:rPr>
            <w:noProof/>
            <w:webHidden/>
          </w:rPr>
          <w:tab/>
        </w:r>
        <w:r w:rsidR="00F277CF">
          <w:rPr>
            <w:noProof/>
            <w:webHidden/>
          </w:rPr>
          <w:fldChar w:fldCharType="begin"/>
        </w:r>
        <w:r w:rsidR="00F277CF">
          <w:rPr>
            <w:noProof/>
            <w:webHidden/>
          </w:rPr>
          <w:instrText xml:space="preserve"> PAGEREF _Toc347871116 \h </w:instrText>
        </w:r>
        <w:r w:rsidR="00F277CF">
          <w:rPr>
            <w:noProof/>
            <w:webHidden/>
          </w:rPr>
        </w:r>
        <w:r w:rsidR="00F277CF">
          <w:rPr>
            <w:noProof/>
            <w:webHidden/>
          </w:rPr>
          <w:fldChar w:fldCharType="separate"/>
        </w:r>
        <w:r w:rsidR="00F277CF">
          <w:rPr>
            <w:noProof/>
            <w:webHidden/>
          </w:rPr>
          <w:t>33</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17" w:history="1">
        <w:r w:rsidR="00F277CF" w:rsidRPr="005C6BE2">
          <w:rPr>
            <w:rStyle w:val="Hyperlink"/>
            <w:noProof/>
          </w:rPr>
          <w:t>3.1.39</w:t>
        </w:r>
        <w:r w:rsidR="00F277CF" w:rsidRPr="00D874AD">
          <w:rPr>
            <w:rFonts w:eastAsia="Times New Roman"/>
            <w:noProof/>
          </w:rPr>
          <w:tab/>
        </w:r>
        <w:r w:rsidR="00F277CF" w:rsidRPr="005C6BE2">
          <w:rPr>
            <w:rStyle w:val="Hyperlink"/>
            <w:noProof/>
          </w:rPr>
          <w:t>Mobile view schedules</w:t>
        </w:r>
        <w:r w:rsidR="00F277CF">
          <w:rPr>
            <w:noProof/>
            <w:webHidden/>
          </w:rPr>
          <w:tab/>
        </w:r>
        <w:r w:rsidR="00F277CF">
          <w:rPr>
            <w:noProof/>
            <w:webHidden/>
          </w:rPr>
          <w:fldChar w:fldCharType="begin"/>
        </w:r>
        <w:r w:rsidR="00F277CF">
          <w:rPr>
            <w:noProof/>
            <w:webHidden/>
          </w:rPr>
          <w:instrText xml:space="preserve"> PAGEREF _Toc347871117 \h </w:instrText>
        </w:r>
        <w:r w:rsidR="00F277CF">
          <w:rPr>
            <w:noProof/>
            <w:webHidden/>
          </w:rPr>
        </w:r>
        <w:r w:rsidR="00F277CF">
          <w:rPr>
            <w:noProof/>
            <w:webHidden/>
          </w:rPr>
          <w:fldChar w:fldCharType="separate"/>
        </w:r>
        <w:r w:rsidR="00F277CF">
          <w:rPr>
            <w:noProof/>
            <w:webHidden/>
          </w:rPr>
          <w:t>34</w:t>
        </w:r>
        <w:r w:rsidR="00F277CF">
          <w:rPr>
            <w:noProof/>
            <w:webHidden/>
          </w:rPr>
          <w:fldChar w:fldCharType="end"/>
        </w:r>
      </w:hyperlink>
    </w:p>
    <w:p w:rsidR="00F277CF" w:rsidRPr="00D874AD" w:rsidRDefault="00350BA8">
      <w:pPr>
        <w:pStyle w:val="TOC3"/>
        <w:tabs>
          <w:tab w:val="left" w:pos="1320"/>
          <w:tab w:val="right" w:leader="dot" w:pos="9350"/>
        </w:tabs>
        <w:rPr>
          <w:rFonts w:eastAsia="Times New Roman"/>
          <w:noProof/>
        </w:rPr>
      </w:pPr>
      <w:hyperlink w:anchor="_Toc347871118" w:history="1">
        <w:r w:rsidR="00F277CF" w:rsidRPr="005C6BE2">
          <w:rPr>
            <w:rStyle w:val="Hyperlink"/>
            <w:noProof/>
          </w:rPr>
          <w:t>3.1.40</w:t>
        </w:r>
        <w:r w:rsidR="00F277CF" w:rsidRPr="00D874AD">
          <w:rPr>
            <w:rFonts w:eastAsia="Times New Roman"/>
            <w:noProof/>
          </w:rPr>
          <w:tab/>
        </w:r>
        <w:r w:rsidR="00F277CF" w:rsidRPr="005C6BE2">
          <w:rPr>
            <w:rStyle w:val="Hyperlink"/>
            <w:noProof/>
          </w:rPr>
          <w:t>Mobile view score card</w:t>
        </w:r>
        <w:r w:rsidR="00F277CF">
          <w:rPr>
            <w:noProof/>
            <w:webHidden/>
          </w:rPr>
          <w:tab/>
        </w:r>
        <w:r w:rsidR="00F277CF">
          <w:rPr>
            <w:noProof/>
            <w:webHidden/>
          </w:rPr>
          <w:fldChar w:fldCharType="begin"/>
        </w:r>
        <w:r w:rsidR="00F277CF">
          <w:rPr>
            <w:noProof/>
            <w:webHidden/>
          </w:rPr>
          <w:instrText xml:space="preserve"> PAGEREF _Toc347871118 \h </w:instrText>
        </w:r>
        <w:r w:rsidR="00F277CF">
          <w:rPr>
            <w:noProof/>
            <w:webHidden/>
          </w:rPr>
        </w:r>
        <w:r w:rsidR="00F277CF">
          <w:rPr>
            <w:noProof/>
            <w:webHidden/>
          </w:rPr>
          <w:fldChar w:fldCharType="separate"/>
        </w:r>
        <w:r w:rsidR="00F277CF">
          <w:rPr>
            <w:noProof/>
            <w:webHidden/>
          </w:rPr>
          <w:t>34</w:t>
        </w:r>
        <w:r w:rsidR="00F277CF">
          <w:rPr>
            <w:noProof/>
            <w:webHidden/>
          </w:rPr>
          <w:fldChar w:fldCharType="end"/>
        </w:r>
      </w:hyperlink>
    </w:p>
    <w:p w:rsidR="00F277CF" w:rsidRPr="00D874AD" w:rsidRDefault="00350BA8">
      <w:pPr>
        <w:pStyle w:val="TOC1"/>
        <w:tabs>
          <w:tab w:val="left" w:pos="440"/>
          <w:tab w:val="right" w:leader="dot" w:pos="9350"/>
        </w:tabs>
        <w:rPr>
          <w:rFonts w:eastAsia="Times New Roman"/>
          <w:noProof/>
        </w:rPr>
      </w:pPr>
      <w:hyperlink w:anchor="_Toc347871119" w:history="1">
        <w:r w:rsidR="00F277CF" w:rsidRPr="005C6BE2">
          <w:rPr>
            <w:rStyle w:val="Hyperlink"/>
            <w:noProof/>
          </w:rPr>
          <w:t>4</w:t>
        </w:r>
        <w:r w:rsidR="00F277CF" w:rsidRPr="00D874AD">
          <w:rPr>
            <w:rFonts w:eastAsia="Times New Roman"/>
            <w:noProof/>
          </w:rPr>
          <w:tab/>
        </w:r>
        <w:r w:rsidR="00F277CF" w:rsidRPr="005C6BE2">
          <w:rPr>
            <w:rStyle w:val="Hyperlink"/>
            <w:noProof/>
          </w:rPr>
          <w:t>System Architecture Design</w:t>
        </w:r>
        <w:r w:rsidR="00F277CF">
          <w:rPr>
            <w:noProof/>
            <w:webHidden/>
          </w:rPr>
          <w:tab/>
        </w:r>
        <w:r w:rsidR="00F277CF">
          <w:rPr>
            <w:noProof/>
            <w:webHidden/>
          </w:rPr>
          <w:fldChar w:fldCharType="begin"/>
        </w:r>
        <w:r w:rsidR="00F277CF">
          <w:rPr>
            <w:noProof/>
            <w:webHidden/>
          </w:rPr>
          <w:instrText xml:space="preserve"> PAGEREF _Toc347871119 \h </w:instrText>
        </w:r>
        <w:r w:rsidR="00F277CF">
          <w:rPr>
            <w:noProof/>
            <w:webHidden/>
          </w:rPr>
        </w:r>
        <w:r w:rsidR="00F277CF">
          <w:rPr>
            <w:noProof/>
            <w:webHidden/>
          </w:rPr>
          <w:fldChar w:fldCharType="separate"/>
        </w:r>
        <w:r w:rsidR="00F277CF">
          <w:rPr>
            <w:noProof/>
            <w:webHidden/>
          </w:rPr>
          <w:t>35</w:t>
        </w:r>
        <w:r w:rsidR="00F277CF">
          <w:rPr>
            <w:noProof/>
            <w:webHidden/>
          </w:rPr>
          <w:fldChar w:fldCharType="end"/>
        </w:r>
      </w:hyperlink>
    </w:p>
    <w:p w:rsidR="00F277CF" w:rsidRPr="00D874AD" w:rsidRDefault="00350BA8">
      <w:pPr>
        <w:pStyle w:val="TOC2"/>
        <w:tabs>
          <w:tab w:val="left" w:pos="880"/>
          <w:tab w:val="right" w:leader="dot" w:pos="9350"/>
        </w:tabs>
        <w:rPr>
          <w:rFonts w:eastAsia="Times New Roman"/>
          <w:noProof/>
        </w:rPr>
      </w:pPr>
      <w:hyperlink w:anchor="_Toc347871120" w:history="1">
        <w:r w:rsidR="00F277CF" w:rsidRPr="005C6BE2">
          <w:rPr>
            <w:rStyle w:val="Hyperlink"/>
            <w:noProof/>
          </w:rPr>
          <w:t>4.1</w:t>
        </w:r>
        <w:r w:rsidR="00F277CF" w:rsidRPr="00D874AD">
          <w:rPr>
            <w:rFonts w:eastAsia="Times New Roman"/>
            <w:noProof/>
          </w:rPr>
          <w:tab/>
        </w:r>
        <w:r w:rsidR="00F277CF" w:rsidRPr="005C6BE2">
          <w:rPr>
            <w:rStyle w:val="Hyperlink"/>
            <w:noProof/>
          </w:rPr>
          <w:t>Overview</w:t>
        </w:r>
        <w:r w:rsidR="00F277CF">
          <w:rPr>
            <w:noProof/>
            <w:webHidden/>
          </w:rPr>
          <w:tab/>
        </w:r>
        <w:r w:rsidR="00F277CF">
          <w:rPr>
            <w:noProof/>
            <w:webHidden/>
          </w:rPr>
          <w:fldChar w:fldCharType="begin"/>
        </w:r>
        <w:r w:rsidR="00F277CF">
          <w:rPr>
            <w:noProof/>
            <w:webHidden/>
          </w:rPr>
          <w:instrText xml:space="preserve"> PAGEREF _Toc347871120 \h </w:instrText>
        </w:r>
        <w:r w:rsidR="00F277CF">
          <w:rPr>
            <w:noProof/>
            <w:webHidden/>
          </w:rPr>
        </w:r>
        <w:r w:rsidR="00F277CF">
          <w:rPr>
            <w:noProof/>
            <w:webHidden/>
          </w:rPr>
          <w:fldChar w:fldCharType="separate"/>
        </w:r>
        <w:r w:rsidR="00F277CF">
          <w:rPr>
            <w:noProof/>
            <w:webHidden/>
          </w:rPr>
          <w:t>35</w:t>
        </w:r>
        <w:r w:rsidR="00F277CF">
          <w:rPr>
            <w:noProof/>
            <w:webHidden/>
          </w:rPr>
          <w:fldChar w:fldCharType="end"/>
        </w:r>
      </w:hyperlink>
    </w:p>
    <w:p w:rsidR="00F277CF" w:rsidRPr="00D874AD" w:rsidRDefault="00350BA8">
      <w:pPr>
        <w:pStyle w:val="TOC2"/>
        <w:tabs>
          <w:tab w:val="left" w:pos="880"/>
          <w:tab w:val="right" w:leader="dot" w:pos="9350"/>
        </w:tabs>
        <w:rPr>
          <w:rFonts w:eastAsia="Times New Roman"/>
          <w:noProof/>
        </w:rPr>
      </w:pPr>
      <w:hyperlink w:anchor="_Toc347871121" w:history="1">
        <w:r w:rsidR="00F277CF" w:rsidRPr="005C6BE2">
          <w:rPr>
            <w:rStyle w:val="Hyperlink"/>
            <w:noProof/>
          </w:rPr>
          <w:t>4.2</w:t>
        </w:r>
        <w:r w:rsidR="00F277CF" w:rsidRPr="00D874AD">
          <w:rPr>
            <w:rFonts w:eastAsia="Times New Roman"/>
            <w:noProof/>
          </w:rPr>
          <w:tab/>
        </w:r>
        <w:r w:rsidR="00F277CF" w:rsidRPr="005C6BE2">
          <w:rPr>
            <w:rStyle w:val="Hyperlink"/>
            <w:noProof/>
          </w:rPr>
          <w:t>System Architecture Design – Non-functional characteristics</w:t>
        </w:r>
        <w:r w:rsidR="00F277CF">
          <w:rPr>
            <w:noProof/>
            <w:webHidden/>
          </w:rPr>
          <w:tab/>
        </w:r>
        <w:r w:rsidR="00F277CF">
          <w:rPr>
            <w:noProof/>
            <w:webHidden/>
          </w:rPr>
          <w:fldChar w:fldCharType="begin"/>
        </w:r>
        <w:r w:rsidR="00F277CF">
          <w:rPr>
            <w:noProof/>
            <w:webHidden/>
          </w:rPr>
          <w:instrText xml:space="preserve"> PAGEREF _Toc347871121 \h </w:instrText>
        </w:r>
        <w:r w:rsidR="00F277CF">
          <w:rPr>
            <w:noProof/>
            <w:webHidden/>
          </w:rPr>
        </w:r>
        <w:r w:rsidR="00F277CF">
          <w:rPr>
            <w:noProof/>
            <w:webHidden/>
          </w:rPr>
          <w:fldChar w:fldCharType="separate"/>
        </w:r>
        <w:r w:rsidR="00F277CF">
          <w:rPr>
            <w:noProof/>
            <w:webHidden/>
          </w:rPr>
          <w:t>39</w:t>
        </w:r>
        <w:r w:rsidR="00F277CF">
          <w:rPr>
            <w:noProof/>
            <w:webHidden/>
          </w:rPr>
          <w:fldChar w:fldCharType="end"/>
        </w:r>
      </w:hyperlink>
    </w:p>
    <w:p w:rsidR="00F277CF" w:rsidRPr="00D874AD" w:rsidRDefault="00350BA8">
      <w:pPr>
        <w:pStyle w:val="TOC1"/>
        <w:tabs>
          <w:tab w:val="left" w:pos="440"/>
          <w:tab w:val="right" w:leader="dot" w:pos="9350"/>
        </w:tabs>
        <w:rPr>
          <w:rFonts w:eastAsia="Times New Roman"/>
          <w:noProof/>
        </w:rPr>
      </w:pPr>
      <w:hyperlink w:anchor="_Toc347871122" w:history="1">
        <w:r w:rsidR="00F277CF" w:rsidRPr="005C6BE2">
          <w:rPr>
            <w:rStyle w:val="Hyperlink"/>
            <w:noProof/>
          </w:rPr>
          <w:t>5</w:t>
        </w:r>
        <w:r w:rsidR="00F277CF" w:rsidRPr="00D874AD">
          <w:rPr>
            <w:rFonts w:eastAsia="Times New Roman"/>
            <w:noProof/>
          </w:rPr>
          <w:tab/>
        </w:r>
        <w:r w:rsidR="00F277CF" w:rsidRPr="005C6BE2">
          <w:rPr>
            <w:rStyle w:val="Hyperlink"/>
            <w:noProof/>
          </w:rPr>
          <w:t>Database Schema Design</w:t>
        </w:r>
        <w:r w:rsidR="00F277CF">
          <w:rPr>
            <w:noProof/>
            <w:webHidden/>
          </w:rPr>
          <w:tab/>
        </w:r>
        <w:r w:rsidR="00F277CF">
          <w:rPr>
            <w:noProof/>
            <w:webHidden/>
          </w:rPr>
          <w:fldChar w:fldCharType="begin"/>
        </w:r>
        <w:r w:rsidR="00F277CF">
          <w:rPr>
            <w:noProof/>
            <w:webHidden/>
          </w:rPr>
          <w:instrText xml:space="preserve"> PAGEREF _Toc347871122 \h </w:instrText>
        </w:r>
        <w:r w:rsidR="00F277CF">
          <w:rPr>
            <w:noProof/>
            <w:webHidden/>
          </w:rPr>
        </w:r>
        <w:r w:rsidR="00F277CF">
          <w:rPr>
            <w:noProof/>
            <w:webHidden/>
          </w:rPr>
          <w:fldChar w:fldCharType="separate"/>
        </w:r>
        <w:r w:rsidR="00F277CF">
          <w:rPr>
            <w:noProof/>
            <w:webHidden/>
          </w:rPr>
          <w:t>40</w:t>
        </w:r>
        <w:r w:rsidR="00F277CF">
          <w:rPr>
            <w:noProof/>
            <w:webHidden/>
          </w:rPr>
          <w:fldChar w:fldCharType="end"/>
        </w:r>
      </w:hyperlink>
    </w:p>
    <w:p w:rsidR="00F277CF" w:rsidRPr="00D874AD" w:rsidRDefault="00350BA8">
      <w:pPr>
        <w:pStyle w:val="TOC2"/>
        <w:tabs>
          <w:tab w:val="left" w:pos="880"/>
          <w:tab w:val="right" w:leader="dot" w:pos="9350"/>
        </w:tabs>
        <w:rPr>
          <w:rFonts w:eastAsia="Times New Roman"/>
          <w:noProof/>
        </w:rPr>
      </w:pPr>
      <w:hyperlink w:anchor="_Toc347871123" w:history="1">
        <w:r w:rsidR="00F277CF" w:rsidRPr="005C6BE2">
          <w:rPr>
            <w:rStyle w:val="Hyperlink"/>
            <w:noProof/>
          </w:rPr>
          <w:t>5.1</w:t>
        </w:r>
        <w:r w:rsidR="00F277CF" w:rsidRPr="00D874AD">
          <w:rPr>
            <w:rFonts w:eastAsia="Times New Roman"/>
            <w:noProof/>
          </w:rPr>
          <w:tab/>
        </w:r>
        <w:r w:rsidR="00F277CF" w:rsidRPr="005C6BE2">
          <w:rPr>
            <w:rStyle w:val="Hyperlink"/>
            <w:noProof/>
          </w:rPr>
          <w:t>Entity Relationship Diagrams</w:t>
        </w:r>
        <w:r w:rsidR="00F277CF">
          <w:rPr>
            <w:noProof/>
            <w:webHidden/>
          </w:rPr>
          <w:tab/>
        </w:r>
        <w:r w:rsidR="00F277CF">
          <w:rPr>
            <w:noProof/>
            <w:webHidden/>
          </w:rPr>
          <w:fldChar w:fldCharType="begin"/>
        </w:r>
        <w:r w:rsidR="00F277CF">
          <w:rPr>
            <w:noProof/>
            <w:webHidden/>
          </w:rPr>
          <w:instrText xml:space="preserve"> PAGEREF _Toc347871123 \h </w:instrText>
        </w:r>
        <w:r w:rsidR="00F277CF">
          <w:rPr>
            <w:noProof/>
            <w:webHidden/>
          </w:rPr>
        </w:r>
        <w:r w:rsidR="00F277CF">
          <w:rPr>
            <w:noProof/>
            <w:webHidden/>
          </w:rPr>
          <w:fldChar w:fldCharType="separate"/>
        </w:r>
        <w:r w:rsidR="00F277CF">
          <w:rPr>
            <w:noProof/>
            <w:webHidden/>
          </w:rPr>
          <w:t>40</w:t>
        </w:r>
        <w:r w:rsidR="00F277CF">
          <w:rPr>
            <w:noProof/>
            <w:webHidden/>
          </w:rPr>
          <w:fldChar w:fldCharType="end"/>
        </w:r>
      </w:hyperlink>
    </w:p>
    <w:p w:rsidR="00F277CF" w:rsidRPr="00D874AD" w:rsidRDefault="00350BA8">
      <w:pPr>
        <w:pStyle w:val="TOC2"/>
        <w:tabs>
          <w:tab w:val="left" w:pos="880"/>
          <w:tab w:val="right" w:leader="dot" w:pos="9350"/>
        </w:tabs>
        <w:rPr>
          <w:rFonts w:eastAsia="Times New Roman"/>
          <w:noProof/>
        </w:rPr>
      </w:pPr>
      <w:hyperlink w:anchor="_Toc347871124" w:history="1">
        <w:r w:rsidR="00F277CF" w:rsidRPr="005C6BE2">
          <w:rPr>
            <w:rStyle w:val="Hyperlink"/>
            <w:noProof/>
          </w:rPr>
          <w:t>5.2</w:t>
        </w:r>
        <w:r w:rsidR="00F277CF" w:rsidRPr="00D874AD">
          <w:rPr>
            <w:rFonts w:eastAsia="Times New Roman"/>
            <w:noProof/>
          </w:rPr>
          <w:tab/>
        </w:r>
        <w:r w:rsidR="00F277CF" w:rsidRPr="005C6BE2">
          <w:rPr>
            <w:rStyle w:val="Hyperlink"/>
            <w:noProof/>
          </w:rPr>
          <w:t>Database table descriptions</w:t>
        </w:r>
        <w:r w:rsidR="00F277CF">
          <w:rPr>
            <w:noProof/>
            <w:webHidden/>
          </w:rPr>
          <w:tab/>
        </w:r>
        <w:r w:rsidR="00F277CF">
          <w:rPr>
            <w:noProof/>
            <w:webHidden/>
          </w:rPr>
          <w:fldChar w:fldCharType="begin"/>
        </w:r>
        <w:r w:rsidR="00F277CF">
          <w:rPr>
            <w:noProof/>
            <w:webHidden/>
          </w:rPr>
          <w:instrText xml:space="preserve"> PAGEREF _Toc347871124 \h </w:instrText>
        </w:r>
        <w:r w:rsidR="00F277CF">
          <w:rPr>
            <w:noProof/>
            <w:webHidden/>
          </w:rPr>
        </w:r>
        <w:r w:rsidR="00F277CF">
          <w:rPr>
            <w:noProof/>
            <w:webHidden/>
          </w:rPr>
          <w:fldChar w:fldCharType="separate"/>
        </w:r>
        <w:r w:rsidR="00F277CF">
          <w:rPr>
            <w:noProof/>
            <w:webHidden/>
          </w:rPr>
          <w:t>42</w:t>
        </w:r>
        <w:r w:rsidR="00F277CF">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47871072"/>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ins w:id="3" w:author="Veekija" w:date="2013-02-19T21:15:00Z"/>
        </w:trPr>
        <w:tc>
          <w:tcPr>
            <w:tcW w:w="1646" w:type="dxa"/>
          </w:tcPr>
          <w:p w:rsidR="00425F65" w:rsidRDefault="00425F65" w:rsidP="00D0186A">
            <w:pPr>
              <w:spacing w:before="20" w:after="20"/>
              <w:rPr>
                <w:ins w:id="4" w:author="Veekija" w:date="2013-02-19T21:15:00Z"/>
              </w:rPr>
            </w:pPr>
            <w:ins w:id="5" w:author="Veekija" w:date="2013-02-19T21:15:00Z">
              <w:r>
                <w:lastRenderedPageBreak/>
                <w:t>1.5</w:t>
              </w:r>
            </w:ins>
          </w:p>
        </w:tc>
        <w:tc>
          <w:tcPr>
            <w:tcW w:w="6289" w:type="dxa"/>
          </w:tcPr>
          <w:p w:rsidR="00425F65" w:rsidRDefault="00AB3908" w:rsidP="00AB3908">
            <w:pPr>
              <w:spacing w:before="20" w:after="20"/>
              <w:rPr>
                <w:ins w:id="6" w:author="Veekija" w:date="2013-02-19T21:15:00Z"/>
              </w:rPr>
            </w:pPr>
            <w:ins w:id="7" w:author="Veekija" w:date="2013-02-19T21:19:00Z">
              <w:r>
                <w:t xml:space="preserve">Allocate assignment (in teacher module) and cafeteria provision (in student module) is removed </w:t>
              </w:r>
            </w:ins>
            <w:ins w:id="8" w:author="Veekija" w:date="2013-02-19T21:20:00Z">
              <w:r>
                <w:t>in</w:t>
              </w:r>
            </w:ins>
            <w:bookmarkStart w:id="9" w:name="_GoBack"/>
            <w:bookmarkEnd w:id="9"/>
            <w:ins w:id="10" w:author="Veekija" w:date="2013-02-19T21:19:00Z">
              <w:r>
                <w:t xml:space="preserve"> the pr</w:t>
              </w:r>
            </w:ins>
            <w:ins w:id="11" w:author="Veekija" w:date="2013-02-19T21:20:00Z">
              <w:r>
                <w:t>oposal section.</w:t>
              </w:r>
            </w:ins>
          </w:p>
        </w:tc>
        <w:tc>
          <w:tcPr>
            <w:tcW w:w="1775" w:type="dxa"/>
          </w:tcPr>
          <w:p w:rsidR="00425F65" w:rsidRDefault="00425F65" w:rsidP="00D4363E">
            <w:pPr>
              <w:spacing w:before="20" w:after="20"/>
              <w:rPr>
                <w:ins w:id="12" w:author="Veekija" w:date="2013-02-19T21:15:00Z"/>
              </w:rPr>
            </w:pPr>
            <w:ins w:id="13" w:author="Veekija" w:date="2013-02-19T21:15:00Z">
              <w:r>
                <w:t>02/18/2013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4" w:name="_Toc347871073"/>
      <w:r>
        <w:t>Purpose</w:t>
      </w:r>
      <w:bookmarkEnd w:id="14"/>
    </w:p>
    <w:p w:rsidR="0064245C" w:rsidRDefault="0064245C" w:rsidP="006A6D24">
      <w:pPr>
        <w:pStyle w:val="Heading2"/>
      </w:pPr>
      <w:bookmarkStart w:id="15" w:name="_Toc347871074"/>
      <w:r>
        <w:t>Introduction</w:t>
      </w:r>
      <w:bookmarkEnd w:id="15"/>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del w:id="16" w:author="Veekija" w:date="2013-02-19T21:17:00Z">
        <w:r w:rsidRPr="002B2799" w:rsidDel="00AB3908">
          <w:delText>Using this module, teachers would be able to view and</w:delText>
        </w:r>
      </w:del>
      <w:del w:id="17" w:author="Veekija" w:date="2013-02-19T21:16:00Z">
        <w:r w:rsidRPr="00AB7CE7" w:rsidDel="00AB3908">
          <w:delText xml:space="preserve"> </w:delText>
        </w:r>
        <w:r w:rsidRPr="006E764E" w:rsidDel="00AB3908">
          <w:delText>allocate assignments, and assign tasks to the students</w:delText>
        </w:r>
      </w:del>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Del="00AB3908" w:rsidRDefault="0064245C" w:rsidP="009F55E6">
      <w:pPr>
        <w:spacing w:line="480" w:lineRule="auto"/>
        <w:ind w:firstLine="720"/>
        <w:jc w:val="both"/>
        <w:rPr>
          <w:del w:id="18" w:author="Veekija" w:date="2013-02-19T21:17:00Z"/>
        </w:rPr>
      </w:pPr>
      <w:r w:rsidRPr="002B2799">
        <w:t xml:space="preserve">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w:t>
      </w:r>
      <w:del w:id="19" w:author="Veekija" w:date="2013-02-19T21:17:00Z">
        <w:r w:rsidRPr="002B2799" w:rsidDel="00AB3908">
          <w:delText>Schools provide prepaid lunch tokens to kids to eat at their cafeteria. Parents would be able to monitor the status and balance in the students lunch account and they would be able send a request to add additional funds to the account.</w:delText>
        </w:r>
      </w:del>
    </w:p>
    <w:p w:rsidR="0064245C" w:rsidRPr="002B2799" w:rsidRDefault="0064245C" w:rsidP="009F55E6">
      <w:pPr>
        <w:spacing w:line="480" w:lineRule="auto"/>
        <w:ind w:firstLine="720"/>
        <w:jc w:val="both"/>
      </w:pPr>
      <w:r w:rsidRPr="002B2799">
        <w:lastRenderedPageBreak/>
        <w:t xml:space="preserve">User/Role management process would allow administrative users to create various roles and </w:t>
      </w:r>
      <w:proofErr w:type="gramStart"/>
      <w:r w:rsidRPr="002B2799">
        <w:t>users</w:t>
      </w:r>
      <w:proofErr w:type="gramEnd"/>
      <w:r w:rsidRPr="002B2799">
        <w:t xml:space="preserve">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Report modules would provide administrative users and educational departments to generate various reports by selecting various criteria. Users would be able to accurately generate student 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20" w:name="_Toc347871075"/>
      <w:r>
        <w:t>Overview</w:t>
      </w:r>
      <w:bookmarkEnd w:id="20"/>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350BA8"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6D6DD1" w:rsidRPr="005558ED" w:rsidRDefault="006D6DD1"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6D6DD1" w:rsidRPr="005558ED" w:rsidRDefault="006D6DD1"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6D6DD1" w:rsidRPr="005558ED" w:rsidRDefault="006D6DD1"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6D6DD1" w:rsidRDefault="006D6DD1" w:rsidP="00D076B7">
                    <w:pPr>
                      <w:jc w:val="center"/>
                      <w:rPr>
                        <w:b/>
                        <w:sz w:val="16"/>
                        <w:szCs w:val="16"/>
                      </w:rPr>
                    </w:pPr>
                    <w:r>
                      <w:rPr>
                        <w:b/>
                        <w:sz w:val="16"/>
                        <w:szCs w:val="16"/>
                      </w:rPr>
                      <w:t>Create class and schedules</w:t>
                    </w:r>
                  </w:p>
                  <w:p w:rsidR="006D6DD1" w:rsidRPr="005558ED" w:rsidRDefault="006D6DD1"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6D6DD1" w:rsidRPr="005558ED" w:rsidRDefault="006D6DD1"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6D6DD1" w:rsidRPr="005558ED" w:rsidRDefault="006D6DD1"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6D6DD1" w:rsidRPr="005558ED" w:rsidRDefault="006D6DD1"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6D6DD1" w:rsidRPr="005558ED" w:rsidRDefault="006D6DD1"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6D6DD1" w:rsidRPr="005558ED" w:rsidRDefault="006D6DD1"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6D6DD1" w:rsidRPr="005558ED" w:rsidRDefault="006D6DD1"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6D6DD1" w:rsidRPr="005558ED" w:rsidRDefault="006D6DD1"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6D6DD1" w:rsidRDefault="006D6DD1"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6D6DD1" w:rsidRDefault="006D6DD1"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6D6DD1" w:rsidRDefault="006D6DD1"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6D6DD1" w:rsidRDefault="006D6DD1"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6D6DD1" w:rsidRDefault="006D6DD1"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6D6DD1" w:rsidRPr="005558ED" w:rsidRDefault="006D6DD1"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6D6DD1" w:rsidRPr="00FD1868" w:rsidRDefault="006D6DD1"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6D6DD1" w:rsidRPr="005558ED" w:rsidRDefault="006D6DD1"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6D6DD1" w:rsidRPr="005558ED" w:rsidRDefault="006D6DD1"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6D6DD1" w:rsidRDefault="006D6DD1"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21" w:name="_Toc347871076"/>
      <w:r>
        <w:lastRenderedPageBreak/>
        <w:t>Glossary</w:t>
      </w:r>
      <w:bookmarkEnd w:id="21"/>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22" w:name="_Toc347871077"/>
      <w:r>
        <w:t>Requirements Specification</w:t>
      </w:r>
      <w:bookmarkEnd w:id="22"/>
    </w:p>
    <w:p w:rsidR="0064245C" w:rsidRDefault="0064245C" w:rsidP="00A40B48">
      <w:pPr>
        <w:pStyle w:val="Heading2"/>
      </w:pPr>
      <w:bookmarkStart w:id="23" w:name="_Toc347871078"/>
      <w:r>
        <w:t>Functional Requirements</w:t>
      </w:r>
      <w:bookmarkEnd w:id="23"/>
    </w:p>
    <w:p w:rsidR="0064245C" w:rsidRDefault="0064245C" w:rsidP="002F46C1">
      <w:pPr>
        <w:pStyle w:val="Heading3"/>
      </w:pPr>
      <w:bookmarkStart w:id="24" w:name="_Toc347871079"/>
      <w:r>
        <w:t>Access SIS home page</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25" w:name="_Toc347871080"/>
      <w:r>
        <w:t>Login</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26" w:name="_Toc347871081"/>
      <w:r>
        <w:t>Logout</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27" w:name="_Toc347871082"/>
      <w:r>
        <w:t>Update Profile</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8" w:name="_Toc347871083"/>
      <w:r>
        <w:t>View attendance</w:t>
      </w:r>
      <w:bookmarkEnd w:id="2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9" w:name="_Toc347871084"/>
      <w:r>
        <w:t>Update attendance</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30" w:name="_Toc347871085"/>
      <w:r>
        <w:t>View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31" w:name="_Toc347871086"/>
      <w:r>
        <w:t>Update progress</w:t>
      </w:r>
      <w:bookmarkEnd w:id="3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32" w:name="_Toc347871087"/>
      <w:r>
        <w:t>View grades</w:t>
      </w:r>
      <w:bookmarkEnd w:id="3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33" w:name="_Toc347871088"/>
      <w:r>
        <w:t>Update grades</w:t>
      </w:r>
      <w:bookmarkEnd w:id="3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34" w:name="_Toc347871089"/>
      <w:r>
        <w:lastRenderedPageBreak/>
        <w:t>View message center</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35" w:name="_Toc347871090"/>
      <w:r>
        <w:t>Communicate with the other users through the message center</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36" w:name="_Toc347871091"/>
      <w:r>
        <w:lastRenderedPageBreak/>
        <w:t>Set objectives to IEP student</w:t>
      </w:r>
      <w:bookmarkEnd w:id="3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37" w:name="_Toc347871092"/>
      <w:r>
        <w:t>View IEP student progress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8" w:name="_Toc347871093"/>
      <w:r>
        <w:t>Update IEP student progress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9" w:name="_Toc347871094"/>
      <w:r>
        <w:t>Student/Parent: View attendance</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40" w:name="_Toc347871095"/>
      <w:r>
        <w:t>Student/Parent: View progress</w:t>
      </w:r>
      <w:bookmarkEnd w:id="4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41" w:name="_Toc347871096"/>
      <w:r>
        <w:t>Student/Parent: View grades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42" w:name="_Toc347871097"/>
      <w:r>
        <w:t>Prospective students</w:t>
      </w:r>
      <w:bookmarkEnd w:id="4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43" w:name="_Toc347871098"/>
      <w:r>
        <w:t>Update prospective students page</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44" w:name="_Toc347871099"/>
      <w:r>
        <w:t>Submit online application</w:t>
      </w:r>
      <w:bookmarkEnd w:id="44"/>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45" w:name="_Toc347871100"/>
      <w:r>
        <w:t>Track application status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46" w:name="_Toc347871101"/>
      <w:r>
        <w:t>View all new applications</w:t>
      </w:r>
      <w:bookmarkEnd w:id="4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7" w:name="_Toc347871102"/>
      <w:r>
        <w:t>Update application</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8" w:name="_Toc347871103"/>
      <w:r>
        <w:t>Update admission status</w:t>
      </w:r>
      <w:bookmarkEnd w:id="4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9" w:name="_Toc347871104"/>
      <w:r>
        <w:t>Create class and schedules</w:t>
      </w:r>
      <w:bookmarkEnd w:id="4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50" w:name="_Toc347871105"/>
      <w:r>
        <w:t>View teachers</w:t>
      </w:r>
      <w:bookmarkEnd w:id="5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51" w:name="_Toc347871106"/>
      <w:r>
        <w:t>Add teacher</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52" w:name="_Toc347871107"/>
      <w:r>
        <w:t>Update teacher</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53" w:name="_Toc347871108"/>
      <w:r>
        <w:t>Enroll new students</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54" w:name="_Toc347871109"/>
      <w:r>
        <w:t>View student records</w:t>
      </w:r>
      <w:bookmarkEnd w:id="54"/>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55" w:name="_Toc347871110"/>
      <w:r>
        <w:t>Updated student records</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56" w:name="_Toc347871111"/>
      <w:r>
        <w:t>Handle state reports</w:t>
      </w:r>
      <w:bookmarkEnd w:id="5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2813976"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57" w:name="_Toc347871112"/>
      <w:r>
        <w:t>View ad-hoc reports</w:t>
      </w:r>
      <w:bookmarkEnd w:id="5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8" w:name="_Toc347871113"/>
      <w:r>
        <w:lastRenderedPageBreak/>
        <w:t>Mobile Login</w:t>
      </w:r>
      <w:bookmarkEnd w:id="5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9" w:name="_Toc347871114"/>
      <w:r>
        <w:t xml:space="preserve">Mobile </w:t>
      </w:r>
      <w:r w:rsidR="00971C47">
        <w:t>Logout</w:t>
      </w:r>
      <w:bookmarkEnd w:id="5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60" w:name="_Toc347871115"/>
      <w:r>
        <w:lastRenderedPageBreak/>
        <w:t>Mobile menu options screen</w:t>
      </w:r>
      <w:bookmarkEnd w:id="6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61" w:name="_Toc347871116"/>
      <w:r>
        <w:t>Mobile view message center</w:t>
      </w:r>
      <w:bookmarkEnd w:id="6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62" w:name="_Toc347871117"/>
      <w:r>
        <w:lastRenderedPageBreak/>
        <w:t>Mobile view schedules</w:t>
      </w:r>
      <w:bookmarkEnd w:id="6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63" w:name="_Toc347871118"/>
      <w:r>
        <w:t>Mobile view score card</w:t>
      </w:r>
      <w:bookmarkEnd w:id="6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64" w:name="_Toc347253547"/>
      <w:bookmarkStart w:id="65" w:name="_Toc347871119"/>
      <w:r>
        <w:lastRenderedPageBreak/>
        <w:t>System Architecture Design</w:t>
      </w:r>
      <w:bookmarkEnd w:id="64"/>
      <w:bookmarkEnd w:id="65"/>
    </w:p>
    <w:p w:rsidR="00A51524" w:rsidRDefault="00A51524" w:rsidP="00A51524">
      <w:pPr>
        <w:pStyle w:val="Heading2"/>
        <w:spacing w:line="360" w:lineRule="auto"/>
      </w:pPr>
      <w:bookmarkStart w:id="66" w:name="_Toc347253548"/>
      <w:bookmarkStart w:id="67" w:name="_Toc347871120"/>
      <w:r>
        <w:t>Overview</w:t>
      </w:r>
      <w:bookmarkEnd w:id="66"/>
      <w:bookmarkEnd w:id="67"/>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2813977"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2813978"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8" w:name="_Toc347253549"/>
      <w:bookmarkStart w:id="69" w:name="_Toc347871121"/>
      <w:r w:rsidRPr="00200049">
        <w:t>System Architecture Design – Non-functional characteristics</w:t>
      </w:r>
      <w:bookmarkEnd w:id="68"/>
      <w:bookmarkEnd w:id="69"/>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70" w:name="_Toc347871122"/>
      <w:r>
        <w:t>Database Schema Design</w:t>
      </w:r>
      <w:bookmarkEnd w:id="70"/>
    </w:p>
    <w:p w:rsidR="00125D51" w:rsidRDefault="00125D51" w:rsidP="00125D51">
      <w:pPr>
        <w:pStyle w:val="Heading2"/>
        <w:spacing w:line="360" w:lineRule="auto"/>
      </w:pPr>
      <w:bookmarkStart w:id="71" w:name="_Toc347871123"/>
      <w:r>
        <w:t>Entity Relationship Diagrams</w:t>
      </w:r>
      <w:bookmarkEnd w:id="71"/>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D92461">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r w:rsidR="00D11EB6">
        <w:lastRenderedPageBreak/>
        <w:t>Database Table Descriptions</w:t>
      </w:r>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8533A2" w:rsidRDefault="008533A2" w:rsidP="00D11EB6">
      <w:pPr>
        <w:pStyle w:val="Heading2"/>
        <w:spacing w:line="360" w:lineRule="auto"/>
      </w:pPr>
    </w:p>
    <w:sectPr w:rsidR="008533A2" w:rsidSect="00DF7D6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BA8" w:rsidRDefault="00350BA8" w:rsidP="002B2799">
      <w:pPr>
        <w:spacing w:after="0" w:line="240" w:lineRule="auto"/>
      </w:pPr>
      <w:r>
        <w:separator/>
      </w:r>
    </w:p>
  </w:endnote>
  <w:endnote w:type="continuationSeparator" w:id="0">
    <w:p w:rsidR="00350BA8" w:rsidRDefault="00350BA8"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461" w:rsidRDefault="00D9246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B3908">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B3908">
      <w:rPr>
        <w:b/>
        <w:bCs/>
        <w:noProof/>
      </w:rPr>
      <w:t>43</w:t>
    </w:r>
    <w:r>
      <w:rPr>
        <w:b/>
        <w:bCs/>
        <w:sz w:val="24"/>
        <w:szCs w:val="24"/>
      </w:rPr>
      <w:fldChar w:fldCharType="end"/>
    </w:r>
  </w:p>
  <w:p w:rsidR="006D6DD1" w:rsidRDefault="006D6D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BA8" w:rsidRDefault="00350BA8" w:rsidP="002B2799">
      <w:pPr>
        <w:spacing w:after="0" w:line="240" w:lineRule="auto"/>
      </w:pPr>
      <w:r>
        <w:separator/>
      </w:r>
    </w:p>
  </w:footnote>
  <w:footnote w:type="continuationSeparator" w:id="0">
    <w:p w:rsidR="00350BA8" w:rsidRDefault="00350BA8"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3"/>
  </w:num>
  <w:num w:numId="2">
    <w:abstractNumId w:val="10"/>
  </w:num>
  <w:num w:numId="3">
    <w:abstractNumId w:val="0"/>
  </w:num>
  <w:num w:numId="4">
    <w:abstractNumId w:val="2"/>
  </w:num>
  <w:num w:numId="5">
    <w:abstractNumId w:val="6"/>
  </w:num>
  <w:num w:numId="6">
    <w:abstractNumId w:val="5"/>
  </w:num>
  <w:num w:numId="7">
    <w:abstractNumId w:val="7"/>
  </w:num>
  <w:num w:numId="8">
    <w:abstractNumId w:val="10"/>
  </w:num>
  <w:num w:numId="9">
    <w:abstractNumId w:val="4"/>
  </w:num>
  <w:num w:numId="10">
    <w:abstractNumId w:val="9"/>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2222B"/>
    <w:rsid w:val="00030B66"/>
    <w:rsid w:val="00032BE0"/>
    <w:rsid w:val="0004046A"/>
    <w:rsid w:val="0005229F"/>
    <w:rsid w:val="0005259F"/>
    <w:rsid w:val="00056108"/>
    <w:rsid w:val="00061C06"/>
    <w:rsid w:val="00065A54"/>
    <w:rsid w:val="00074324"/>
    <w:rsid w:val="00075C82"/>
    <w:rsid w:val="00086758"/>
    <w:rsid w:val="00086ABF"/>
    <w:rsid w:val="000871A4"/>
    <w:rsid w:val="000911F6"/>
    <w:rsid w:val="00091E19"/>
    <w:rsid w:val="00093420"/>
    <w:rsid w:val="00093AA7"/>
    <w:rsid w:val="000A6073"/>
    <w:rsid w:val="000C0244"/>
    <w:rsid w:val="000C141C"/>
    <w:rsid w:val="000C23EE"/>
    <w:rsid w:val="000C3657"/>
    <w:rsid w:val="000C3E76"/>
    <w:rsid w:val="000C5D43"/>
    <w:rsid w:val="000F0BA6"/>
    <w:rsid w:val="000F1F3B"/>
    <w:rsid w:val="000F2EBD"/>
    <w:rsid w:val="000F5B69"/>
    <w:rsid w:val="001028B3"/>
    <w:rsid w:val="00102F66"/>
    <w:rsid w:val="001040CB"/>
    <w:rsid w:val="001063EA"/>
    <w:rsid w:val="0010763A"/>
    <w:rsid w:val="00116127"/>
    <w:rsid w:val="001173A9"/>
    <w:rsid w:val="001205E7"/>
    <w:rsid w:val="00124B6D"/>
    <w:rsid w:val="00124F72"/>
    <w:rsid w:val="00125D51"/>
    <w:rsid w:val="00131FA0"/>
    <w:rsid w:val="00132929"/>
    <w:rsid w:val="00141F36"/>
    <w:rsid w:val="00143E7A"/>
    <w:rsid w:val="001464BC"/>
    <w:rsid w:val="00146EDB"/>
    <w:rsid w:val="001505EF"/>
    <w:rsid w:val="0015196B"/>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D208B"/>
    <w:rsid w:val="001D36B1"/>
    <w:rsid w:val="001D5E2E"/>
    <w:rsid w:val="001E4D3B"/>
    <w:rsid w:val="001E5EC1"/>
    <w:rsid w:val="001F162F"/>
    <w:rsid w:val="001F2A64"/>
    <w:rsid w:val="001F3482"/>
    <w:rsid w:val="001F3855"/>
    <w:rsid w:val="001F641A"/>
    <w:rsid w:val="001F75DF"/>
    <w:rsid w:val="00200049"/>
    <w:rsid w:val="00206B46"/>
    <w:rsid w:val="0022229D"/>
    <w:rsid w:val="002240E6"/>
    <w:rsid w:val="002259D1"/>
    <w:rsid w:val="0023716F"/>
    <w:rsid w:val="002402CE"/>
    <w:rsid w:val="002430AB"/>
    <w:rsid w:val="002507D7"/>
    <w:rsid w:val="0025162C"/>
    <w:rsid w:val="00251826"/>
    <w:rsid w:val="0025257D"/>
    <w:rsid w:val="002536FD"/>
    <w:rsid w:val="002543AE"/>
    <w:rsid w:val="00256201"/>
    <w:rsid w:val="00256454"/>
    <w:rsid w:val="00256AAE"/>
    <w:rsid w:val="002628EA"/>
    <w:rsid w:val="00264979"/>
    <w:rsid w:val="00264B41"/>
    <w:rsid w:val="002677D7"/>
    <w:rsid w:val="0027238E"/>
    <w:rsid w:val="00274D67"/>
    <w:rsid w:val="002955EC"/>
    <w:rsid w:val="002A2E16"/>
    <w:rsid w:val="002A4CE6"/>
    <w:rsid w:val="002A5EC5"/>
    <w:rsid w:val="002A78F4"/>
    <w:rsid w:val="002B067E"/>
    <w:rsid w:val="002B2799"/>
    <w:rsid w:val="002B31F2"/>
    <w:rsid w:val="002B7428"/>
    <w:rsid w:val="002C2362"/>
    <w:rsid w:val="002D3EB9"/>
    <w:rsid w:val="002D711B"/>
    <w:rsid w:val="002E2C40"/>
    <w:rsid w:val="002E3B20"/>
    <w:rsid w:val="002E508D"/>
    <w:rsid w:val="002F0345"/>
    <w:rsid w:val="002F0734"/>
    <w:rsid w:val="002F1518"/>
    <w:rsid w:val="002F46C1"/>
    <w:rsid w:val="002F6194"/>
    <w:rsid w:val="00300502"/>
    <w:rsid w:val="00302290"/>
    <w:rsid w:val="003123CF"/>
    <w:rsid w:val="00312CC3"/>
    <w:rsid w:val="0034231C"/>
    <w:rsid w:val="003466DD"/>
    <w:rsid w:val="0034676D"/>
    <w:rsid w:val="00347831"/>
    <w:rsid w:val="00350BA8"/>
    <w:rsid w:val="003516FA"/>
    <w:rsid w:val="0035496A"/>
    <w:rsid w:val="00355A22"/>
    <w:rsid w:val="00360AB8"/>
    <w:rsid w:val="00375D13"/>
    <w:rsid w:val="0038045E"/>
    <w:rsid w:val="0038069B"/>
    <w:rsid w:val="003836A8"/>
    <w:rsid w:val="003836D5"/>
    <w:rsid w:val="00386D40"/>
    <w:rsid w:val="0038748A"/>
    <w:rsid w:val="003900A7"/>
    <w:rsid w:val="00395080"/>
    <w:rsid w:val="003A1088"/>
    <w:rsid w:val="003A14EE"/>
    <w:rsid w:val="003A22D3"/>
    <w:rsid w:val="003A2A3C"/>
    <w:rsid w:val="003B0E36"/>
    <w:rsid w:val="003C0DAD"/>
    <w:rsid w:val="003C0FE7"/>
    <w:rsid w:val="003C402C"/>
    <w:rsid w:val="003C53DE"/>
    <w:rsid w:val="003C7822"/>
    <w:rsid w:val="003C7F10"/>
    <w:rsid w:val="003F1A1D"/>
    <w:rsid w:val="003F6066"/>
    <w:rsid w:val="00400AFB"/>
    <w:rsid w:val="00404276"/>
    <w:rsid w:val="00406B11"/>
    <w:rsid w:val="00406EC4"/>
    <w:rsid w:val="00411D91"/>
    <w:rsid w:val="0041564F"/>
    <w:rsid w:val="00420EB6"/>
    <w:rsid w:val="0042276C"/>
    <w:rsid w:val="00422C6D"/>
    <w:rsid w:val="00422F29"/>
    <w:rsid w:val="00425F65"/>
    <w:rsid w:val="004268A8"/>
    <w:rsid w:val="00427D05"/>
    <w:rsid w:val="00434B95"/>
    <w:rsid w:val="00435249"/>
    <w:rsid w:val="004421B4"/>
    <w:rsid w:val="00442317"/>
    <w:rsid w:val="0044457F"/>
    <w:rsid w:val="00444769"/>
    <w:rsid w:val="00444EC8"/>
    <w:rsid w:val="004457C5"/>
    <w:rsid w:val="00446CD0"/>
    <w:rsid w:val="00456DC1"/>
    <w:rsid w:val="00465BFB"/>
    <w:rsid w:val="00477613"/>
    <w:rsid w:val="004778E0"/>
    <w:rsid w:val="00477CAF"/>
    <w:rsid w:val="00481E24"/>
    <w:rsid w:val="00482C07"/>
    <w:rsid w:val="004843ED"/>
    <w:rsid w:val="00485FF9"/>
    <w:rsid w:val="004956AB"/>
    <w:rsid w:val="00495DFE"/>
    <w:rsid w:val="00496445"/>
    <w:rsid w:val="004A1D7E"/>
    <w:rsid w:val="004A2A69"/>
    <w:rsid w:val="004A3884"/>
    <w:rsid w:val="004A423E"/>
    <w:rsid w:val="004B4ACC"/>
    <w:rsid w:val="004C1E97"/>
    <w:rsid w:val="004C4893"/>
    <w:rsid w:val="004D1008"/>
    <w:rsid w:val="004D762C"/>
    <w:rsid w:val="004E0D4E"/>
    <w:rsid w:val="004E47BA"/>
    <w:rsid w:val="004F1024"/>
    <w:rsid w:val="004F1F2D"/>
    <w:rsid w:val="004F527D"/>
    <w:rsid w:val="004F52B4"/>
    <w:rsid w:val="00505FC1"/>
    <w:rsid w:val="00514469"/>
    <w:rsid w:val="00514EE7"/>
    <w:rsid w:val="005238D8"/>
    <w:rsid w:val="00530404"/>
    <w:rsid w:val="005320E6"/>
    <w:rsid w:val="00532AA3"/>
    <w:rsid w:val="00544239"/>
    <w:rsid w:val="0055317A"/>
    <w:rsid w:val="005558ED"/>
    <w:rsid w:val="00560DF7"/>
    <w:rsid w:val="00561CD6"/>
    <w:rsid w:val="0056483D"/>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D39B7"/>
    <w:rsid w:val="005E1B58"/>
    <w:rsid w:val="005E680C"/>
    <w:rsid w:val="005F2700"/>
    <w:rsid w:val="005F3A49"/>
    <w:rsid w:val="005F6774"/>
    <w:rsid w:val="005F6873"/>
    <w:rsid w:val="006042BB"/>
    <w:rsid w:val="006060C9"/>
    <w:rsid w:val="006103FC"/>
    <w:rsid w:val="00610E51"/>
    <w:rsid w:val="006200E1"/>
    <w:rsid w:val="00623EA7"/>
    <w:rsid w:val="006273E5"/>
    <w:rsid w:val="00627401"/>
    <w:rsid w:val="0063226C"/>
    <w:rsid w:val="0063467E"/>
    <w:rsid w:val="006370E8"/>
    <w:rsid w:val="00641573"/>
    <w:rsid w:val="00642378"/>
    <w:rsid w:val="0064245C"/>
    <w:rsid w:val="006440C0"/>
    <w:rsid w:val="00645EAF"/>
    <w:rsid w:val="00646720"/>
    <w:rsid w:val="00650DA8"/>
    <w:rsid w:val="0065335F"/>
    <w:rsid w:val="00653D60"/>
    <w:rsid w:val="00655EEA"/>
    <w:rsid w:val="00670F94"/>
    <w:rsid w:val="006738BA"/>
    <w:rsid w:val="006829A8"/>
    <w:rsid w:val="00683511"/>
    <w:rsid w:val="006915FA"/>
    <w:rsid w:val="0069406A"/>
    <w:rsid w:val="00694307"/>
    <w:rsid w:val="0069711A"/>
    <w:rsid w:val="00697FDB"/>
    <w:rsid w:val="006A299F"/>
    <w:rsid w:val="006A6D24"/>
    <w:rsid w:val="006B36B7"/>
    <w:rsid w:val="006C2E66"/>
    <w:rsid w:val="006D513B"/>
    <w:rsid w:val="006D6DD1"/>
    <w:rsid w:val="006E0FD0"/>
    <w:rsid w:val="006E178B"/>
    <w:rsid w:val="006E764E"/>
    <w:rsid w:val="006F1A6A"/>
    <w:rsid w:val="006F65DC"/>
    <w:rsid w:val="006F6B44"/>
    <w:rsid w:val="006F7C68"/>
    <w:rsid w:val="0070087D"/>
    <w:rsid w:val="00712B24"/>
    <w:rsid w:val="00713A2C"/>
    <w:rsid w:val="007178CE"/>
    <w:rsid w:val="0072100C"/>
    <w:rsid w:val="00721619"/>
    <w:rsid w:val="00730172"/>
    <w:rsid w:val="00730B89"/>
    <w:rsid w:val="00734BD3"/>
    <w:rsid w:val="007365EE"/>
    <w:rsid w:val="00740CB7"/>
    <w:rsid w:val="007413EB"/>
    <w:rsid w:val="00741872"/>
    <w:rsid w:val="00741FAE"/>
    <w:rsid w:val="00745DFB"/>
    <w:rsid w:val="00747448"/>
    <w:rsid w:val="00750E37"/>
    <w:rsid w:val="00763259"/>
    <w:rsid w:val="007636EA"/>
    <w:rsid w:val="00771FE6"/>
    <w:rsid w:val="007725FC"/>
    <w:rsid w:val="00774653"/>
    <w:rsid w:val="00777D35"/>
    <w:rsid w:val="007827BA"/>
    <w:rsid w:val="00791C0B"/>
    <w:rsid w:val="00793CF9"/>
    <w:rsid w:val="007B0EBA"/>
    <w:rsid w:val="007B2D10"/>
    <w:rsid w:val="007C4DE6"/>
    <w:rsid w:val="00801136"/>
    <w:rsid w:val="0081257C"/>
    <w:rsid w:val="008144E0"/>
    <w:rsid w:val="00821E29"/>
    <w:rsid w:val="00822AA0"/>
    <w:rsid w:val="00827956"/>
    <w:rsid w:val="00827BB5"/>
    <w:rsid w:val="0083522A"/>
    <w:rsid w:val="00835FB4"/>
    <w:rsid w:val="00842E95"/>
    <w:rsid w:val="00844511"/>
    <w:rsid w:val="00847403"/>
    <w:rsid w:val="00851782"/>
    <w:rsid w:val="00851F4F"/>
    <w:rsid w:val="008533A2"/>
    <w:rsid w:val="008546C8"/>
    <w:rsid w:val="00862B97"/>
    <w:rsid w:val="00870798"/>
    <w:rsid w:val="00895F71"/>
    <w:rsid w:val="008967A9"/>
    <w:rsid w:val="008A11D4"/>
    <w:rsid w:val="008A6365"/>
    <w:rsid w:val="008A741A"/>
    <w:rsid w:val="008B3605"/>
    <w:rsid w:val="008C0DF1"/>
    <w:rsid w:val="008C70CC"/>
    <w:rsid w:val="008D4C1F"/>
    <w:rsid w:val="008E147F"/>
    <w:rsid w:val="008E61DC"/>
    <w:rsid w:val="008F0F4C"/>
    <w:rsid w:val="008F2AB0"/>
    <w:rsid w:val="008F446D"/>
    <w:rsid w:val="008F704F"/>
    <w:rsid w:val="00902552"/>
    <w:rsid w:val="00921527"/>
    <w:rsid w:val="009225F9"/>
    <w:rsid w:val="00931C5B"/>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7F63"/>
    <w:rsid w:val="009A2A73"/>
    <w:rsid w:val="009A6C4A"/>
    <w:rsid w:val="009B5A0A"/>
    <w:rsid w:val="009B689A"/>
    <w:rsid w:val="009B6B82"/>
    <w:rsid w:val="009D03D4"/>
    <w:rsid w:val="009D2E28"/>
    <w:rsid w:val="009D343A"/>
    <w:rsid w:val="009D35AC"/>
    <w:rsid w:val="009D517D"/>
    <w:rsid w:val="009D6553"/>
    <w:rsid w:val="009D79B3"/>
    <w:rsid w:val="009F55E6"/>
    <w:rsid w:val="00A020C3"/>
    <w:rsid w:val="00A0242E"/>
    <w:rsid w:val="00A078C7"/>
    <w:rsid w:val="00A1244B"/>
    <w:rsid w:val="00A27C72"/>
    <w:rsid w:val="00A371D1"/>
    <w:rsid w:val="00A37C49"/>
    <w:rsid w:val="00A40B48"/>
    <w:rsid w:val="00A50269"/>
    <w:rsid w:val="00A5057F"/>
    <w:rsid w:val="00A51524"/>
    <w:rsid w:val="00A63033"/>
    <w:rsid w:val="00A636BB"/>
    <w:rsid w:val="00A66F64"/>
    <w:rsid w:val="00A7604E"/>
    <w:rsid w:val="00A77326"/>
    <w:rsid w:val="00A778EE"/>
    <w:rsid w:val="00A8414A"/>
    <w:rsid w:val="00A92CAA"/>
    <w:rsid w:val="00AA17CC"/>
    <w:rsid w:val="00AA56E2"/>
    <w:rsid w:val="00AA6540"/>
    <w:rsid w:val="00AB347F"/>
    <w:rsid w:val="00AB3908"/>
    <w:rsid w:val="00AB3B84"/>
    <w:rsid w:val="00AB7CE7"/>
    <w:rsid w:val="00AB7F44"/>
    <w:rsid w:val="00AC0C5A"/>
    <w:rsid w:val="00AD1CD3"/>
    <w:rsid w:val="00AD1D1E"/>
    <w:rsid w:val="00AD288E"/>
    <w:rsid w:val="00AD3719"/>
    <w:rsid w:val="00AD6D51"/>
    <w:rsid w:val="00AF1301"/>
    <w:rsid w:val="00AF155C"/>
    <w:rsid w:val="00AF2FC5"/>
    <w:rsid w:val="00B03A2E"/>
    <w:rsid w:val="00B07CE8"/>
    <w:rsid w:val="00B145F4"/>
    <w:rsid w:val="00B24AB8"/>
    <w:rsid w:val="00B2789D"/>
    <w:rsid w:val="00B415A8"/>
    <w:rsid w:val="00B42FEB"/>
    <w:rsid w:val="00B4398F"/>
    <w:rsid w:val="00B43FE1"/>
    <w:rsid w:val="00B45BB2"/>
    <w:rsid w:val="00B47535"/>
    <w:rsid w:val="00B5028C"/>
    <w:rsid w:val="00B52C8F"/>
    <w:rsid w:val="00B652B5"/>
    <w:rsid w:val="00B71CAD"/>
    <w:rsid w:val="00B83962"/>
    <w:rsid w:val="00B8559E"/>
    <w:rsid w:val="00B86ECF"/>
    <w:rsid w:val="00BA0765"/>
    <w:rsid w:val="00BA38DC"/>
    <w:rsid w:val="00BA5555"/>
    <w:rsid w:val="00BA6378"/>
    <w:rsid w:val="00BB0D71"/>
    <w:rsid w:val="00BB1CFF"/>
    <w:rsid w:val="00BB397F"/>
    <w:rsid w:val="00BB4C9C"/>
    <w:rsid w:val="00BB598D"/>
    <w:rsid w:val="00BB5CBF"/>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5AB2"/>
    <w:rsid w:val="00C27991"/>
    <w:rsid w:val="00C27E4E"/>
    <w:rsid w:val="00C349A3"/>
    <w:rsid w:val="00C426AC"/>
    <w:rsid w:val="00C42C43"/>
    <w:rsid w:val="00C45FB8"/>
    <w:rsid w:val="00C50B8F"/>
    <w:rsid w:val="00C50EFA"/>
    <w:rsid w:val="00C54B36"/>
    <w:rsid w:val="00C637AD"/>
    <w:rsid w:val="00C70CE8"/>
    <w:rsid w:val="00C747F1"/>
    <w:rsid w:val="00C74C8F"/>
    <w:rsid w:val="00C75B13"/>
    <w:rsid w:val="00C7613B"/>
    <w:rsid w:val="00C85303"/>
    <w:rsid w:val="00C94E9C"/>
    <w:rsid w:val="00C95403"/>
    <w:rsid w:val="00CA1A5B"/>
    <w:rsid w:val="00CB77AB"/>
    <w:rsid w:val="00CC12D8"/>
    <w:rsid w:val="00CC4FDE"/>
    <w:rsid w:val="00CC7372"/>
    <w:rsid w:val="00CD1CF7"/>
    <w:rsid w:val="00CD3A30"/>
    <w:rsid w:val="00CD5634"/>
    <w:rsid w:val="00CE00C9"/>
    <w:rsid w:val="00CE6F3B"/>
    <w:rsid w:val="00CF59BB"/>
    <w:rsid w:val="00D0186A"/>
    <w:rsid w:val="00D02806"/>
    <w:rsid w:val="00D076B7"/>
    <w:rsid w:val="00D07E15"/>
    <w:rsid w:val="00D11E44"/>
    <w:rsid w:val="00D11EB6"/>
    <w:rsid w:val="00D15FF7"/>
    <w:rsid w:val="00D17C96"/>
    <w:rsid w:val="00D22581"/>
    <w:rsid w:val="00D25921"/>
    <w:rsid w:val="00D337D9"/>
    <w:rsid w:val="00D4278A"/>
    <w:rsid w:val="00D42EA4"/>
    <w:rsid w:val="00D4363E"/>
    <w:rsid w:val="00D4492F"/>
    <w:rsid w:val="00D47E1B"/>
    <w:rsid w:val="00D50E21"/>
    <w:rsid w:val="00D5378E"/>
    <w:rsid w:val="00D630E2"/>
    <w:rsid w:val="00D7056B"/>
    <w:rsid w:val="00D70A64"/>
    <w:rsid w:val="00D7143E"/>
    <w:rsid w:val="00D73227"/>
    <w:rsid w:val="00D8096A"/>
    <w:rsid w:val="00D8675D"/>
    <w:rsid w:val="00D874AD"/>
    <w:rsid w:val="00D92461"/>
    <w:rsid w:val="00D925F2"/>
    <w:rsid w:val="00D97B8A"/>
    <w:rsid w:val="00DA2114"/>
    <w:rsid w:val="00DA236D"/>
    <w:rsid w:val="00DA49C3"/>
    <w:rsid w:val="00DA5F4B"/>
    <w:rsid w:val="00DC0E4B"/>
    <w:rsid w:val="00DC108A"/>
    <w:rsid w:val="00DC1A2C"/>
    <w:rsid w:val="00DC29BE"/>
    <w:rsid w:val="00DC605B"/>
    <w:rsid w:val="00DC69FD"/>
    <w:rsid w:val="00DC707A"/>
    <w:rsid w:val="00DC70E4"/>
    <w:rsid w:val="00DD3952"/>
    <w:rsid w:val="00DE183B"/>
    <w:rsid w:val="00DE1893"/>
    <w:rsid w:val="00DF0F58"/>
    <w:rsid w:val="00DF26AD"/>
    <w:rsid w:val="00DF27B8"/>
    <w:rsid w:val="00DF656B"/>
    <w:rsid w:val="00DF7746"/>
    <w:rsid w:val="00DF7A66"/>
    <w:rsid w:val="00DF7B8E"/>
    <w:rsid w:val="00DF7D6E"/>
    <w:rsid w:val="00E020A9"/>
    <w:rsid w:val="00E04199"/>
    <w:rsid w:val="00E137C8"/>
    <w:rsid w:val="00E23080"/>
    <w:rsid w:val="00E35C2B"/>
    <w:rsid w:val="00E42596"/>
    <w:rsid w:val="00E574CD"/>
    <w:rsid w:val="00E61B26"/>
    <w:rsid w:val="00E628C0"/>
    <w:rsid w:val="00E66607"/>
    <w:rsid w:val="00E77D6A"/>
    <w:rsid w:val="00E81667"/>
    <w:rsid w:val="00E83AA2"/>
    <w:rsid w:val="00E9417D"/>
    <w:rsid w:val="00E9426A"/>
    <w:rsid w:val="00E970D4"/>
    <w:rsid w:val="00EA18B0"/>
    <w:rsid w:val="00EA7BCC"/>
    <w:rsid w:val="00EB03A7"/>
    <w:rsid w:val="00EB2A83"/>
    <w:rsid w:val="00EB5BEC"/>
    <w:rsid w:val="00ED65BB"/>
    <w:rsid w:val="00EE1130"/>
    <w:rsid w:val="00EE70EC"/>
    <w:rsid w:val="00EE736E"/>
    <w:rsid w:val="00F01DEA"/>
    <w:rsid w:val="00F01FA5"/>
    <w:rsid w:val="00F108A2"/>
    <w:rsid w:val="00F2008C"/>
    <w:rsid w:val="00F204EE"/>
    <w:rsid w:val="00F22113"/>
    <w:rsid w:val="00F277CF"/>
    <w:rsid w:val="00F369F5"/>
    <w:rsid w:val="00F372C3"/>
    <w:rsid w:val="00F45351"/>
    <w:rsid w:val="00F45BBC"/>
    <w:rsid w:val="00F52390"/>
    <w:rsid w:val="00F53EE5"/>
    <w:rsid w:val="00F564AC"/>
    <w:rsid w:val="00F6319A"/>
    <w:rsid w:val="00F7399A"/>
    <w:rsid w:val="00F75441"/>
    <w:rsid w:val="00F8015E"/>
    <w:rsid w:val="00F83F51"/>
    <w:rsid w:val="00F87549"/>
    <w:rsid w:val="00F94F3C"/>
    <w:rsid w:val="00FA3FBC"/>
    <w:rsid w:val="00FA57C0"/>
    <w:rsid w:val="00FB14A7"/>
    <w:rsid w:val="00FB3887"/>
    <w:rsid w:val="00FB435F"/>
    <w:rsid w:val="00FC1DF5"/>
    <w:rsid w:val="00FD1868"/>
    <w:rsid w:val="00FD3AE5"/>
    <w:rsid w:val="00FD793C"/>
    <w:rsid w:val="00FE0490"/>
    <w:rsid w:val="00FE051B"/>
    <w:rsid w:val="00FE179C"/>
    <w:rsid w:val="00FE7C0E"/>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_x0000_s1151">
          <o:proxy start="" idref="#Oval 17" connectloc="5"/>
          <o:proxy end="" idref="#Oval 108" connectloc="2"/>
        </o:r>
        <o:r id="V:Rule6" type="connector" idref="#AutoShape 12"/>
        <o:r id="V:Rule7" type="connector" idref="#AutoShape 8"/>
        <o:r id="V:Rule8" type="connector" idref="#_x0000_s1146">
          <o:proxy start="" idref="#Oval 5" connectloc="7"/>
          <o:proxy end="" idref="#Oval 105" connectloc="2"/>
        </o:r>
        <o:r id="V:Rule9" type="connector" idref="#AutoShape 7"/>
        <o:r id="V:Rule10" type="connector" idref="#_x0000_s1129"/>
        <o:r id="V:Rule11" type="connector" idref="#AutoShape 13"/>
        <o:r id="V:Rule12" type="connector" idref="#AutoShape 20"/>
        <o:r id="V:Rule13" type="connector" idref="#_x0000_s1137">
          <o:proxy start="" idref="#Straight Connector 113" connectloc="0"/>
          <o:proxy end="" idref="#Oval 31" connectloc="2"/>
        </o:r>
        <o:r id="V:Rule14" type="connector" idref="#AutoShape 21"/>
        <o:r id="V:Rule15" type="connector" idref="#_x0000_s1138">
          <o:proxy start="" idref="#Straight Connector 113" connectloc="0"/>
          <o:proxy end="" idref="#Oval 75" connectloc="2"/>
        </o:r>
        <o:r id="V:Rule16" type="connector" idref="#_x0000_s1144">
          <o:proxy start="" idref="#Oval 5" connectloc="0"/>
          <o:proxy end="" idref="#Oval 107" connectloc="2"/>
        </o:r>
        <o:r id="V:Rule17" type="connector" idref="#_x0000_s1148">
          <o:proxy start="" idref="#Straight Connector 113" connectloc="0"/>
          <o:proxy end="" idref="#Oval 107" connectloc="1"/>
        </o:r>
        <o:r id="V:Rule18" type="connector" idref="#_x0000_s1149">
          <o:proxy start="" idref="#Straight Connector 110" connectloc="1"/>
          <o:proxy end="" idref="#Oval 27" connectloc="2"/>
        </o:r>
        <o:r id="V:Rule19" type="connector" idref="#_x0000_s1145">
          <o:proxy start="" idref="#Oval 5" connectloc="7"/>
          <o:proxy end="" idref="#Oval 27" connectloc="2"/>
        </o:r>
        <o:r id="V:Rule20" type="connector" idref="#_x0000_s1128"/>
        <o:r id="V:Rule21" type="connector" idref="#_x0000_s1124"/>
        <o:r id="V:Rule22" type="connector" idref="#AutoShape 6"/>
        <o:r id="V:Rule23" type="connector" idref="#_x0000_s1150">
          <o:proxy start="" idref="#Oval 17" connectloc="5"/>
          <o:proxy end="" idref="#Oval 105" connectloc="2"/>
        </o:r>
        <o:r id="V:Rule24" type="connector" idref="#_x0000_s1122"/>
        <o:r id="V:Rule25" type="connector" idref="#AutoShape 14"/>
        <o:r id="V:Rule26" type="connector" idref="#_x0000_s1153">
          <o:proxy start="" idref="#Straight Connector 110" connectloc="1"/>
          <o:proxy end="" idref="#Oval 105" connectloc="2"/>
        </o:r>
        <o:r id="V:Rule27" type="connector" idref="#_x0000_s1121"/>
        <o:r id="V:Rule28" type="connector" idref="#_x0000_s1123"/>
        <o:r id="V:Rule29" type="connector" idref="#AutoShape 15"/>
        <o:r id="V:Rule30" type="connector" idref="#AutoShape 9"/>
        <o:r id="V:Rule31" type="connector" idref="#AutoShape 18"/>
        <o:r id="V:Rule32" type="connector" idref="#_x0000_s1136">
          <o:proxy start="" idref="#Straight Connector 140" connectloc="0"/>
          <o:proxy end="" idref="#Oval 107" connectloc="7"/>
        </o:r>
        <o:r id="V:Rule33" type="connector" idref="#_x0000_s1147">
          <o:proxy start="" idref="#Straight Connector 125" connectloc="0"/>
          <o:proxy end="" idref="#Oval 108" connectloc="3"/>
        </o:r>
        <o:r id="V:Rule34" type="connector" idref="#_x0000_s1130"/>
        <o:r id="V:Rule35" type="connector" idref="#AutoShape 19"/>
        <o:r id="V:Rule36" type="connector" idref="#_x0000_s1154">
          <o:proxy start="" idref="#Oval 5" connectloc="0"/>
          <o:proxy end="" idref="#Oval 105"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F7D6E"/>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A8B18-BDDF-45BE-A3DC-CBC9D0B4E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2848</TotalTime>
  <Pages>43</Pages>
  <Words>7150</Words>
  <Characters>40755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542</cp:revision>
  <cp:lastPrinted>2013-01-30T15:06:00Z</cp:lastPrinted>
  <dcterms:created xsi:type="dcterms:W3CDTF">2013-01-21T17:12:00Z</dcterms:created>
  <dcterms:modified xsi:type="dcterms:W3CDTF">2013-02-20T02:20:00Z</dcterms:modified>
</cp:coreProperties>
</file>