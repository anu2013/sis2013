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B13E96" w:rsidRPr="005141B2"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416123" w:history="1">
        <w:r w:rsidR="00B13E96" w:rsidRPr="00982A8B">
          <w:rPr>
            <w:rStyle w:val="Hyperlink"/>
            <w:noProof/>
          </w:rPr>
          <w:t>1</w:t>
        </w:r>
        <w:r w:rsidR="00B13E96" w:rsidRPr="005141B2">
          <w:rPr>
            <w:rFonts w:eastAsia="Times New Roman"/>
            <w:noProof/>
          </w:rPr>
          <w:tab/>
        </w:r>
        <w:r w:rsidR="00B13E96" w:rsidRPr="00982A8B">
          <w:rPr>
            <w:rStyle w:val="Hyperlink"/>
            <w:noProof/>
          </w:rPr>
          <w:t>Revision History</w:t>
        </w:r>
        <w:r w:rsidR="00B13E96">
          <w:rPr>
            <w:noProof/>
            <w:webHidden/>
          </w:rPr>
          <w:tab/>
        </w:r>
        <w:r w:rsidR="00B13E96">
          <w:rPr>
            <w:noProof/>
            <w:webHidden/>
          </w:rPr>
          <w:fldChar w:fldCharType="begin"/>
        </w:r>
        <w:r w:rsidR="00B13E96">
          <w:rPr>
            <w:noProof/>
            <w:webHidden/>
          </w:rPr>
          <w:instrText xml:space="preserve"> PAGEREF _Toc354416123 \h </w:instrText>
        </w:r>
        <w:r w:rsidR="00B13E96">
          <w:rPr>
            <w:noProof/>
            <w:webHidden/>
          </w:rPr>
        </w:r>
        <w:r w:rsidR="00B13E96">
          <w:rPr>
            <w:noProof/>
            <w:webHidden/>
          </w:rPr>
          <w:fldChar w:fldCharType="separate"/>
        </w:r>
        <w:r w:rsidR="00B13E96">
          <w:rPr>
            <w:noProof/>
            <w:webHidden/>
          </w:rPr>
          <w:t>4</w:t>
        </w:r>
        <w:r w:rsidR="00B13E96">
          <w:rPr>
            <w:noProof/>
            <w:webHidden/>
          </w:rPr>
          <w:fldChar w:fldCharType="end"/>
        </w:r>
      </w:hyperlink>
    </w:p>
    <w:p w:rsidR="00B13E96" w:rsidRPr="005141B2" w:rsidRDefault="00A90490">
      <w:pPr>
        <w:pStyle w:val="TOC1"/>
        <w:tabs>
          <w:tab w:val="left" w:pos="440"/>
          <w:tab w:val="right" w:leader="dot" w:pos="9350"/>
        </w:tabs>
        <w:rPr>
          <w:rFonts w:eastAsia="Times New Roman"/>
          <w:noProof/>
        </w:rPr>
      </w:pPr>
      <w:hyperlink w:anchor="_Toc354416124" w:history="1">
        <w:r w:rsidR="00B13E96" w:rsidRPr="00982A8B">
          <w:rPr>
            <w:rStyle w:val="Hyperlink"/>
            <w:noProof/>
          </w:rPr>
          <w:t>2</w:t>
        </w:r>
        <w:r w:rsidR="00B13E96" w:rsidRPr="005141B2">
          <w:rPr>
            <w:rFonts w:eastAsia="Times New Roman"/>
            <w:noProof/>
          </w:rPr>
          <w:tab/>
        </w:r>
        <w:r w:rsidR="00B13E96" w:rsidRPr="00982A8B">
          <w:rPr>
            <w:rStyle w:val="Hyperlink"/>
            <w:noProof/>
          </w:rPr>
          <w:t>Purpose</w:t>
        </w:r>
        <w:r w:rsidR="00B13E96">
          <w:rPr>
            <w:noProof/>
            <w:webHidden/>
          </w:rPr>
          <w:tab/>
        </w:r>
        <w:r w:rsidR="00B13E96">
          <w:rPr>
            <w:noProof/>
            <w:webHidden/>
          </w:rPr>
          <w:fldChar w:fldCharType="begin"/>
        </w:r>
        <w:r w:rsidR="00B13E96">
          <w:rPr>
            <w:noProof/>
            <w:webHidden/>
          </w:rPr>
          <w:instrText xml:space="preserve"> PAGEREF _Toc354416124 \h </w:instrText>
        </w:r>
        <w:r w:rsidR="00B13E96">
          <w:rPr>
            <w:noProof/>
            <w:webHidden/>
          </w:rPr>
        </w:r>
        <w:r w:rsidR="00B13E96">
          <w:rPr>
            <w:noProof/>
            <w:webHidden/>
          </w:rPr>
          <w:fldChar w:fldCharType="separate"/>
        </w:r>
        <w:r w:rsidR="00B13E96">
          <w:rPr>
            <w:noProof/>
            <w:webHidden/>
          </w:rPr>
          <w:t>6</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25" w:history="1">
        <w:r w:rsidR="00B13E96" w:rsidRPr="00982A8B">
          <w:rPr>
            <w:rStyle w:val="Hyperlink"/>
            <w:noProof/>
          </w:rPr>
          <w:t>2.1</w:t>
        </w:r>
        <w:r w:rsidR="00B13E96" w:rsidRPr="005141B2">
          <w:rPr>
            <w:rFonts w:eastAsia="Times New Roman"/>
            <w:noProof/>
          </w:rPr>
          <w:tab/>
        </w:r>
        <w:r w:rsidR="00B13E96" w:rsidRPr="00982A8B">
          <w:rPr>
            <w:rStyle w:val="Hyperlink"/>
            <w:noProof/>
          </w:rPr>
          <w:t>Introduction</w:t>
        </w:r>
        <w:r w:rsidR="00B13E96">
          <w:rPr>
            <w:noProof/>
            <w:webHidden/>
          </w:rPr>
          <w:tab/>
        </w:r>
        <w:r w:rsidR="00B13E96">
          <w:rPr>
            <w:noProof/>
            <w:webHidden/>
          </w:rPr>
          <w:fldChar w:fldCharType="begin"/>
        </w:r>
        <w:r w:rsidR="00B13E96">
          <w:rPr>
            <w:noProof/>
            <w:webHidden/>
          </w:rPr>
          <w:instrText xml:space="preserve"> PAGEREF _Toc354416125 \h </w:instrText>
        </w:r>
        <w:r w:rsidR="00B13E96">
          <w:rPr>
            <w:noProof/>
            <w:webHidden/>
          </w:rPr>
        </w:r>
        <w:r w:rsidR="00B13E96">
          <w:rPr>
            <w:noProof/>
            <w:webHidden/>
          </w:rPr>
          <w:fldChar w:fldCharType="separate"/>
        </w:r>
        <w:r w:rsidR="00B13E96">
          <w:rPr>
            <w:noProof/>
            <w:webHidden/>
          </w:rPr>
          <w:t>6</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26" w:history="1">
        <w:r w:rsidR="00B13E96" w:rsidRPr="00982A8B">
          <w:rPr>
            <w:rStyle w:val="Hyperlink"/>
            <w:noProof/>
          </w:rPr>
          <w:t>2.2</w:t>
        </w:r>
        <w:r w:rsidR="00B13E96" w:rsidRPr="005141B2">
          <w:rPr>
            <w:rFonts w:eastAsia="Times New Roman"/>
            <w:noProof/>
          </w:rPr>
          <w:tab/>
        </w:r>
        <w:r w:rsidR="00B13E96" w:rsidRPr="00982A8B">
          <w:rPr>
            <w:rStyle w:val="Hyperlink"/>
            <w:noProof/>
          </w:rPr>
          <w:t>Overview</w:t>
        </w:r>
        <w:r w:rsidR="00B13E96">
          <w:rPr>
            <w:noProof/>
            <w:webHidden/>
          </w:rPr>
          <w:tab/>
        </w:r>
        <w:r w:rsidR="00B13E96">
          <w:rPr>
            <w:noProof/>
            <w:webHidden/>
          </w:rPr>
          <w:fldChar w:fldCharType="begin"/>
        </w:r>
        <w:r w:rsidR="00B13E96">
          <w:rPr>
            <w:noProof/>
            <w:webHidden/>
          </w:rPr>
          <w:instrText xml:space="preserve"> PAGEREF _Toc354416126 \h </w:instrText>
        </w:r>
        <w:r w:rsidR="00B13E96">
          <w:rPr>
            <w:noProof/>
            <w:webHidden/>
          </w:rPr>
        </w:r>
        <w:r w:rsidR="00B13E96">
          <w:rPr>
            <w:noProof/>
            <w:webHidden/>
          </w:rPr>
          <w:fldChar w:fldCharType="separate"/>
        </w:r>
        <w:r w:rsidR="00B13E96">
          <w:rPr>
            <w:noProof/>
            <w:webHidden/>
          </w:rPr>
          <w:t>8</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27" w:history="1">
        <w:r w:rsidR="00B13E96" w:rsidRPr="00982A8B">
          <w:rPr>
            <w:rStyle w:val="Hyperlink"/>
            <w:noProof/>
          </w:rPr>
          <w:t>2.3</w:t>
        </w:r>
        <w:r w:rsidR="00B13E96" w:rsidRPr="005141B2">
          <w:rPr>
            <w:rFonts w:eastAsia="Times New Roman"/>
            <w:noProof/>
          </w:rPr>
          <w:tab/>
        </w:r>
        <w:r w:rsidR="00B13E96" w:rsidRPr="00982A8B">
          <w:rPr>
            <w:rStyle w:val="Hyperlink"/>
            <w:noProof/>
          </w:rPr>
          <w:t>Glossary</w:t>
        </w:r>
        <w:r w:rsidR="00B13E96">
          <w:rPr>
            <w:noProof/>
            <w:webHidden/>
          </w:rPr>
          <w:tab/>
        </w:r>
        <w:r w:rsidR="00B13E96">
          <w:rPr>
            <w:noProof/>
            <w:webHidden/>
          </w:rPr>
          <w:fldChar w:fldCharType="begin"/>
        </w:r>
        <w:r w:rsidR="00B13E96">
          <w:rPr>
            <w:noProof/>
            <w:webHidden/>
          </w:rPr>
          <w:instrText xml:space="preserve"> PAGEREF _Toc354416127 \h </w:instrText>
        </w:r>
        <w:r w:rsidR="00B13E96">
          <w:rPr>
            <w:noProof/>
            <w:webHidden/>
          </w:rPr>
        </w:r>
        <w:r w:rsidR="00B13E96">
          <w:rPr>
            <w:noProof/>
            <w:webHidden/>
          </w:rPr>
          <w:fldChar w:fldCharType="separate"/>
        </w:r>
        <w:r w:rsidR="00B13E96">
          <w:rPr>
            <w:noProof/>
            <w:webHidden/>
          </w:rPr>
          <w:t>10</w:t>
        </w:r>
        <w:r w:rsidR="00B13E96">
          <w:rPr>
            <w:noProof/>
            <w:webHidden/>
          </w:rPr>
          <w:fldChar w:fldCharType="end"/>
        </w:r>
      </w:hyperlink>
    </w:p>
    <w:p w:rsidR="00B13E96" w:rsidRPr="005141B2" w:rsidRDefault="00A90490">
      <w:pPr>
        <w:pStyle w:val="TOC1"/>
        <w:tabs>
          <w:tab w:val="left" w:pos="440"/>
          <w:tab w:val="right" w:leader="dot" w:pos="9350"/>
        </w:tabs>
        <w:rPr>
          <w:rFonts w:eastAsia="Times New Roman"/>
          <w:noProof/>
        </w:rPr>
      </w:pPr>
      <w:hyperlink w:anchor="_Toc354416128" w:history="1">
        <w:r w:rsidR="00B13E96" w:rsidRPr="00982A8B">
          <w:rPr>
            <w:rStyle w:val="Hyperlink"/>
            <w:noProof/>
          </w:rPr>
          <w:t>3</w:t>
        </w:r>
        <w:r w:rsidR="00B13E96" w:rsidRPr="005141B2">
          <w:rPr>
            <w:rFonts w:eastAsia="Times New Roman"/>
            <w:noProof/>
          </w:rPr>
          <w:tab/>
        </w:r>
        <w:r w:rsidR="00B13E96" w:rsidRPr="00982A8B">
          <w:rPr>
            <w:rStyle w:val="Hyperlink"/>
            <w:noProof/>
          </w:rPr>
          <w:t>Requirements Specification</w:t>
        </w:r>
        <w:r w:rsidR="00B13E96">
          <w:rPr>
            <w:noProof/>
            <w:webHidden/>
          </w:rPr>
          <w:tab/>
        </w:r>
        <w:r w:rsidR="00B13E96">
          <w:rPr>
            <w:noProof/>
            <w:webHidden/>
          </w:rPr>
          <w:fldChar w:fldCharType="begin"/>
        </w:r>
        <w:r w:rsidR="00B13E96">
          <w:rPr>
            <w:noProof/>
            <w:webHidden/>
          </w:rPr>
          <w:instrText xml:space="preserve"> PAGEREF _Toc354416128 \h </w:instrText>
        </w:r>
        <w:r w:rsidR="00B13E96">
          <w:rPr>
            <w:noProof/>
            <w:webHidden/>
          </w:rPr>
        </w:r>
        <w:r w:rsidR="00B13E96">
          <w:rPr>
            <w:noProof/>
            <w:webHidden/>
          </w:rPr>
          <w:fldChar w:fldCharType="separate"/>
        </w:r>
        <w:r w:rsidR="00B13E96">
          <w:rPr>
            <w:noProof/>
            <w:webHidden/>
          </w:rPr>
          <w:t>10</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29" w:history="1">
        <w:r w:rsidR="00B13E96" w:rsidRPr="00982A8B">
          <w:rPr>
            <w:rStyle w:val="Hyperlink"/>
            <w:noProof/>
          </w:rPr>
          <w:t>3.1</w:t>
        </w:r>
        <w:r w:rsidR="00B13E96" w:rsidRPr="005141B2">
          <w:rPr>
            <w:rFonts w:eastAsia="Times New Roman"/>
            <w:noProof/>
          </w:rPr>
          <w:tab/>
        </w:r>
        <w:r w:rsidR="00B13E96" w:rsidRPr="00982A8B">
          <w:rPr>
            <w:rStyle w:val="Hyperlink"/>
            <w:noProof/>
          </w:rPr>
          <w:t>Functional Requirements</w:t>
        </w:r>
        <w:r w:rsidR="00B13E96">
          <w:rPr>
            <w:noProof/>
            <w:webHidden/>
          </w:rPr>
          <w:tab/>
        </w:r>
        <w:r w:rsidR="00B13E96">
          <w:rPr>
            <w:noProof/>
            <w:webHidden/>
          </w:rPr>
          <w:fldChar w:fldCharType="begin"/>
        </w:r>
        <w:r w:rsidR="00B13E96">
          <w:rPr>
            <w:noProof/>
            <w:webHidden/>
          </w:rPr>
          <w:instrText xml:space="preserve"> PAGEREF _Toc354416129 \h </w:instrText>
        </w:r>
        <w:r w:rsidR="00B13E96">
          <w:rPr>
            <w:noProof/>
            <w:webHidden/>
          </w:rPr>
        </w:r>
        <w:r w:rsidR="00B13E96">
          <w:rPr>
            <w:noProof/>
            <w:webHidden/>
          </w:rPr>
          <w:fldChar w:fldCharType="separate"/>
        </w:r>
        <w:r w:rsidR="00B13E96">
          <w:rPr>
            <w:noProof/>
            <w:webHidden/>
          </w:rPr>
          <w:t>10</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0" w:history="1">
        <w:r w:rsidR="00B13E96" w:rsidRPr="00982A8B">
          <w:rPr>
            <w:rStyle w:val="Hyperlink"/>
            <w:noProof/>
          </w:rPr>
          <w:t>3.1.1</w:t>
        </w:r>
        <w:r w:rsidR="00B13E96" w:rsidRPr="005141B2">
          <w:rPr>
            <w:rFonts w:eastAsia="Times New Roman"/>
            <w:noProof/>
          </w:rPr>
          <w:tab/>
        </w:r>
        <w:r w:rsidR="00B13E96" w:rsidRPr="00982A8B">
          <w:rPr>
            <w:rStyle w:val="Hyperlink"/>
            <w:noProof/>
          </w:rPr>
          <w:t>Access SIS home page</w:t>
        </w:r>
        <w:r w:rsidR="00B13E96">
          <w:rPr>
            <w:noProof/>
            <w:webHidden/>
          </w:rPr>
          <w:tab/>
        </w:r>
        <w:r w:rsidR="00B13E96">
          <w:rPr>
            <w:noProof/>
            <w:webHidden/>
          </w:rPr>
          <w:fldChar w:fldCharType="begin"/>
        </w:r>
        <w:r w:rsidR="00B13E96">
          <w:rPr>
            <w:noProof/>
            <w:webHidden/>
          </w:rPr>
          <w:instrText xml:space="preserve"> PAGEREF _Toc354416130 \h </w:instrText>
        </w:r>
        <w:r w:rsidR="00B13E96">
          <w:rPr>
            <w:noProof/>
            <w:webHidden/>
          </w:rPr>
        </w:r>
        <w:r w:rsidR="00B13E96">
          <w:rPr>
            <w:noProof/>
            <w:webHidden/>
          </w:rPr>
          <w:fldChar w:fldCharType="separate"/>
        </w:r>
        <w:r w:rsidR="00B13E96">
          <w:rPr>
            <w:noProof/>
            <w:webHidden/>
          </w:rPr>
          <w:t>10</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1" w:history="1">
        <w:r w:rsidR="00B13E96" w:rsidRPr="00982A8B">
          <w:rPr>
            <w:rStyle w:val="Hyperlink"/>
            <w:noProof/>
          </w:rPr>
          <w:t>3.1.2</w:t>
        </w:r>
        <w:r w:rsidR="00B13E96" w:rsidRPr="005141B2">
          <w:rPr>
            <w:rFonts w:eastAsia="Times New Roman"/>
            <w:noProof/>
          </w:rPr>
          <w:tab/>
        </w:r>
        <w:r w:rsidR="00B13E96" w:rsidRPr="00982A8B">
          <w:rPr>
            <w:rStyle w:val="Hyperlink"/>
            <w:noProof/>
          </w:rPr>
          <w:t>Login</w:t>
        </w:r>
        <w:r w:rsidR="00B13E96">
          <w:rPr>
            <w:noProof/>
            <w:webHidden/>
          </w:rPr>
          <w:tab/>
        </w:r>
        <w:r w:rsidR="00B13E96">
          <w:rPr>
            <w:noProof/>
            <w:webHidden/>
          </w:rPr>
          <w:fldChar w:fldCharType="begin"/>
        </w:r>
        <w:r w:rsidR="00B13E96">
          <w:rPr>
            <w:noProof/>
            <w:webHidden/>
          </w:rPr>
          <w:instrText xml:space="preserve"> PAGEREF _Toc354416131 \h </w:instrText>
        </w:r>
        <w:r w:rsidR="00B13E96">
          <w:rPr>
            <w:noProof/>
            <w:webHidden/>
          </w:rPr>
        </w:r>
        <w:r w:rsidR="00B13E96">
          <w:rPr>
            <w:noProof/>
            <w:webHidden/>
          </w:rPr>
          <w:fldChar w:fldCharType="separate"/>
        </w:r>
        <w:r w:rsidR="00B13E96">
          <w:rPr>
            <w:noProof/>
            <w:webHidden/>
          </w:rPr>
          <w:t>11</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2" w:history="1">
        <w:r w:rsidR="00B13E96" w:rsidRPr="00982A8B">
          <w:rPr>
            <w:rStyle w:val="Hyperlink"/>
            <w:noProof/>
          </w:rPr>
          <w:t>3.1.3</w:t>
        </w:r>
        <w:r w:rsidR="00B13E96" w:rsidRPr="005141B2">
          <w:rPr>
            <w:rFonts w:eastAsia="Times New Roman"/>
            <w:noProof/>
          </w:rPr>
          <w:tab/>
        </w:r>
        <w:r w:rsidR="00B13E96" w:rsidRPr="00982A8B">
          <w:rPr>
            <w:rStyle w:val="Hyperlink"/>
            <w:noProof/>
          </w:rPr>
          <w:t>Logout</w:t>
        </w:r>
        <w:r w:rsidR="00B13E96">
          <w:rPr>
            <w:noProof/>
            <w:webHidden/>
          </w:rPr>
          <w:tab/>
        </w:r>
        <w:r w:rsidR="00B13E96">
          <w:rPr>
            <w:noProof/>
            <w:webHidden/>
          </w:rPr>
          <w:fldChar w:fldCharType="begin"/>
        </w:r>
        <w:r w:rsidR="00B13E96">
          <w:rPr>
            <w:noProof/>
            <w:webHidden/>
          </w:rPr>
          <w:instrText xml:space="preserve"> PAGEREF _Toc354416132 \h </w:instrText>
        </w:r>
        <w:r w:rsidR="00B13E96">
          <w:rPr>
            <w:noProof/>
            <w:webHidden/>
          </w:rPr>
        </w:r>
        <w:r w:rsidR="00B13E96">
          <w:rPr>
            <w:noProof/>
            <w:webHidden/>
          </w:rPr>
          <w:fldChar w:fldCharType="separate"/>
        </w:r>
        <w:r w:rsidR="00B13E96">
          <w:rPr>
            <w:noProof/>
            <w:webHidden/>
          </w:rPr>
          <w:t>11</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3" w:history="1">
        <w:r w:rsidR="00B13E96" w:rsidRPr="00982A8B">
          <w:rPr>
            <w:rStyle w:val="Hyperlink"/>
            <w:noProof/>
          </w:rPr>
          <w:t>3.1.4</w:t>
        </w:r>
        <w:r w:rsidR="00B13E96" w:rsidRPr="005141B2">
          <w:rPr>
            <w:rFonts w:eastAsia="Times New Roman"/>
            <w:noProof/>
          </w:rPr>
          <w:tab/>
        </w:r>
        <w:r w:rsidR="00B13E96" w:rsidRPr="00982A8B">
          <w:rPr>
            <w:rStyle w:val="Hyperlink"/>
            <w:noProof/>
          </w:rPr>
          <w:t>Update Profile</w:t>
        </w:r>
        <w:r w:rsidR="00B13E96">
          <w:rPr>
            <w:noProof/>
            <w:webHidden/>
          </w:rPr>
          <w:tab/>
        </w:r>
        <w:r w:rsidR="00B13E96">
          <w:rPr>
            <w:noProof/>
            <w:webHidden/>
          </w:rPr>
          <w:fldChar w:fldCharType="begin"/>
        </w:r>
        <w:r w:rsidR="00B13E96">
          <w:rPr>
            <w:noProof/>
            <w:webHidden/>
          </w:rPr>
          <w:instrText xml:space="preserve"> PAGEREF _Toc354416133 \h </w:instrText>
        </w:r>
        <w:r w:rsidR="00B13E96">
          <w:rPr>
            <w:noProof/>
            <w:webHidden/>
          </w:rPr>
        </w:r>
        <w:r w:rsidR="00B13E96">
          <w:rPr>
            <w:noProof/>
            <w:webHidden/>
          </w:rPr>
          <w:fldChar w:fldCharType="separate"/>
        </w:r>
        <w:r w:rsidR="00B13E96">
          <w:rPr>
            <w:noProof/>
            <w:webHidden/>
          </w:rPr>
          <w:t>12</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4" w:history="1">
        <w:r w:rsidR="00B13E96" w:rsidRPr="00982A8B">
          <w:rPr>
            <w:rStyle w:val="Hyperlink"/>
            <w:noProof/>
          </w:rPr>
          <w:t>3.1.5</w:t>
        </w:r>
        <w:r w:rsidR="00B13E96" w:rsidRPr="005141B2">
          <w:rPr>
            <w:rFonts w:eastAsia="Times New Roman"/>
            <w:noProof/>
          </w:rPr>
          <w:tab/>
        </w:r>
        <w:r w:rsidR="00B13E96" w:rsidRPr="00982A8B">
          <w:rPr>
            <w:rStyle w:val="Hyperlink"/>
            <w:noProof/>
          </w:rPr>
          <w:t>View attendance</w:t>
        </w:r>
        <w:r w:rsidR="00B13E96">
          <w:rPr>
            <w:noProof/>
            <w:webHidden/>
          </w:rPr>
          <w:tab/>
        </w:r>
        <w:r w:rsidR="00B13E96">
          <w:rPr>
            <w:noProof/>
            <w:webHidden/>
          </w:rPr>
          <w:fldChar w:fldCharType="begin"/>
        </w:r>
        <w:r w:rsidR="00B13E96">
          <w:rPr>
            <w:noProof/>
            <w:webHidden/>
          </w:rPr>
          <w:instrText xml:space="preserve"> PAGEREF _Toc354416134 \h </w:instrText>
        </w:r>
        <w:r w:rsidR="00B13E96">
          <w:rPr>
            <w:noProof/>
            <w:webHidden/>
          </w:rPr>
        </w:r>
        <w:r w:rsidR="00B13E96">
          <w:rPr>
            <w:noProof/>
            <w:webHidden/>
          </w:rPr>
          <w:fldChar w:fldCharType="separate"/>
        </w:r>
        <w:r w:rsidR="00B13E96">
          <w:rPr>
            <w:noProof/>
            <w:webHidden/>
          </w:rPr>
          <w:t>12</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5" w:history="1">
        <w:r w:rsidR="00B13E96" w:rsidRPr="00982A8B">
          <w:rPr>
            <w:rStyle w:val="Hyperlink"/>
            <w:noProof/>
          </w:rPr>
          <w:t>3.1.6</w:t>
        </w:r>
        <w:r w:rsidR="00B13E96" w:rsidRPr="005141B2">
          <w:rPr>
            <w:rFonts w:eastAsia="Times New Roman"/>
            <w:noProof/>
          </w:rPr>
          <w:tab/>
        </w:r>
        <w:r w:rsidR="00B13E96" w:rsidRPr="00982A8B">
          <w:rPr>
            <w:rStyle w:val="Hyperlink"/>
            <w:noProof/>
          </w:rPr>
          <w:t>Update attendance</w:t>
        </w:r>
        <w:r w:rsidR="00B13E96">
          <w:rPr>
            <w:noProof/>
            <w:webHidden/>
          </w:rPr>
          <w:tab/>
        </w:r>
        <w:r w:rsidR="00B13E96">
          <w:rPr>
            <w:noProof/>
            <w:webHidden/>
          </w:rPr>
          <w:fldChar w:fldCharType="begin"/>
        </w:r>
        <w:r w:rsidR="00B13E96">
          <w:rPr>
            <w:noProof/>
            <w:webHidden/>
          </w:rPr>
          <w:instrText xml:space="preserve"> PAGEREF _Toc354416135 \h </w:instrText>
        </w:r>
        <w:r w:rsidR="00B13E96">
          <w:rPr>
            <w:noProof/>
            <w:webHidden/>
          </w:rPr>
        </w:r>
        <w:r w:rsidR="00B13E96">
          <w:rPr>
            <w:noProof/>
            <w:webHidden/>
          </w:rPr>
          <w:fldChar w:fldCharType="separate"/>
        </w:r>
        <w:r w:rsidR="00B13E96">
          <w:rPr>
            <w:noProof/>
            <w:webHidden/>
          </w:rPr>
          <w:t>13</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6" w:history="1">
        <w:r w:rsidR="00B13E96" w:rsidRPr="00982A8B">
          <w:rPr>
            <w:rStyle w:val="Hyperlink"/>
            <w:noProof/>
          </w:rPr>
          <w:t>3.1.7</w:t>
        </w:r>
        <w:r w:rsidR="00B13E96" w:rsidRPr="005141B2">
          <w:rPr>
            <w:rFonts w:eastAsia="Times New Roman"/>
            <w:noProof/>
          </w:rPr>
          <w:tab/>
        </w:r>
        <w:r w:rsidR="00B13E96" w:rsidRPr="00982A8B">
          <w:rPr>
            <w:rStyle w:val="Hyperlink"/>
            <w:noProof/>
          </w:rPr>
          <w:t>View progress</w:t>
        </w:r>
        <w:r w:rsidR="00B13E96">
          <w:rPr>
            <w:noProof/>
            <w:webHidden/>
          </w:rPr>
          <w:tab/>
        </w:r>
        <w:r w:rsidR="00B13E96">
          <w:rPr>
            <w:noProof/>
            <w:webHidden/>
          </w:rPr>
          <w:fldChar w:fldCharType="begin"/>
        </w:r>
        <w:r w:rsidR="00B13E96">
          <w:rPr>
            <w:noProof/>
            <w:webHidden/>
          </w:rPr>
          <w:instrText xml:space="preserve"> PAGEREF _Toc354416136 \h </w:instrText>
        </w:r>
        <w:r w:rsidR="00B13E96">
          <w:rPr>
            <w:noProof/>
            <w:webHidden/>
          </w:rPr>
        </w:r>
        <w:r w:rsidR="00B13E96">
          <w:rPr>
            <w:noProof/>
            <w:webHidden/>
          </w:rPr>
          <w:fldChar w:fldCharType="separate"/>
        </w:r>
        <w:r w:rsidR="00B13E96">
          <w:rPr>
            <w:noProof/>
            <w:webHidden/>
          </w:rPr>
          <w:t>13</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7" w:history="1">
        <w:r w:rsidR="00B13E96" w:rsidRPr="00982A8B">
          <w:rPr>
            <w:rStyle w:val="Hyperlink"/>
            <w:noProof/>
          </w:rPr>
          <w:t>3.1.8</w:t>
        </w:r>
        <w:r w:rsidR="00B13E96" w:rsidRPr="005141B2">
          <w:rPr>
            <w:rFonts w:eastAsia="Times New Roman"/>
            <w:noProof/>
          </w:rPr>
          <w:tab/>
        </w:r>
        <w:r w:rsidR="00B13E96" w:rsidRPr="00982A8B">
          <w:rPr>
            <w:rStyle w:val="Hyperlink"/>
            <w:noProof/>
          </w:rPr>
          <w:t>Update progress</w:t>
        </w:r>
        <w:r w:rsidR="00B13E96">
          <w:rPr>
            <w:noProof/>
            <w:webHidden/>
          </w:rPr>
          <w:tab/>
        </w:r>
        <w:r w:rsidR="00B13E96">
          <w:rPr>
            <w:noProof/>
            <w:webHidden/>
          </w:rPr>
          <w:fldChar w:fldCharType="begin"/>
        </w:r>
        <w:r w:rsidR="00B13E96">
          <w:rPr>
            <w:noProof/>
            <w:webHidden/>
          </w:rPr>
          <w:instrText xml:space="preserve"> PAGEREF _Toc354416137 \h </w:instrText>
        </w:r>
        <w:r w:rsidR="00B13E96">
          <w:rPr>
            <w:noProof/>
            <w:webHidden/>
          </w:rPr>
        </w:r>
        <w:r w:rsidR="00B13E96">
          <w:rPr>
            <w:noProof/>
            <w:webHidden/>
          </w:rPr>
          <w:fldChar w:fldCharType="separate"/>
        </w:r>
        <w:r w:rsidR="00B13E96">
          <w:rPr>
            <w:noProof/>
            <w:webHidden/>
          </w:rPr>
          <w:t>14</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8" w:history="1">
        <w:r w:rsidR="00B13E96" w:rsidRPr="00982A8B">
          <w:rPr>
            <w:rStyle w:val="Hyperlink"/>
            <w:noProof/>
          </w:rPr>
          <w:t>3.1.9</w:t>
        </w:r>
        <w:r w:rsidR="00B13E96" w:rsidRPr="005141B2">
          <w:rPr>
            <w:rFonts w:eastAsia="Times New Roman"/>
            <w:noProof/>
          </w:rPr>
          <w:tab/>
        </w:r>
        <w:r w:rsidR="00B13E96" w:rsidRPr="00982A8B">
          <w:rPr>
            <w:rStyle w:val="Hyperlink"/>
            <w:noProof/>
          </w:rPr>
          <w:t>View grades</w:t>
        </w:r>
        <w:r w:rsidR="00B13E96">
          <w:rPr>
            <w:noProof/>
            <w:webHidden/>
          </w:rPr>
          <w:tab/>
        </w:r>
        <w:r w:rsidR="00B13E96">
          <w:rPr>
            <w:noProof/>
            <w:webHidden/>
          </w:rPr>
          <w:fldChar w:fldCharType="begin"/>
        </w:r>
        <w:r w:rsidR="00B13E96">
          <w:rPr>
            <w:noProof/>
            <w:webHidden/>
          </w:rPr>
          <w:instrText xml:space="preserve"> PAGEREF _Toc354416138 \h </w:instrText>
        </w:r>
        <w:r w:rsidR="00B13E96">
          <w:rPr>
            <w:noProof/>
            <w:webHidden/>
          </w:rPr>
        </w:r>
        <w:r w:rsidR="00B13E96">
          <w:rPr>
            <w:noProof/>
            <w:webHidden/>
          </w:rPr>
          <w:fldChar w:fldCharType="separate"/>
        </w:r>
        <w:r w:rsidR="00B13E96">
          <w:rPr>
            <w:noProof/>
            <w:webHidden/>
          </w:rPr>
          <w:t>14</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39" w:history="1">
        <w:r w:rsidR="00B13E96" w:rsidRPr="00982A8B">
          <w:rPr>
            <w:rStyle w:val="Hyperlink"/>
            <w:noProof/>
          </w:rPr>
          <w:t>3.1.10</w:t>
        </w:r>
        <w:r w:rsidR="00B13E96" w:rsidRPr="005141B2">
          <w:rPr>
            <w:rFonts w:eastAsia="Times New Roman"/>
            <w:noProof/>
          </w:rPr>
          <w:tab/>
        </w:r>
        <w:r w:rsidR="00B13E96" w:rsidRPr="00982A8B">
          <w:rPr>
            <w:rStyle w:val="Hyperlink"/>
            <w:noProof/>
          </w:rPr>
          <w:t>Update grades</w:t>
        </w:r>
        <w:r w:rsidR="00B13E96">
          <w:rPr>
            <w:noProof/>
            <w:webHidden/>
          </w:rPr>
          <w:tab/>
        </w:r>
        <w:r w:rsidR="00B13E96">
          <w:rPr>
            <w:noProof/>
            <w:webHidden/>
          </w:rPr>
          <w:fldChar w:fldCharType="begin"/>
        </w:r>
        <w:r w:rsidR="00B13E96">
          <w:rPr>
            <w:noProof/>
            <w:webHidden/>
          </w:rPr>
          <w:instrText xml:space="preserve"> PAGEREF _Toc354416139 \h </w:instrText>
        </w:r>
        <w:r w:rsidR="00B13E96">
          <w:rPr>
            <w:noProof/>
            <w:webHidden/>
          </w:rPr>
        </w:r>
        <w:r w:rsidR="00B13E96">
          <w:rPr>
            <w:noProof/>
            <w:webHidden/>
          </w:rPr>
          <w:fldChar w:fldCharType="separate"/>
        </w:r>
        <w:r w:rsidR="00B13E96">
          <w:rPr>
            <w:noProof/>
            <w:webHidden/>
          </w:rPr>
          <w:t>15</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0" w:history="1">
        <w:r w:rsidR="00B13E96" w:rsidRPr="00982A8B">
          <w:rPr>
            <w:rStyle w:val="Hyperlink"/>
            <w:noProof/>
          </w:rPr>
          <w:t>3.1.11</w:t>
        </w:r>
        <w:r w:rsidR="00B13E96" w:rsidRPr="005141B2">
          <w:rPr>
            <w:rFonts w:eastAsia="Times New Roman"/>
            <w:noProof/>
          </w:rPr>
          <w:tab/>
        </w:r>
        <w:r w:rsidR="00B13E96" w:rsidRPr="00982A8B">
          <w:rPr>
            <w:rStyle w:val="Hyperlink"/>
            <w:noProof/>
          </w:rPr>
          <w:t>View message center</w:t>
        </w:r>
        <w:r w:rsidR="00B13E96">
          <w:rPr>
            <w:noProof/>
            <w:webHidden/>
          </w:rPr>
          <w:tab/>
        </w:r>
        <w:r w:rsidR="00B13E96">
          <w:rPr>
            <w:noProof/>
            <w:webHidden/>
          </w:rPr>
          <w:fldChar w:fldCharType="begin"/>
        </w:r>
        <w:r w:rsidR="00B13E96">
          <w:rPr>
            <w:noProof/>
            <w:webHidden/>
          </w:rPr>
          <w:instrText xml:space="preserve"> PAGEREF _Toc354416140 \h </w:instrText>
        </w:r>
        <w:r w:rsidR="00B13E96">
          <w:rPr>
            <w:noProof/>
            <w:webHidden/>
          </w:rPr>
        </w:r>
        <w:r w:rsidR="00B13E96">
          <w:rPr>
            <w:noProof/>
            <w:webHidden/>
          </w:rPr>
          <w:fldChar w:fldCharType="separate"/>
        </w:r>
        <w:r w:rsidR="00B13E96">
          <w:rPr>
            <w:noProof/>
            <w:webHidden/>
          </w:rPr>
          <w:t>16</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1" w:history="1">
        <w:r w:rsidR="00B13E96" w:rsidRPr="00982A8B">
          <w:rPr>
            <w:rStyle w:val="Hyperlink"/>
            <w:noProof/>
          </w:rPr>
          <w:t>3.1.12</w:t>
        </w:r>
        <w:r w:rsidR="00B13E96" w:rsidRPr="005141B2">
          <w:rPr>
            <w:rFonts w:eastAsia="Times New Roman"/>
            <w:noProof/>
          </w:rPr>
          <w:tab/>
        </w:r>
        <w:r w:rsidR="00B13E96" w:rsidRPr="00982A8B">
          <w:rPr>
            <w:rStyle w:val="Hyperlink"/>
            <w:noProof/>
          </w:rPr>
          <w:t>Communicate with the other users through the message center</w:t>
        </w:r>
        <w:r w:rsidR="00B13E96">
          <w:rPr>
            <w:noProof/>
            <w:webHidden/>
          </w:rPr>
          <w:tab/>
        </w:r>
        <w:r w:rsidR="00B13E96">
          <w:rPr>
            <w:noProof/>
            <w:webHidden/>
          </w:rPr>
          <w:fldChar w:fldCharType="begin"/>
        </w:r>
        <w:r w:rsidR="00B13E96">
          <w:rPr>
            <w:noProof/>
            <w:webHidden/>
          </w:rPr>
          <w:instrText xml:space="preserve"> PAGEREF _Toc354416141 \h </w:instrText>
        </w:r>
        <w:r w:rsidR="00B13E96">
          <w:rPr>
            <w:noProof/>
            <w:webHidden/>
          </w:rPr>
        </w:r>
        <w:r w:rsidR="00B13E96">
          <w:rPr>
            <w:noProof/>
            <w:webHidden/>
          </w:rPr>
          <w:fldChar w:fldCharType="separate"/>
        </w:r>
        <w:r w:rsidR="00B13E96">
          <w:rPr>
            <w:noProof/>
            <w:webHidden/>
          </w:rPr>
          <w:t>16</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2" w:history="1">
        <w:r w:rsidR="00B13E96" w:rsidRPr="00982A8B">
          <w:rPr>
            <w:rStyle w:val="Hyperlink"/>
            <w:noProof/>
          </w:rPr>
          <w:t>3.1.13</w:t>
        </w:r>
        <w:r w:rsidR="00B13E96" w:rsidRPr="005141B2">
          <w:rPr>
            <w:rFonts w:eastAsia="Times New Roman"/>
            <w:noProof/>
          </w:rPr>
          <w:tab/>
        </w:r>
        <w:r w:rsidR="00B13E96" w:rsidRPr="00982A8B">
          <w:rPr>
            <w:rStyle w:val="Hyperlink"/>
            <w:noProof/>
          </w:rPr>
          <w:t>Set objectives to IEP student</w:t>
        </w:r>
        <w:r w:rsidR="00B13E96">
          <w:rPr>
            <w:noProof/>
            <w:webHidden/>
          </w:rPr>
          <w:tab/>
        </w:r>
        <w:r w:rsidR="00B13E96">
          <w:rPr>
            <w:noProof/>
            <w:webHidden/>
          </w:rPr>
          <w:fldChar w:fldCharType="begin"/>
        </w:r>
        <w:r w:rsidR="00B13E96">
          <w:rPr>
            <w:noProof/>
            <w:webHidden/>
          </w:rPr>
          <w:instrText xml:space="preserve"> PAGEREF _Toc354416142 \h </w:instrText>
        </w:r>
        <w:r w:rsidR="00B13E96">
          <w:rPr>
            <w:noProof/>
            <w:webHidden/>
          </w:rPr>
        </w:r>
        <w:r w:rsidR="00B13E96">
          <w:rPr>
            <w:noProof/>
            <w:webHidden/>
          </w:rPr>
          <w:fldChar w:fldCharType="separate"/>
        </w:r>
        <w:r w:rsidR="00B13E96">
          <w:rPr>
            <w:noProof/>
            <w:webHidden/>
          </w:rPr>
          <w:t>17</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3" w:history="1">
        <w:r w:rsidR="00B13E96" w:rsidRPr="00982A8B">
          <w:rPr>
            <w:rStyle w:val="Hyperlink"/>
            <w:noProof/>
          </w:rPr>
          <w:t>3.1.14</w:t>
        </w:r>
        <w:r w:rsidR="00B13E96" w:rsidRPr="005141B2">
          <w:rPr>
            <w:rFonts w:eastAsia="Times New Roman"/>
            <w:noProof/>
          </w:rPr>
          <w:tab/>
        </w:r>
        <w:r w:rsidR="00B13E96" w:rsidRPr="00982A8B">
          <w:rPr>
            <w:rStyle w:val="Hyperlink"/>
            <w:noProof/>
          </w:rPr>
          <w:t>View IEP student progress</w:t>
        </w:r>
        <w:r w:rsidR="00B13E96">
          <w:rPr>
            <w:noProof/>
            <w:webHidden/>
          </w:rPr>
          <w:tab/>
        </w:r>
        <w:r w:rsidR="00B13E96">
          <w:rPr>
            <w:noProof/>
            <w:webHidden/>
          </w:rPr>
          <w:fldChar w:fldCharType="begin"/>
        </w:r>
        <w:r w:rsidR="00B13E96">
          <w:rPr>
            <w:noProof/>
            <w:webHidden/>
          </w:rPr>
          <w:instrText xml:space="preserve"> PAGEREF _Toc354416143 \h </w:instrText>
        </w:r>
        <w:r w:rsidR="00B13E96">
          <w:rPr>
            <w:noProof/>
            <w:webHidden/>
          </w:rPr>
        </w:r>
        <w:r w:rsidR="00B13E96">
          <w:rPr>
            <w:noProof/>
            <w:webHidden/>
          </w:rPr>
          <w:fldChar w:fldCharType="separate"/>
        </w:r>
        <w:r w:rsidR="00B13E96">
          <w:rPr>
            <w:noProof/>
            <w:webHidden/>
          </w:rPr>
          <w:t>17</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4" w:history="1">
        <w:r w:rsidR="00B13E96" w:rsidRPr="00982A8B">
          <w:rPr>
            <w:rStyle w:val="Hyperlink"/>
            <w:noProof/>
          </w:rPr>
          <w:t>3.1.15</w:t>
        </w:r>
        <w:r w:rsidR="00B13E96" w:rsidRPr="005141B2">
          <w:rPr>
            <w:rFonts w:eastAsia="Times New Roman"/>
            <w:noProof/>
          </w:rPr>
          <w:tab/>
        </w:r>
        <w:r w:rsidR="00B13E96" w:rsidRPr="00982A8B">
          <w:rPr>
            <w:rStyle w:val="Hyperlink"/>
            <w:noProof/>
          </w:rPr>
          <w:t>Update IEP student progress</w:t>
        </w:r>
        <w:r w:rsidR="00B13E96">
          <w:rPr>
            <w:noProof/>
            <w:webHidden/>
          </w:rPr>
          <w:tab/>
        </w:r>
        <w:r w:rsidR="00B13E96">
          <w:rPr>
            <w:noProof/>
            <w:webHidden/>
          </w:rPr>
          <w:fldChar w:fldCharType="begin"/>
        </w:r>
        <w:r w:rsidR="00B13E96">
          <w:rPr>
            <w:noProof/>
            <w:webHidden/>
          </w:rPr>
          <w:instrText xml:space="preserve"> PAGEREF _Toc354416144 \h </w:instrText>
        </w:r>
        <w:r w:rsidR="00B13E96">
          <w:rPr>
            <w:noProof/>
            <w:webHidden/>
          </w:rPr>
        </w:r>
        <w:r w:rsidR="00B13E96">
          <w:rPr>
            <w:noProof/>
            <w:webHidden/>
          </w:rPr>
          <w:fldChar w:fldCharType="separate"/>
        </w:r>
        <w:r w:rsidR="00B13E96">
          <w:rPr>
            <w:noProof/>
            <w:webHidden/>
          </w:rPr>
          <w:t>18</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5" w:history="1">
        <w:r w:rsidR="00B13E96" w:rsidRPr="00982A8B">
          <w:rPr>
            <w:rStyle w:val="Hyperlink"/>
            <w:noProof/>
          </w:rPr>
          <w:t>3.1.16</w:t>
        </w:r>
        <w:r w:rsidR="00B13E96" w:rsidRPr="005141B2">
          <w:rPr>
            <w:rFonts w:eastAsia="Times New Roman"/>
            <w:noProof/>
          </w:rPr>
          <w:tab/>
        </w:r>
        <w:r w:rsidR="00B13E96" w:rsidRPr="00982A8B">
          <w:rPr>
            <w:rStyle w:val="Hyperlink"/>
            <w:noProof/>
          </w:rPr>
          <w:t>Student/Parent: View attendance</w:t>
        </w:r>
        <w:r w:rsidR="00B13E96">
          <w:rPr>
            <w:noProof/>
            <w:webHidden/>
          </w:rPr>
          <w:tab/>
        </w:r>
        <w:r w:rsidR="00B13E96">
          <w:rPr>
            <w:noProof/>
            <w:webHidden/>
          </w:rPr>
          <w:fldChar w:fldCharType="begin"/>
        </w:r>
        <w:r w:rsidR="00B13E96">
          <w:rPr>
            <w:noProof/>
            <w:webHidden/>
          </w:rPr>
          <w:instrText xml:space="preserve"> PAGEREF _Toc354416145 \h </w:instrText>
        </w:r>
        <w:r w:rsidR="00B13E96">
          <w:rPr>
            <w:noProof/>
            <w:webHidden/>
          </w:rPr>
        </w:r>
        <w:r w:rsidR="00B13E96">
          <w:rPr>
            <w:noProof/>
            <w:webHidden/>
          </w:rPr>
          <w:fldChar w:fldCharType="separate"/>
        </w:r>
        <w:r w:rsidR="00B13E96">
          <w:rPr>
            <w:noProof/>
            <w:webHidden/>
          </w:rPr>
          <w:t>19</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6" w:history="1">
        <w:r w:rsidR="00B13E96" w:rsidRPr="00982A8B">
          <w:rPr>
            <w:rStyle w:val="Hyperlink"/>
            <w:noProof/>
          </w:rPr>
          <w:t>3.1.17</w:t>
        </w:r>
        <w:r w:rsidR="00B13E96" w:rsidRPr="005141B2">
          <w:rPr>
            <w:rFonts w:eastAsia="Times New Roman"/>
            <w:noProof/>
          </w:rPr>
          <w:tab/>
        </w:r>
        <w:r w:rsidR="00B13E96" w:rsidRPr="00982A8B">
          <w:rPr>
            <w:rStyle w:val="Hyperlink"/>
            <w:noProof/>
          </w:rPr>
          <w:t>Student/Parent: View progress</w:t>
        </w:r>
        <w:r w:rsidR="00B13E96">
          <w:rPr>
            <w:noProof/>
            <w:webHidden/>
          </w:rPr>
          <w:tab/>
        </w:r>
        <w:r w:rsidR="00B13E96">
          <w:rPr>
            <w:noProof/>
            <w:webHidden/>
          </w:rPr>
          <w:fldChar w:fldCharType="begin"/>
        </w:r>
        <w:r w:rsidR="00B13E96">
          <w:rPr>
            <w:noProof/>
            <w:webHidden/>
          </w:rPr>
          <w:instrText xml:space="preserve"> PAGEREF _Toc354416146 \h </w:instrText>
        </w:r>
        <w:r w:rsidR="00B13E96">
          <w:rPr>
            <w:noProof/>
            <w:webHidden/>
          </w:rPr>
        </w:r>
        <w:r w:rsidR="00B13E96">
          <w:rPr>
            <w:noProof/>
            <w:webHidden/>
          </w:rPr>
          <w:fldChar w:fldCharType="separate"/>
        </w:r>
        <w:r w:rsidR="00B13E96">
          <w:rPr>
            <w:noProof/>
            <w:webHidden/>
          </w:rPr>
          <w:t>19</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7" w:history="1">
        <w:r w:rsidR="00B13E96" w:rsidRPr="00982A8B">
          <w:rPr>
            <w:rStyle w:val="Hyperlink"/>
            <w:noProof/>
          </w:rPr>
          <w:t>3.1.18</w:t>
        </w:r>
        <w:r w:rsidR="00B13E96" w:rsidRPr="005141B2">
          <w:rPr>
            <w:rFonts w:eastAsia="Times New Roman"/>
            <w:noProof/>
          </w:rPr>
          <w:tab/>
        </w:r>
        <w:r w:rsidR="00B13E96" w:rsidRPr="00982A8B">
          <w:rPr>
            <w:rStyle w:val="Hyperlink"/>
            <w:noProof/>
          </w:rPr>
          <w:t>Student/Parent: View grades</w:t>
        </w:r>
        <w:r w:rsidR="00B13E96">
          <w:rPr>
            <w:noProof/>
            <w:webHidden/>
          </w:rPr>
          <w:tab/>
        </w:r>
        <w:r w:rsidR="00B13E96">
          <w:rPr>
            <w:noProof/>
            <w:webHidden/>
          </w:rPr>
          <w:fldChar w:fldCharType="begin"/>
        </w:r>
        <w:r w:rsidR="00B13E96">
          <w:rPr>
            <w:noProof/>
            <w:webHidden/>
          </w:rPr>
          <w:instrText xml:space="preserve"> PAGEREF _Toc354416147 \h </w:instrText>
        </w:r>
        <w:r w:rsidR="00B13E96">
          <w:rPr>
            <w:noProof/>
            <w:webHidden/>
          </w:rPr>
        </w:r>
        <w:r w:rsidR="00B13E96">
          <w:rPr>
            <w:noProof/>
            <w:webHidden/>
          </w:rPr>
          <w:fldChar w:fldCharType="separate"/>
        </w:r>
        <w:r w:rsidR="00B13E96">
          <w:rPr>
            <w:noProof/>
            <w:webHidden/>
          </w:rPr>
          <w:t>20</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8" w:history="1">
        <w:r w:rsidR="00B13E96" w:rsidRPr="00982A8B">
          <w:rPr>
            <w:rStyle w:val="Hyperlink"/>
            <w:noProof/>
          </w:rPr>
          <w:t>3.1.19</w:t>
        </w:r>
        <w:r w:rsidR="00B13E96" w:rsidRPr="005141B2">
          <w:rPr>
            <w:rFonts w:eastAsia="Times New Roman"/>
            <w:noProof/>
          </w:rPr>
          <w:tab/>
        </w:r>
        <w:r w:rsidR="00B13E96" w:rsidRPr="00982A8B">
          <w:rPr>
            <w:rStyle w:val="Hyperlink"/>
            <w:noProof/>
          </w:rPr>
          <w:t>Prospective students</w:t>
        </w:r>
        <w:r w:rsidR="00B13E96">
          <w:rPr>
            <w:noProof/>
            <w:webHidden/>
          </w:rPr>
          <w:tab/>
        </w:r>
        <w:r w:rsidR="00B13E96">
          <w:rPr>
            <w:noProof/>
            <w:webHidden/>
          </w:rPr>
          <w:fldChar w:fldCharType="begin"/>
        </w:r>
        <w:r w:rsidR="00B13E96">
          <w:rPr>
            <w:noProof/>
            <w:webHidden/>
          </w:rPr>
          <w:instrText xml:space="preserve"> PAGEREF _Toc354416148 \h </w:instrText>
        </w:r>
        <w:r w:rsidR="00B13E96">
          <w:rPr>
            <w:noProof/>
            <w:webHidden/>
          </w:rPr>
        </w:r>
        <w:r w:rsidR="00B13E96">
          <w:rPr>
            <w:noProof/>
            <w:webHidden/>
          </w:rPr>
          <w:fldChar w:fldCharType="separate"/>
        </w:r>
        <w:r w:rsidR="00B13E96">
          <w:rPr>
            <w:noProof/>
            <w:webHidden/>
          </w:rPr>
          <w:t>20</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49" w:history="1">
        <w:r w:rsidR="00B13E96" w:rsidRPr="00982A8B">
          <w:rPr>
            <w:rStyle w:val="Hyperlink"/>
            <w:noProof/>
          </w:rPr>
          <w:t>3.1.20</w:t>
        </w:r>
        <w:r w:rsidR="00B13E96" w:rsidRPr="005141B2">
          <w:rPr>
            <w:rFonts w:eastAsia="Times New Roman"/>
            <w:noProof/>
          </w:rPr>
          <w:tab/>
        </w:r>
        <w:r w:rsidR="00B13E96" w:rsidRPr="00982A8B">
          <w:rPr>
            <w:rStyle w:val="Hyperlink"/>
            <w:noProof/>
          </w:rPr>
          <w:t>Update prospective students page</w:t>
        </w:r>
        <w:r w:rsidR="00B13E96">
          <w:rPr>
            <w:noProof/>
            <w:webHidden/>
          </w:rPr>
          <w:tab/>
        </w:r>
        <w:r w:rsidR="00B13E96">
          <w:rPr>
            <w:noProof/>
            <w:webHidden/>
          </w:rPr>
          <w:fldChar w:fldCharType="begin"/>
        </w:r>
        <w:r w:rsidR="00B13E96">
          <w:rPr>
            <w:noProof/>
            <w:webHidden/>
          </w:rPr>
          <w:instrText xml:space="preserve"> PAGEREF _Toc354416149 \h </w:instrText>
        </w:r>
        <w:r w:rsidR="00B13E96">
          <w:rPr>
            <w:noProof/>
            <w:webHidden/>
          </w:rPr>
        </w:r>
        <w:r w:rsidR="00B13E96">
          <w:rPr>
            <w:noProof/>
            <w:webHidden/>
          </w:rPr>
          <w:fldChar w:fldCharType="separate"/>
        </w:r>
        <w:r w:rsidR="00B13E96">
          <w:rPr>
            <w:noProof/>
            <w:webHidden/>
          </w:rPr>
          <w:t>21</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0" w:history="1">
        <w:r w:rsidR="00B13E96" w:rsidRPr="00982A8B">
          <w:rPr>
            <w:rStyle w:val="Hyperlink"/>
            <w:noProof/>
          </w:rPr>
          <w:t>3.1.21</w:t>
        </w:r>
        <w:r w:rsidR="00B13E96" w:rsidRPr="005141B2">
          <w:rPr>
            <w:rFonts w:eastAsia="Times New Roman"/>
            <w:noProof/>
          </w:rPr>
          <w:tab/>
        </w:r>
        <w:r w:rsidR="00B13E96" w:rsidRPr="00982A8B">
          <w:rPr>
            <w:rStyle w:val="Hyperlink"/>
            <w:noProof/>
          </w:rPr>
          <w:t>Submit online application</w:t>
        </w:r>
        <w:r w:rsidR="00B13E96">
          <w:rPr>
            <w:noProof/>
            <w:webHidden/>
          </w:rPr>
          <w:tab/>
        </w:r>
        <w:r w:rsidR="00B13E96">
          <w:rPr>
            <w:noProof/>
            <w:webHidden/>
          </w:rPr>
          <w:fldChar w:fldCharType="begin"/>
        </w:r>
        <w:r w:rsidR="00B13E96">
          <w:rPr>
            <w:noProof/>
            <w:webHidden/>
          </w:rPr>
          <w:instrText xml:space="preserve"> PAGEREF _Toc354416150 \h </w:instrText>
        </w:r>
        <w:r w:rsidR="00B13E96">
          <w:rPr>
            <w:noProof/>
            <w:webHidden/>
          </w:rPr>
        </w:r>
        <w:r w:rsidR="00B13E96">
          <w:rPr>
            <w:noProof/>
            <w:webHidden/>
          </w:rPr>
          <w:fldChar w:fldCharType="separate"/>
        </w:r>
        <w:r w:rsidR="00B13E96">
          <w:rPr>
            <w:noProof/>
            <w:webHidden/>
          </w:rPr>
          <w:t>22</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1" w:history="1">
        <w:r w:rsidR="00B13E96" w:rsidRPr="00982A8B">
          <w:rPr>
            <w:rStyle w:val="Hyperlink"/>
            <w:noProof/>
          </w:rPr>
          <w:t>3.1.22</w:t>
        </w:r>
        <w:r w:rsidR="00B13E96" w:rsidRPr="005141B2">
          <w:rPr>
            <w:rFonts w:eastAsia="Times New Roman"/>
            <w:noProof/>
          </w:rPr>
          <w:tab/>
        </w:r>
        <w:r w:rsidR="00B13E96" w:rsidRPr="00982A8B">
          <w:rPr>
            <w:rStyle w:val="Hyperlink"/>
            <w:noProof/>
          </w:rPr>
          <w:t>Track application status</w:t>
        </w:r>
        <w:r w:rsidR="00B13E96">
          <w:rPr>
            <w:noProof/>
            <w:webHidden/>
          </w:rPr>
          <w:tab/>
        </w:r>
        <w:r w:rsidR="00B13E96">
          <w:rPr>
            <w:noProof/>
            <w:webHidden/>
          </w:rPr>
          <w:fldChar w:fldCharType="begin"/>
        </w:r>
        <w:r w:rsidR="00B13E96">
          <w:rPr>
            <w:noProof/>
            <w:webHidden/>
          </w:rPr>
          <w:instrText xml:space="preserve"> PAGEREF _Toc354416151 \h </w:instrText>
        </w:r>
        <w:r w:rsidR="00B13E96">
          <w:rPr>
            <w:noProof/>
            <w:webHidden/>
          </w:rPr>
        </w:r>
        <w:r w:rsidR="00B13E96">
          <w:rPr>
            <w:noProof/>
            <w:webHidden/>
          </w:rPr>
          <w:fldChar w:fldCharType="separate"/>
        </w:r>
        <w:r w:rsidR="00B13E96">
          <w:rPr>
            <w:noProof/>
            <w:webHidden/>
          </w:rPr>
          <w:t>23</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2" w:history="1">
        <w:r w:rsidR="00B13E96" w:rsidRPr="00982A8B">
          <w:rPr>
            <w:rStyle w:val="Hyperlink"/>
            <w:noProof/>
          </w:rPr>
          <w:t>3.1.23</w:t>
        </w:r>
        <w:r w:rsidR="00B13E96" w:rsidRPr="005141B2">
          <w:rPr>
            <w:rFonts w:eastAsia="Times New Roman"/>
            <w:noProof/>
          </w:rPr>
          <w:tab/>
        </w:r>
        <w:r w:rsidR="00B13E96" w:rsidRPr="00982A8B">
          <w:rPr>
            <w:rStyle w:val="Hyperlink"/>
            <w:noProof/>
          </w:rPr>
          <w:t>View all new applications</w:t>
        </w:r>
        <w:r w:rsidR="00B13E96">
          <w:rPr>
            <w:noProof/>
            <w:webHidden/>
          </w:rPr>
          <w:tab/>
        </w:r>
        <w:r w:rsidR="00B13E96">
          <w:rPr>
            <w:noProof/>
            <w:webHidden/>
          </w:rPr>
          <w:fldChar w:fldCharType="begin"/>
        </w:r>
        <w:r w:rsidR="00B13E96">
          <w:rPr>
            <w:noProof/>
            <w:webHidden/>
          </w:rPr>
          <w:instrText xml:space="preserve"> PAGEREF _Toc354416152 \h </w:instrText>
        </w:r>
        <w:r w:rsidR="00B13E96">
          <w:rPr>
            <w:noProof/>
            <w:webHidden/>
          </w:rPr>
        </w:r>
        <w:r w:rsidR="00B13E96">
          <w:rPr>
            <w:noProof/>
            <w:webHidden/>
          </w:rPr>
          <w:fldChar w:fldCharType="separate"/>
        </w:r>
        <w:r w:rsidR="00B13E96">
          <w:rPr>
            <w:noProof/>
            <w:webHidden/>
          </w:rPr>
          <w:t>23</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3" w:history="1">
        <w:r w:rsidR="00B13E96" w:rsidRPr="00982A8B">
          <w:rPr>
            <w:rStyle w:val="Hyperlink"/>
            <w:noProof/>
          </w:rPr>
          <w:t>3.1.24</w:t>
        </w:r>
        <w:r w:rsidR="00B13E96" w:rsidRPr="005141B2">
          <w:rPr>
            <w:rFonts w:eastAsia="Times New Roman"/>
            <w:noProof/>
          </w:rPr>
          <w:tab/>
        </w:r>
        <w:r w:rsidR="00B13E96" w:rsidRPr="00982A8B">
          <w:rPr>
            <w:rStyle w:val="Hyperlink"/>
            <w:noProof/>
          </w:rPr>
          <w:t>Update application</w:t>
        </w:r>
        <w:r w:rsidR="00B13E96">
          <w:rPr>
            <w:noProof/>
            <w:webHidden/>
          </w:rPr>
          <w:tab/>
        </w:r>
        <w:r w:rsidR="00B13E96">
          <w:rPr>
            <w:noProof/>
            <w:webHidden/>
          </w:rPr>
          <w:fldChar w:fldCharType="begin"/>
        </w:r>
        <w:r w:rsidR="00B13E96">
          <w:rPr>
            <w:noProof/>
            <w:webHidden/>
          </w:rPr>
          <w:instrText xml:space="preserve"> PAGEREF _Toc354416153 \h </w:instrText>
        </w:r>
        <w:r w:rsidR="00B13E96">
          <w:rPr>
            <w:noProof/>
            <w:webHidden/>
          </w:rPr>
        </w:r>
        <w:r w:rsidR="00B13E96">
          <w:rPr>
            <w:noProof/>
            <w:webHidden/>
          </w:rPr>
          <w:fldChar w:fldCharType="separate"/>
        </w:r>
        <w:r w:rsidR="00B13E96">
          <w:rPr>
            <w:noProof/>
            <w:webHidden/>
          </w:rPr>
          <w:t>24</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4" w:history="1">
        <w:r w:rsidR="00B13E96" w:rsidRPr="00982A8B">
          <w:rPr>
            <w:rStyle w:val="Hyperlink"/>
            <w:noProof/>
          </w:rPr>
          <w:t>3.1.25</w:t>
        </w:r>
        <w:r w:rsidR="00B13E96" w:rsidRPr="005141B2">
          <w:rPr>
            <w:rFonts w:eastAsia="Times New Roman"/>
            <w:noProof/>
          </w:rPr>
          <w:tab/>
        </w:r>
        <w:r w:rsidR="00B13E96" w:rsidRPr="00982A8B">
          <w:rPr>
            <w:rStyle w:val="Hyperlink"/>
            <w:noProof/>
          </w:rPr>
          <w:t>Update admission status</w:t>
        </w:r>
        <w:r w:rsidR="00B13E96">
          <w:rPr>
            <w:noProof/>
            <w:webHidden/>
          </w:rPr>
          <w:tab/>
        </w:r>
        <w:r w:rsidR="00B13E96">
          <w:rPr>
            <w:noProof/>
            <w:webHidden/>
          </w:rPr>
          <w:fldChar w:fldCharType="begin"/>
        </w:r>
        <w:r w:rsidR="00B13E96">
          <w:rPr>
            <w:noProof/>
            <w:webHidden/>
          </w:rPr>
          <w:instrText xml:space="preserve"> PAGEREF _Toc354416154 \h </w:instrText>
        </w:r>
        <w:r w:rsidR="00B13E96">
          <w:rPr>
            <w:noProof/>
            <w:webHidden/>
          </w:rPr>
        </w:r>
        <w:r w:rsidR="00B13E96">
          <w:rPr>
            <w:noProof/>
            <w:webHidden/>
          </w:rPr>
          <w:fldChar w:fldCharType="separate"/>
        </w:r>
        <w:r w:rsidR="00B13E96">
          <w:rPr>
            <w:noProof/>
            <w:webHidden/>
          </w:rPr>
          <w:t>25</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5" w:history="1">
        <w:r w:rsidR="00B13E96" w:rsidRPr="00982A8B">
          <w:rPr>
            <w:rStyle w:val="Hyperlink"/>
            <w:noProof/>
          </w:rPr>
          <w:t>3.1.26</w:t>
        </w:r>
        <w:r w:rsidR="00B13E96" w:rsidRPr="005141B2">
          <w:rPr>
            <w:rFonts w:eastAsia="Times New Roman"/>
            <w:noProof/>
          </w:rPr>
          <w:tab/>
        </w:r>
        <w:r w:rsidR="00B13E96" w:rsidRPr="00982A8B">
          <w:rPr>
            <w:rStyle w:val="Hyperlink"/>
            <w:noProof/>
          </w:rPr>
          <w:t>Create class and schedules</w:t>
        </w:r>
        <w:r w:rsidR="00B13E96">
          <w:rPr>
            <w:noProof/>
            <w:webHidden/>
          </w:rPr>
          <w:tab/>
        </w:r>
        <w:r w:rsidR="00B13E96">
          <w:rPr>
            <w:noProof/>
            <w:webHidden/>
          </w:rPr>
          <w:fldChar w:fldCharType="begin"/>
        </w:r>
        <w:r w:rsidR="00B13E96">
          <w:rPr>
            <w:noProof/>
            <w:webHidden/>
          </w:rPr>
          <w:instrText xml:space="preserve"> PAGEREF _Toc354416155 \h </w:instrText>
        </w:r>
        <w:r w:rsidR="00B13E96">
          <w:rPr>
            <w:noProof/>
            <w:webHidden/>
          </w:rPr>
        </w:r>
        <w:r w:rsidR="00B13E96">
          <w:rPr>
            <w:noProof/>
            <w:webHidden/>
          </w:rPr>
          <w:fldChar w:fldCharType="separate"/>
        </w:r>
        <w:r w:rsidR="00B13E96">
          <w:rPr>
            <w:noProof/>
            <w:webHidden/>
          </w:rPr>
          <w:t>26</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6" w:history="1">
        <w:r w:rsidR="00B13E96" w:rsidRPr="00982A8B">
          <w:rPr>
            <w:rStyle w:val="Hyperlink"/>
            <w:noProof/>
          </w:rPr>
          <w:t>3.1.27</w:t>
        </w:r>
        <w:r w:rsidR="00B13E96" w:rsidRPr="005141B2">
          <w:rPr>
            <w:rFonts w:eastAsia="Times New Roman"/>
            <w:noProof/>
          </w:rPr>
          <w:tab/>
        </w:r>
        <w:r w:rsidR="00B13E96" w:rsidRPr="00982A8B">
          <w:rPr>
            <w:rStyle w:val="Hyperlink"/>
            <w:noProof/>
          </w:rPr>
          <w:t>View teachers</w:t>
        </w:r>
        <w:r w:rsidR="00B13E96">
          <w:rPr>
            <w:noProof/>
            <w:webHidden/>
          </w:rPr>
          <w:tab/>
        </w:r>
        <w:r w:rsidR="00B13E96">
          <w:rPr>
            <w:noProof/>
            <w:webHidden/>
          </w:rPr>
          <w:fldChar w:fldCharType="begin"/>
        </w:r>
        <w:r w:rsidR="00B13E96">
          <w:rPr>
            <w:noProof/>
            <w:webHidden/>
          </w:rPr>
          <w:instrText xml:space="preserve"> PAGEREF _Toc354416156 \h </w:instrText>
        </w:r>
        <w:r w:rsidR="00B13E96">
          <w:rPr>
            <w:noProof/>
            <w:webHidden/>
          </w:rPr>
        </w:r>
        <w:r w:rsidR="00B13E96">
          <w:rPr>
            <w:noProof/>
            <w:webHidden/>
          </w:rPr>
          <w:fldChar w:fldCharType="separate"/>
        </w:r>
        <w:r w:rsidR="00B13E96">
          <w:rPr>
            <w:noProof/>
            <w:webHidden/>
          </w:rPr>
          <w:t>27</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7" w:history="1">
        <w:r w:rsidR="00B13E96" w:rsidRPr="00982A8B">
          <w:rPr>
            <w:rStyle w:val="Hyperlink"/>
            <w:noProof/>
          </w:rPr>
          <w:t>3.1.28</w:t>
        </w:r>
        <w:r w:rsidR="00B13E96" w:rsidRPr="005141B2">
          <w:rPr>
            <w:rFonts w:eastAsia="Times New Roman"/>
            <w:noProof/>
          </w:rPr>
          <w:tab/>
        </w:r>
        <w:r w:rsidR="00B13E96" w:rsidRPr="00982A8B">
          <w:rPr>
            <w:rStyle w:val="Hyperlink"/>
            <w:noProof/>
          </w:rPr>
          <w:t>Add teacher</w:t>
        </w:r>
        <w:r w:rsidR="00B13E96">
          <w:rPr>
            <w:noProof/>
            <w:webHidden/>
          </w:rPr>
          <w:tab/>
        </w:r>
        <w:r w:rsidR="00B13E96">
          <w:rPr>
            <w:noProof/>
            <w:webHidden/>
          </w:rPr>
          <w:fldChar w:fldCharType="begin"/>
        </w:r>
        <w:r w:rsidR="00B13E96">
          <w:rPr>
            <w:noProof/>
            <w:webHidden/>
          </w:rPr>
          <w:instrText xml:space="preserve"> PAGEREF _Toc354416157 \h </w:instrText>
        </w:r>
        <w:r w:rsidR="00B13E96">
          <w:rPr>
            <w:noProof/>
            <w:webHidden/>
          </w:rPr>
        </w:r>
        <w:r w:rsidR="00B13E96">
          <w:rPr>
            <w:noProof/>
            <w:webHidden/>
          </w:rPr>
          <w:fldChar w:fldCharType="separate"/>
        </w:r>
        <w:r w:rsidR="00B13E96">
          <w:rPr>
            <w:noProof/>
            <w:webHidden/>
          </w:rPr>
          <w:t>27</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8" w:history="1">
        <w:r w:rsidR="00B13E96" w:rsidRPr="00982A8B">
          <w:rPr>
            <w:rStyle w:val="Hyperlink"/>
            <w:noProof/>
          </w:rPr>
          <w:t>3.1.29</w:t>
        </w:r>
        <w:r w:rsidR="00B13E96" w:rsidRPr="005141B2">
          <w:rPr>
            <w:rFonts w:eastAsia="Times New Roman"/>
            <w:noProof/>
          </w:rPr>
          <w:tab/>
        </w:r>
        <w:r w:rsidR="00B13E96" w:rsidRPr="00982A8B">
          <w:rPr>
            <w:rStyle w:val="Hyperlink"/>
            <w:noProof/>
          </w:rPr>
          <w:t>Update teacher</w:t>
        </w:r>
        <w:r w:rsidR="00B13E96">
          <w:rPr>
            <w:noProof/>
            <w:webHidden/>
          </w:rPr>
          <w:tab/>
        </w:r>
        <w:r w:rsidR="00B13E96">
          <w:rPr>
            <w:noProof/>
            <w:webHidden/>
          </w:rPr>
          <w:fldChar w:fldCharType="begin"/>
        </w:r>
        <w:r w:rsidR="00B13E96">
          <w:rPr>
            <w:noProof/>
            <w:webHidden/>
          </w:rPr>
          <w:instrText xml:space="preserve"> PAGEREF _Toc354416158 \h </w:instrText>
        </w:r>
        <w:r w:rsidR="00B13E96">
          <w:rPr>
            <w:noProof/>
            <w:webHidden/>
          </w:rPr>
        </w:r>
        <w:r w:rsidR="00B13E96">
          <w:rPr>
            <w:noProof/>
            <w:webHidden/>
          </w:rPr>
          <w:fldChar w:fldCharType="separate"/>
        </w:r>
        <w:r w:rsidR="00B13E96">
          <w:rPr>
            <w:noProof/>
            <w:webHidden/>
          </w:rPr>
          <w:t>28</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59" w:history="1">
        <w:r w:rsidR="00B13E96" w:rsidRPr="00982A8B">
          <w:rPr>
            <w:rStyle w:val="Hyperlink"/>
            <w:noProof/>
          </w:rPr>
          <w:t>3.1.30</w:t>
        </w:r>
        <w:r w:rsidR="00B13E96" w:rsidRPr="005141B2">
          <w:rPr>
            <w:rFonts w:eastAsia="Times New Roman"/>
            <w:noProof/>
          </w:rPr>
          <w:tab/>
        </w:r>
        <w:r w:rsidR="00B13E96" w:rsidRPr="00982A8B">
          <w:rPr>
            <w:rStyle w:val="Hyperlink"/>
            <w:noProof/>
          </w:rPr>
          <w:t>Enroll new students</w:t>
        </w:r>
        <w:r w:rsidR="00B13E96">
          <w:rPr>
            <w:noProof/>
            <w:webHidden/>
          </w:rPr>
          <w:tab/>
        </w:r>
        <w:r w:rsidR="00B13E96">
          <w:rPr>
            <w:noProof/>
            <w:webHidden/>
          </w:rPr>
          <w:fldChar w:fldCharType="begin"/>
        </w:r>
        <w:r w:rsidR="00B13E96">
          <w:rPr>
            <w:noProof/>
            <w:webHidden/>
          </w:rPr>
          <w:instrText xml:space="preserve"> PAGEREF _Toc354416159 \h </w:instrText>
        </w:r>
        <w:r w:rsidR="00B13E96">
          <w:rPr>
            <w:noProof/>
            <w:webHidden/>
          </w:rPr>
        </w:r>
        <w:r w:rsidR="00B13E96">
          <w:rPr>
            <w:noProof/>
            <w:webHidden/>
          </w:rPr>
          <w:fldChar w:fldCharType="separate"/>
        </w:r>
        <w:r w:rsidR="00B13E96">
          <w:rPr>
            <w:noProof/>
            <w:webHidden/>
          </w:rPr>
          <w:t>29</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0" w:history="1">
        <w:r w:rsidR="00B13E96" w:rsidRPr="00982A8B">
          <w:rPr>
            <w:rStyle w:val="Hyperlink"/>
            <w:noProof/>
          </w:rPr>
          <w:t>3.1.31</w:t>
        </w:r>
        <w:r w:rsidR="00B13E96" w:rsidRPr="005141B2">
          <w:rPr>
            <w:rFonts w:eastAsia="Times New Roman"/>
            <w:noProof/>
          </w:rPr>
          <w:tab/>
        </w:r>
        <w:r w:rsidR="00B13E96" w:rsidRPr="00982A8B">
          <w:rPr>
            <w:rStyle w:val="Hyperlink"/>
            <w:noProof/>
          </w:rPr>
          <w:t>View student records</w:t>
        </w:r>
        <w:r w:rsidR="00B13E96">
          <w:rPr>
            <w:noProof/>
            <w:webHidden/>
          </w:rPr>
          <w:tab/>
        </w:r>
        <w:r w:rsidR="00B13E96">
          <w:rPr>
            <w:noProof/>
            <w:webHidden/>
          </w:rPr>
          <w:fldChar w:fldCharType="begin"/>
        </w:r>
        <w:r w:rsidR="00B13E96">
          <w:rPr>
            <w:noProof/>
            <w:webHidden/>
          </w:rPr>
          <w:instrText xml:space="preserve"> PAGEREF _Toc354416160 \h </w:instrText>
        </w:r>
        <w:r w:rsidR="00B13E96">
          <w:rPr>
            <w:noProof/>
            <w:webHidden/>
          </w:rPr>
        </w:r>
        <w:r w:rsidR="00B13E96">
          <w:rPr>
            <w:noProof/>
            <w:webHidden/>
          </w:rPr>
          <w:fldChar w:fldCharType="separate"/>
        </w:r>
        <w:r w:rsidR="00B13E96">
          <w:rPr>
            <w:noProof/>
            <w:webHidden/>
          </w:rPr>
          <w:t>30</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1" w:history="1">
        <w:r w:rsidR="00B13E96" w:rsidRPr="00982A8B">
          <w:rPr>
            <w:rStyle w:val="Hyperlink"/>
            <w:noProof/>
          </w:rPr>
          <w:t>3.1.32</w:t>
        </w:r>
        <w:r w:rsidR="00B13E96" w:rsidRPr="005141B2">
          <w:rPr>
            <w:rFonts w:eastAsia="Times New Roman"/>
            <w:noProof/>
          </w:rPr>
          <w:tab/>
        </w:r>
        <w:r w:rsidR="00B13E96" w:rsidRPr="00982A8B">
          <w:rPr>
            <w:rStyle w:val="Hyperlink"/>
            <w:noProof/>
          </w:rPr>
          <w:t>Updated student records</w:t>
        </w:r>
        <w:r w:rsidR="00B13E96">
          <w:rPr>
            <w:noProof/>
            <w:webHidden/>
          </w:rPr>
          <w:tab/>
        </w:r>
        <w:r w:rsidR="00B13E96">
          <w:rPr>
            <w:noProof/>
            <w:webHidden/>
          </w:rPr>
          <w:fldChar w:fldCharType="begin"/>
        </w:r>
        <w:r w:rsidR="00B13E96">
          <w:rPr>
            <w:noProof/>
            <w:webHidden/>
          </w:rPr>
          <w:instrText xml:space="preserve"> PAGEREF _Toc354416161 \h </w:instrText>
        </w:r>
        <w:r w:rsidR="00B13E96">
          <w:rPr>
            <w:noProof/>
            <w:webHidden/>
          </w:rPr>
        </w:r>
        <w:r w:rsidR="00B13E96">
          <w:rPr>
            <w:noProof/>
            <w:webHidden/>
          </w:rPr>
          <w:fldChar w:fldCharType="separate"/>
        </w:r>
        <w:r w:rsidR="00B13E96">
          <w:rPr>
            <w:noProof/>
            <w:webHidden/>
          </w:rPr>
          <w:t>31</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2" w:history="1">
        <w:r w:rsidR="00B13E96" w:rsidRPr="00982A8B">
          <w:rPr>
            <w:rStyle w:val="Hyperlink"/>
            <w:noProof/>
          </w:rPr>
          <w:t>3.1.33</w:t>
        </w:r>
        <w:r w:rsidR="00B13E96" w:rsidRPr="005141B2">
          <w:rPr>
            <w:rFonts w:eastAsia="Times New Roman"/>
            <w:noProof/>
          </w:rPr>
          <w:tab/>
        </w:r>
        <w:r w:rsidR="00B13E96" w:rsidRPr="00982A8B">
          <w:rPr>
            <w:rStyle w:val="Hyperlink"/>
            <w:noProof/>
          </w:rPr>
          <w:t>Handle state reports</w:t>
        </w:r>
        <w:r w:rsidR="00B13E96">
          <w:rPr>
            <w:noProof/>
            <w:webHidden/>
          </w:rPr>
          <w:tab/>
        </w:r>
        <w:r w:rsidR="00B13E96">
          <w:rPr>
            <w:noProof/>
            <w:webHidden/>
          </w:rPr>
          <w:fldChar w:fldCharType="begin"/>
        </w:r>
        <w:r w:rsidR="00B13E96">
          <w:rPr>
            <w:noProof/>
            <w:webHidden/>
          </w:rPr>
          <w:instrText xml:space="preserve"> PAGEREF _Toc354416162 \h </w:instrText>
        </w:r>
        <w:r w:rsidR="00B13E96">
          <w:rPr>
            <w:noProof/>
            <w:webHidden/>
          </w:rPr>
        </w:r>
        <w:r w:rsidR="00B13E96">
          <w:rPr>
            <w:noProof/>
            <w:webHidden/>
          </w:rPr>
          <w:fldChar w:fldCharType="separate"/>
        </w:r>
        <w:r w:rsidR="00B13E96">
          <w:rPr>
            <w:noProof/>
            <w:webHidden/>
          </w:rPr>
          <w:t>32</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3" w:history="1">
        <w:r w:rsidR="00B13E96" w:rsidRPr="00982A8B">
          <w:rPr>
            <w:rStyle w:val="Hyperlink"/>
            <w:noProof/>
          </w:rPr>
          <w:t>3.1.34</w:t>
        </w:r>
        <w:r w:rsidR="00B13E96" w:rsidRPr="005141B2">
          <w:rPr>
            <w:rFonts w:eastAsia="Times New Roman"/>
            <w:noProof/>
          </w:rPr>
          <w:tab/>
        </w:r>
        <w:r w:rsidR="00B13E96" w:rsidRPr="00982A8B">
          <w:rPr>
            <w:rStyle w:val="Hyperlink"/>
            <w:noProof/>
          </w:rPr>
          <w:t>View ad-hoc reports</w:t>
        </w:r>
        <w:r w:rsidR="00B13E96">
          <w:rPr>
            <w:noProof/>
            <w:webHidden/>
          </w:rPr>
          <w:tab/>
        </w:r>
        <w:r w:rsidR="00B13E96">
          <w:rPr>
            <w:noProof/>
            <w:webHidden/>
          </w:rPr>
          <w:fldChar w:fldCharType="begin"/>
        </w:r>
        <w:r w:rsidR="00B13E96">
          <w:rPr>
            <w:noProof/>
            <w:webHidden/>
          </w:rPr>
          <w:instrText xml:space="preserve"> PAGEREF _Toc354416163 \h </w:instrText>
        </w:r>
        <w:r w:rsidR="00B13E96">
          <w:rPr>
            <w:noProof/>
            <w:webHidden/>
          </w:rPr>
        </w:r>
        <w:r w:rsidR="00B13E96">
          <w:rPr>
            <w:noProof/>
            <w:webHidden/>
          </w:rPr>
          <w:fldChar w:fldCharType="separate"/>
        </w:r>
        <w:r w:rsidR="00B13E96">
          <w:rPr>
            <w:noProof/>
            <w:webHidden/>
          </w:rPr>
          <w:t>33</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4" w:history="1">
        <w:r w:rsidR="00B13E96" w:rsidRPr="00982A8B">
          <w:rPr>
            <w:rStyle w:val="Hyperlink"/>
            <w:noProof/>
          </w:rPr>
          <w:t>3.1.35</w:t>
        </w:r>
        <w:r w:rsidR="00B13E96" w:rsidRPr="005141B2">
          <w:rPr>
            <w:rFonts w:eastAsia="Times New Roman"/>
            <w:noProof/>
          </w:rPr>
          <w:tab/>
        </w:r>
        <w:r w:rsidR="00B13E96" w:rsidRPr="00982A8B">
          <w:rPr>
            <w:rStyle w:val="Hyperlink"/>
            <w:noProof/>
          </w:rPr>
          <w:t>Mobile Login</w:t>
        </w:r>
        <w:r w:rsidR="00B13E96">
          <w:rPr>
            <w:noProof/>
            <w:webHidden/>
          </w:rPr>
          <w:tab/>
        </w:r>
        <w:r w:rsidR="00B13E96">
          <w:rPr>
            <w:noProof/>
            <w:webHidden/>
          </w:rPr>
          <w:fldChar w:fldCharType="begin"/>
        </w:r>
        <w:r w:rsidR="00B13E96">
          <w:rPr>
            <w:noProof/>
            <w:webHidden/>
          </w:rPr>
          <w:instrText xml:space="preserve"> PAGEREF _Toc354416164 \h </w:instrText>
        </w:r>
        <w:r w:rsidR="00B13E96">
          <w:rPr>
            <w:noProof/>
            <w:webHidden/>
          </w:rPr>
        </w:r>
        <w:r w:rsidR="00B13E96">
          <w:rPr>
            <w:noProof/>
            <w:webHidden/>
          </w:rPr>
          <w:fldChar w:fldCharType="separate"/>
        </w:r>
        <w:r w:rsidR="00B13E96">
          <w:rPr>
            <w:noProof/>
            <w:webHidden/>
          </w:rPr>
          <w:t>34</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5" w:history="1">
        <w:r w:rsidR="00B13E96" w:rsidRPr="00982A8B">
          <w:rPr>
            <w:rStyle w:val="Hyperlink"/>
            <w:noProof/>
          </w:rPr>
          <w:t>3.1.36</w:t>
        </w:r>
        <w:r w:rsidR="00B13E96" w:rsidRPr="005141B2">
          <w:rPr>
            <w:rFonts w:eastAsia="Times New Roman"/>
            <w:noProof/>
          </w:rPr>
          <w:tab/>
        </w:r>
        <w:r w:rsidR="00B13E96" w:rsidRPr="00982A8B">
          <w:rPr>
            <w:rStyle w:val="Hyperlink"/>
            <w:noProof/>
          </w:rPr>
          <w:t>Mobile Logout</w:t>
        </w:r>
        <w:r w:rsidR="00B13E96">
          <w:rPr>
            <w:noProof/>
            <w:webHidden/>
          </w:rPr>
          <w:tab/>
        </w:r>
        <w:r w:rsidR="00B13E96">
          <w:rPr>
            <w:noProof/>
            <w:webHidden/>
          </w:rPr>
          <w:fldChar w:fldCharType="begin"/>
        </w:r>
        <w:r w:rsidR="00B13E96">
          <w:rPr>
            <w:noProof/>
            <w:webHidden/>
          </w:rPr>
          <w:instrText xml:space="preserve"> PAGEREF _Toc354416165 \h </w:instrText>
        </w:r>
        <w:r w:rsidR="00B13E96">
          <w:rPr>
            <w:noProof/>
            <w:webHidden/>
          </w:rPr>
        </w:r>
        <w:r w:rsidR="00B13E96">
          <w:rPr>
            <w:noProof/>
            <w:webHidden/>
          </w:rPr>
          <w:fldChar w:fldCharType="separate"/>
        </w:r>
        <w:r w:rsidR="00B13E96">
          <w:rPr>
            <w:noProof/>
            <w:webHidden/>
          </w:rPr>
          <w:t>34</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6" w:history="1">
        <w:r w:rsidR="00B13E96" w:rsidRPr="00982A8B">
          <w:rPr>
            <w:rStyle w:val="Hyperlink"/>
            <w:noProof/>
          </w:rPr>
          <w:t>3.1.37</w:t>
        </w:r>
        <w:r w:rsidR="00B13E96" w:rsidRPr="005141B2">
          <w:rPr>
            <w:rFonts w:eastAsia="Times New Roman"/>
            <w:noProof/>
          </w:rPr>
          <w:tab/>
        </w:r>
        <w:r w:rsidR="00B13E96" w:rsidRPr="00982A8B">
          <w:rPr>
            <w:rStyle w:val="Hyperlink"/>
            <w:noProof/>
          </w:rPr>
          <w:t>Mobile menu options screen</w:t>
        </w:r>
        <w:r w:rsidR="00B13E96">
          <w:rPr>
            <w:noProof/>
            <w:webHidden/>
          </w:rPr>
          <w:tab/>
        </w:r>
        <w:r w:rsidR="00B13E96">
          <w:rPr>
            <w:noProof/>
            <w:webHidden/>
          </w:rPr>
          <w:fldChar w:fldCharType="begin"/>
        </w:r>
        <w:r w:rsidR="00B13E96">
          <w:rPr>
            <w:noProof/>
            <w:webHidden/>
          </w:rPr>
          <w:instrText xml:space="preserve"> PAGEREF _Toc354416166 \h </w:instrText>
        </w:r>
        <w:r w:rsidR="00B13E96">
          <w:rPr>
            <w:noProof/>
            <w:webHidden/>
          </w:rPr>
        </w:r>
        <w:r w:rsidR="00B13E96">
          <w:rPr>
            <w:noProof/>
            <w:webHidden/>
          </w:rPr>
          <w:fldChar w:fldCharType="separate"/>
        </w:r>
        <w:r w:rsidR="00B13E96">
          <w:rPr>
            <w:noProof/>
            <w:webHidden/>
          </w:rPr>
          <w:t>35</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7" w:history="1">
        <w:r w:rsidR="00B13E96" w:rsidRPr="00982A8B">
          <w:rPr>
            <w:rStyle w:val="Hyperlink"/>
            <w:noProof/>
          </w:rPr>
          <w:t>3.1.38</w:t>
        </w:r>
        <w:r w:rsidR="00B13E96" w:rsidRPr="005141B2">
          <w:rPr>
            <w:rFonts w:eastAsia="Times New Roman"/>
            <w:noProof/>
          </w:rPr>
          <w:tab/>
        </w:r>
        <w:r w:rsidR="00B13E96" w:rsidRPr="00982A8B">
          <w:rPr>
            <w:rStyle w:val="Hyperlink"/>
            <w:noProof/>
          </w:rPr>
          <w:t>Mobile view message center</w:t>
        </w:r>
        <w:r w:rsidR="00B13E96">
          <w:rPr>
            <w:noProof/>
            <w:webHidden/>
          </w:rPr>
          <w:tab/>
        </w:r>
        <w:r w:rsidR="00B13E96">
          <w:rPr>
            <w:noProof/>
            <w:webHidden/>
          </w:rPr>
          <w:fldChar w:fldCharType="begin"/>
        </w:r>
        <w:r w:rsidR="00B13E96">
          <w:rPr>
            <w:noProof/>
            <w:webHidden/>
          </w:rPr>
          <w:instrText xml:space="preserve"> PAGEREF _Toc354416167 \h </w:instrText>
        </w:r>
        <w:r w:rsidR="00B13E96">
          <w:rPr>
            <w:noProof/>
            <w:webHidden/>
          </w:rPr>
        </w:r>
        <w:r w:rsidR="00B13E96">
          <w:rPr>
            <w:noProof/>
            <w:webHidden/>
          </w:rPr>
          <w:fldChar w:fldCharType="separate"/>
        </w:r>
        <w:r w:rsidR="00B13E96">
          <w:rPr>
            <w:noProof/>
            <w:webHidden/>
          </w:rPr>
          <w:t>35</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8" w:history="1">
        <w:r w:rsidR="00B13E96" w:rsidRPr="00982A8B">
          <w:rPr>
            <w:rStyle w:val="Hyperlink"/>
            <w:noProof/>
          </w:rPr>
          <w:t>3.1.39</w:t>
        </w:r>
        <w:r w:rsidR="00B13E96" w:rsidRPr="005141B2">
          <w:rPr>
            <w:rFonts w:eastAsia="Times New Roman"/>
            <w:noProof/>
          </w:rPr>
          <w:tab/>
        </w:r>
        <w:r w:rsidR="00B13E96" w:rsidRPr="00982A8B">
          <w:rPr>
            <w:rStyle w:val="Hyperlink"/>
            <w:noProof/>
          </w:rPr>
          <w:t>Mobile view schedules</w:t>
        </w:r>
        <w:r w:rsidR="00B13E96">
          <w:rPr>
            <w:noProof/>
            <w:webHidden/>
          </w:rPr>
          <w:tab/>
        </w:r>
        <w:r w:rsidR="00B13E96">
          <w:rPr>
            <w:noProof/>
            <w:webHidden/>
          </w:rPr>
          <w:fldChar w:fldCharType="begin"/>
        </w:r>
        <w:r w:rsidR="00B13E96">
          <w:rPr>
            <w:noProof/>
            <w:webHidden/>
          </w:rPr>
          <w:instrText xml:space="preserve"> PAGEREF _Toc354416168 \h </w:instrText>
        </w:r>
        <w:r w:rsidR="00B13E96">
          <w:rPr>
            <w:noProof/>
            <w:webHidden/>
          </w:rPr>
        </w:r>
        <w:r w:rsidR="00B13E96">
          <w:rPr>
            <w:noProof/>
            <w:webHidden/>
          </w:rPr>
          <w:fldChar w:fldCharType="separate"/>
        </w:r>
        <w:r w:rsidR="00B13E96">
          <w:rPr>
            <w:noProof/>
            <w:webHidden/>
          </w:rPr>
          <w:t>36</w:t>
        </w:r>
        <w:r w:rsidR="00B13E96">
          <w:rPr>
            <w:noProof/>
            <w:webHidden/>
          </w:rPr>
          <w:fldChar w:fldCharType="end"/>
        </w:r>
      </w:hyperlink>
    </w:p>
    <w:p w:rsidR="00B13E96" w:rsidRPr="005141B2" w:rsidRDefault="00A90490">
      <w:pPr>
        <w:pStyle w:val="TOC3"/>
        <w:tabs>
          <w:tab w:val="left" w:pos="1320"/>
          <w:tab w:val="right" w:leader="dot" w:pos="9350"/>
        </w:tabs>
        <w:rPr>
          <w:rFonts w:eastAsia="Times New Roman"/>
          <w:noProof/>
        </w:rPr>
      </w:pPr>
      <w:hyperlink w:anchor="_Toc354416169" w:history="1">
        <w:r w:rsidR="00B13E96" w:rsidRPr="00982A8B">
          <w:rPr>
            <w:rStyle w:val="Hyperlink"/>
            <w:noProof/>
          </w:rPr>
          <w:t>3.1.40</w:t>
        </w:r>
        <w:r w:rsidR="00B13E96" w:rsidRPr="005141B2">
          <w:rPr>
            <w:rFonts w:eastAsia="Times New Roman"/>
            <w:noProof/>
          </w:rPr>
          <w:tab/>
        </w:r>
        <w:r w:rsidR="00B13E96" w:rsidRPr="00982A8B">
          <w:rPr>
            <w:rStyle w:val="Hyperlink"/>
            <w:noProof/>
          </w:rPr>
          <w:t>Mobile view score card</w:t>
        </w:r>
        <w:r w:rsidR="00B13E96">
          <w:rPr>
            <w:noProof/>
            <w:webHidden/>
          </w:rPr>
          <w:tab/>
        </w:r>
        <w:r w:rsidR="00B13E96">
          <w:rPr>
            <w:noProof/>
            <w:webHidden/>
          </w:rPr>
          <w:fldChar w:fldCharType="begin"/>
        </w:r>
        <w:r w:rsidR="00B13E96">
          <w:rPr>
            <w:noProof/>
            <w:webHidden/>
          </w:rPr>
          <w:instrText xml:space="preserve"> PAGEREF _Toc354416169 \h </w:instrText>
        </w:r>
        <w:r w:rsidR="00B13E96">
          <w:rPr>
            <w:noProof/>
            <w:webHidden/>
          </w:rPr>
        </w:r>
        <w:r w:rsidR="00B13E96">
          <w:rPr>
            <w:noProof/>
            <w:webHidden/>
          </w:rPr>
          <w:fldChar w:fldCharType="separate"/>
        </w:r>
        <w:r w:rsidR="00B13E96">
          <w:rPr>
            <w:noProof/>
            <w:webHidden/>
          </w:rPr>
          <w:t>36</w:t>
        </w:r>
        <w:r w:rsidR="00B13E96">
          <w:rPr>
            <w:noProof/>
            <w:webHidden/>
          </w:rPr>
          <w:fldChar w:fldCharType="end"/>
        </w:r>
      </w:hyperlink>
    </w:p>
    <w:p w:rsidR="00B13E96" w:rsidRPr="005141B2" w:rsidRDefault="00A90490">
      <w:pPr>
        <w:pStyle w:val="TOC1"/>
        <w:tabs>
          <w:tab w:val="left" w:pos="440"/>
          <w:tab w:val="right" w:leader="dot" w:pos="9350"/>
        </w:tabs>
        <w:rPr>
          <w:rFonts w:eastAsia="Times New Roman"/>
          <w:noProof/>
        </w:rPr>
      </w:pPr>
      <w:hyperlink w:anchor="_Toc354416170" w:history="1">
        <w:r w:rsidR="00B13E96" w:rsidRPr="00982A8B">
          <w:rPr>
            <w:rStyle w:val="Hyperlink"/>
            <w:noProof/>
          </w:rPr>
          <w:t>4</w:t>
        </w:r>
        <w:r w:rsidR="00B13E96" w:rsidRPr="005141B2">
          <w:rPr>
            <w:rFonts w:eastAsia="Times New Roman"/>
            <w:noProof/>
          </w:rPr>
          <w:tab/>
        </w:r>
        <w:r w:rsidR="00B13E96" w:rsidRPr="00982A8B">
          <w:rPr>
            <w:rStyle w:val="Hyperlink"/>
            <w:noProof/>
          </w:rPr>
          <w:t>System Architecture Design</w:t>
        </w:r>
        <w:r w:rsidR="00B13E96">
          <w:rPr>
            <w:noProof/>
            <w:webHidden/>
          </w:rPr>
          <w:tab/>
        </w:r>
        <w:r w:rsidR="00B13E96">
          <w:rPr>
            <w:noProof/>
            <w:webHidden/>
          </w:rPr>
          <w:fldChar w:fldCharType="begin"/>
        </w:r>
        <w:r w:rsidR="00B13E96">
          <w:rPr>
            <w:noProof/>
            <w:webHidden/>
          </w:rPr>
          <w:instrText xml:space="preserve"> PAGEREF _Toc354416170 \h </w:instrText>
        </w:r>
        <w:r w:rsidR="00B13E96">
          <w:rPr>
            <w:noProof/>
            <w:webHidden/>
          </w:rPr>
        </w:r>
        <w:r w:rsidR="00B13E96">
          <w:rPr>
            <w:noProof/>
            <w:webHidden/>
          </w:rPr>
          <w:fldChar w:fldCharType="separate"/>
        </w:r>
        <w:r w:rsidR="00B13E96">
          <w:rPr>
            <w:noProof/>
            <w:webHidden/>
          </w:rPr>
          <w:t>37</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1" w:history="1">
        <w:r w:rsidR="00B13E96" w:rsidRPr="00982A8B">
          <w:rPr>
            <w:rStyle w:val="Hyperlink"/>
            <w:noProof/>
          </w:rPr>
          <w:t>4.1</w:t>
        </w:r>
        <w:r w:rsidR="00B13E96" w:rsidRPr="005141B2">
          <w:rPr>
            <w:rFonts w:eastAsia="Times New Roman"/>
            <w:noProof/>
          </w:rPr>
          <w:tab/>
        </w:r>
        <w:r w:rsidR="00B13E96" w:rsidRPr="00982A8B">
          <w:rPr>
            <w:rStyle w:val="Hyperlink"/>
            <w:noProof/>
          </w:rPr>
          <w:t>Overview</w:t>
        </w:r>
        <w:r w:rsidR="00B13E96">
          <w:rPr>
            <w:noProof/>
            <w:webHidden/>
          </w:rPr>
          <w:tab/>
        </w:r>
        <w:r w:rsidR="00B13E96">
          <w:rPr>
            <w:noProof/>
            <w:webHidden/>
          </w:rPr>
          <w:fldChar w:fldCharType="begin"/>
        </w:r>
        <w:r w:rsidR="00B13E96">
          <w:rPr>
            <w:noProof/>
            <w:webHidden/>
          </w:rPr>
          <w:instrText xml:space="preserve"> PAGEREF _Toc354416171 \h </w:instrText>
        </w:r>
        <w:r w:rsidR="00B13E96">
          <w:rPr>
            <w:noProof/>
            <w:webHidden/>
          </w:rPr>
        </w:r>
        <w:r w:rsidR="00B13E96">
          <w:rPr>
            <w:noProof/>
            <w:webHidden/>
          </w:rPr>
          <w:fldChar w:fldCharType="separate"/>
        </w:r>
        <w:r w:rsidR="00B13E96">
          <w:rPr>
            <w:noProof/>
            <w:webHidden/>
          </w:rPr>
          <w:t>37</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2" w:history="1">
        <w:r w:rsidR="00B13E96" w:rsidRPr="00982A8B">
          <w:rPr>
            <w:rStyle w:val="Hyperlink"/>
            <w:noProof/>
          </w:rPr>
          <w:t>4.2</w:t>
        </w:r>
        <w:r w:rsidR="00B13E96" w:rsidRPr="005141B2">
          <w:rPr>
            <w:rFonts w:eastAsia="Times New Roman"/>
            <w:noProof/>
          </w:rPr>
          <w:tab/>
        </w:r>
        <w:r w:rsidR="00B13E96" w:rsidRPr="00982A8B">
          <w:rPr>
            <w:rStyle w:val="Hyperlink"/>
            <w:noProof/>
          </w:rPr>
          <w:t>System Architecture Design – Non-functional characteristics</w:t>
        </w:r>
        <w:r w:rsidR="00B13E96">
          <w:rPr>
            <w:noProof/>
            <w:webHidden/>
          </w:rPr>
          <w:tab/>
        </w:r>
        <w:r w:rsidR="00B13E96">
          <w:rPr>
            <w:noProof/>
            <w:webHidden/>
          </w:rPr>
          <w:fldChar w:fldCharType="begin"/>
        </w:r>
        <w:r w:rsidR="00B13E96">
          <w:rPr>
            <w:noProof/>
            <w:webHidden/>
          </w:rPr>
          <w:instrText xml:space="preserve"> PAGEREF _Toc354416172 \h </w:instrText>
        </w:r>
        <w:r w:rsidR="00B13E96">
          <w:rPr>
            <w:noProof/>
            <w:webHidden/>
          </w:rPr>
        </w:r>
        <w:r w:rsidR="00B13E96">
          <w:rPr>
            <w:noProof/>
            <w:webHidden/>
          </w:rPr>
          <w:fldChar w:fldCharType="separate"/>
        </w:r>
        <w:r w:rsidR="00B13E96">
          <w:rPr>
            <w:noProof/>
            <w:webHidden/>
          </w:rPr>
          <w:t>41</w:t>
        </w:r>
        <w:r w:rsidR="00B13E96">
          <w:rPr>
            <w:noProof/>
            <w:webHidden/>
          </w:rPr>
          <w:fldChar w:fldCharType="end"/>
        </w:r>
      </w:hyperlink>
    </w:p>
    <w:p w:rsidR="00B13E96" w:rsidRPr="005141B2" w:rsidRDefault="00A90490">
      <w:pPr>
        <w:pStyle w:val="TOC1"/>
        <w:tabs>
          <w:tab w:val="left" w:pos="440"/>
          <w:tab w:val="right" w:leader="dot" w:pos="9350"/>
        </w:tabs>
        <w:rPr>
          <w:rFonts w:eastAsia="Times New Roman"/>
          <w:noProof/>
        </w:rPr>
      </w:pPr>
      <w:hyperlink w:anchor="_Toc354416173" w:history="1">
        <w:r w:rsidR="00B13E96" w:rsidRPr="00982A8B">
          <w:rPr>
            <w:rStyle w:val="Hyperlink"/>
            <w:noProof/>
          </w:rPr>
          <w:t>5</w:t>
        </w:r>
        <w:r w:rsidR="00B13E96" w:rsidRPr="005141B2">
          <w:rPr>
            <w:rFonts w:eastAsia="Times New Roman"/>
            <w:noProof/>
          </w:rPr>
          <w:tab/>
        </w:r>
        <w:r w:rsidR="00B13E96" w:rsidRPr="00982A8B">
          <w:rPr>
            <w:rStyle w:val="Hyperlink"/>
            <w:noProof/>
          </w:rPr>
          <w:t>Database Schema Design</w:t>
        </w:r>
        <w:r w:rsidR="00B13E96">
          <w:rPr>
            <w:noProof/>
            <w:webHidden/>
          </w:rPr>
          <w:tab/>
        </w:r>
        <w:r w:rsidR="00B13E96">
          <w:rPr>
            <w:noProof/>
            <w:webHidden/>
          </w:rPr>
          <w:fldChar w:fldCharType="begin"/>
        </w:r>
        <w:r w:rsidR="00B13E96">
          <w:rPr>
            <w:noProof/>
            <w:webHidden/>
          </w:rPr>
          <w:instrText xml:space="preserve"> PAGEREF _Toc354416173 \h </w:instrText>
        </w:r>
        <w:r w:rsidR="00B13E96">
          <w:rPr>
            <w:noProof/>
            <w:webHidden/>
          </w:rPr>
        </w:r>
        <w:r w:rsidR="00B13E96">
          <w:rPr>
            <w:noProof/>
            <w:webHidden/>
          </w:rPr>
          <w:fldChar w:fldCharType="separate"/>
        </w:r>
        <w:r w:rsidR="00B13E96">
          <w:rPr>
            <w:noProof/>
            <w:webHidden/>
          </w:rPr>
          <w:t>42</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4" w:history="1">
        <w:r w:rsidR="00B13E96" w:rsidRPr="00982A8B">
          <w:rPr>
            <w:rStyle w:val="Hyperlink"/>
            <w:noProof/>
          </w:rPr>
          <w:t>5.1</w:t>
        </w:r>
        <w:r w:rsidR="00B13E96" w:rsidRPr="005141B2">
          <w:rPr>
            <w:rFonts w:eastAsia="Times New Roman"/>
            <w:noProof/>
          </w:rPr>
          <w:tab/>
        </w:r>
        <w:r w:rsidR="00B13E96" w:rsidRPr="00982A8B">
          <w:rPr>
            <w:rStyle w:val="Hyperlink"/>
            <w:noProof/>
          </w:rPr>
          <w:t>Entity Relationship Diagrams</w:t>
        </w:r>
        <w:r w:rsidR="00B13E96">
          <w:rPr>
            <w:noProof/>
            <w:webHidden/>
          </w:rPr>
          <w:tab/>
        </w:r>
        <w:r w:rsidR="00B13E96">
          <w:rPr>
            <w:noProof/>
            <w:webHidden/>
          </w:rPr>
          <w:fldChar w:fldCharType="begin"/>
        </w:r>
        <w:r w:rsidR="00B13E96">
          <w:rPr>
            <w:noProof/>
            <w:webHidden/>
          </w:rPr>
          <w:instrText xml:space="preserve"> PAGEREF _Toc354416174 \h </w:instrText>
        </w:r>
        <w:r w:rsidR="00B13E96">
          <w:rPr>
            <w:noProof/>
            <w:webHidden/>
          </w:rPr>
        </w:r>
        <w:r w:rsidR="00B13E96">
          <w:rPr>
            <w:noProof/>
            <w:webHidden/>
          </w:rPr>
          <w:fldChar w:fldCharType="separate"/>
        </w:r>
        <w:r w:rsidR="00B13E96">
          <w:rPr>
            <w:noProof/>
            <w:webHidden/>
          </w:rPr>
          <w:t>42</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5" w:history="1">
        <w:r w:rsidR="00B13E96" w:rsidRPr="00982A8B">
          <w:rPr>
            <w:rStyle w:val="Hyperlink"/>
            <w:noProof/>
          </w:rPr>
          <w:t>5.2</w:t>
        </w:r>
        <w:r w:rsidR="00B13E96" w:rsidRPr="005141B2">
          <w:rPr>
            <w:rFonts w:eastAsia="Times New Roman"/>
            <w:noProof/>
          </w:rPr>
          <w:tab/>
        </w:r>
        <w:r w:rsidR="00B13E96" w:rsidRPr="00982A8B">
          <w:rPr>
            <w:rStyle w:val="Hyperlink"/>
            <w:noProof/>
          </w:rPr>
          <w:t>Database Table Descriptions</w:t>
        </w:r>
        <w:r w:rsidR="00B13E96">
          <w:rPr>
            <w:noProof/>
            <w:webHidden/>
          </w:rPr>
          <w:tab/>
        </w:r>
        <w:r w:rsidR="00B13E96">
          <w:rPr>
            <w:noProof/>
            <w:webHidden/>
          </w:rPr>
          <w:fldChar w:fldCharType="begin"/>
        </w:r>
        <w:r w:rsidR="00B13E96">
          <w:rPr>
            <w:noProof/>
            <w:webHidden/>
          </w:rPr>
          <w:instrText xml:space="preserve"> PAGEREF _Toc354416175 \h </w:instrText>
        </w:r>
        <w:r w:rsidR="00B13E96">
          <w:rPr>
            <w:noProof/>
            <w:webHidden/>
          </w:rPr>
        </w:r>
        <w:r w:rsidR="00B13E96">
          <w:rPr>
            <w:noProof/>
            <w:webHidden/>
          </w:rPr>
          <w:fldChar w:fldCharType="separate"/>
        </w:r>
        <w:r w:rsidR="00B13E96">
          <w:rPr>
            <w:noProof/>
            <w:webHidden/>
          </w:rPr>
          <w:t>44</w:t>
        </w:r>
        <w:r w:rsidR="00B13E96">
          <w:rPr>
            <w:noProof/>
            <w:webHidden/>
          </w:rPr>
          <w:fldChar w:fldCharType="end"/>
        </w:r>
      </w:hyperlink>
    </w:p>
    <w:p w:rsidR="00B13E96" w:rsidRPr="005141B2" w:rsidRDefault="00A90490">
      <w:pPr>
        <w:pStyle w:val="TOC1"/>
        <w:tabs>
          <w:tab w:val="left" w:pos="440"/>
          <w:tab w:val="right" w:leader="dot" w:pos="9350"/>
        </w:tabs>
        <w:rPr>
          <w:rFonts w:eastAsia="Times New Roman"/>
          <w:noProof/>
        </w:rPr>
      </w:pPr>
      <w:hyperlink w:anchor="_Toc354416176" w:history="1">
        <w:r w:rsidR="00B13E96" w:rsidRPr="00982A8B">
          <w:rPr>
            <w:rStyle w:val="Hyperlink"/>
            <w:noProof/>
          </w:rPr>
          <w:t>6</w:t>
        </w:r>
        <w:r w:rsidR="00B13E96" w:rsidRPr="005141B2">
          <w:rPr>
            <w:rFonts w:eastAsia="Times New Roman"/>
            <w:noProof/>
          </w:rPr>
          <w:tab/>
        </w:r>
        <w:r w:rsidR="00B13E96" w:rsidRPr="00982A8B">
          <w:rPr>
            <w:rStyle w:val="Hyperlink"/>
            <w:noProof/>
          </w:rPr>
          <w:t>System Documentation</w:t>
        </w:r>
        <w:r w:rsidR="00B13E96">
          <w:rPr>
            <w:noProof/>
            <w:webHidden/>
          </w:rPr>
          <w:tab/>
        </w:r>
        <w:r w:rsidR="00B13E96">
          <w:rPr>
            <w:noProof/>
            <w:webHidden/>
          </w:rPr>
          <w:fldChar w:fldCharType="begin"/>
        </w:r>
        <w:r w:rsidR="00B13E96">
          <w:rPr>
            <w:noProof/>
            <w:webHidden/>
          </w:rPr>
          <w:instrText xml:space="preserve"> PAGEREF _Toc354416176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7" w:history="1">
        <w:r w:rsidR="00B13E96" w:rsidRPr="00982A8B">
          <w:rPr>
            <w:rStyle w:val="Hyperlink"/>
            <w:noProof/>
          </w:rPr>
          <w:t>6.1</w:t>
        </w:r>
        <w:r w:rsidR="00B13E96" w:rsidRPr="005141B2">
          <w:rPr>
            <w:rFonts w:eastAsia="Times New Roman"/>
            <w:noProof/>
          </w:rPr>
          <w:tab/>
        </w:r>
        <w:r w:rsidR="00B13E96" w:rsidRPr="00982A8B">
          <w:rPr>
            <w:rStyle w:val="Hyperlink"/>
            <w:noProof/>
          </w:rPr>
          <w:t>Common Modules</w:t>
        </w:r>
        <w:r w:rsidR="00B13E96">
          <w:rPr>
            <w:noProof/>
            <w:webHidden/>
          </w:rPr>
          <w:tab/>
        </w:r>
        <w:r w:rsidR="00B13E96">
          <w:rPr>
            <w:noProof/>
            <w:webHidden/>
          </w:rPr>
          <w:fldChar w:fldCharType="begin"/>
        </w:r>
        <w:r w:rsidR="00B13E96">
          <w:rPr>
            <w:noProof/>
            <w:webHidden/>
          </w:rPr>
          <w:instrText xml:space="preserve"> PAGEREF _Toc354416177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78" w:history="1">
        <w:r w:rsidR="00B13E96" w:rsidRPr="00982A8B">
          <w:rPr>
            <w:rStyle w:val="Hyperlink"/>
            <w:noProof/>
          </w:rPr>
          <w:t>6.2</w:t>
        </w:r>
        <w:r w:rsidR="00B13E96" w:rsidRPr="005141B2">
          <w:rPr>
            <w:rFonts w:eastAsia="Times New Roman"/>
            <w:noProof/>
          </w:rPr>
          <w:tab/>
        </w:r>
        <w:r w:rsidR="00B13E96" w:rsidRPr="00982A8B">
          <w:rPr>
            <w:rStyle w:val="Hyperlink"/>
            <w:noProof/>
          </w:rPr>
          <w:t>Administrator Modules</w:t>
        </w:r>
        <w:r w:rsidR="00B13E96">
          <w:rPr>
            <w:noProof/>
            <w:webHidden/>
          </w:rPr>
          <w:tab/>
        </w:r>
        <w:r w:rsidR="00B13E96">
          <w:rPr>
            <w:noProof/>
            <w:webHidden/>
          </w:rPr>
          <w:fldChar w:fldCharType="begin"/>
        </w:r>
        <w:r w:rsidR="00B13E96">
          <w:rPr>
            <w:noProof/>
            <w:webHidden/>
          </w:rPr>
          <w:instrText xml:space="preserve"> PAGEREF _Toc354416178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79" w:history="1">
        <w:r w:rsidR="00B13E96" w:rsidRPr="00982A8B">
          <w:rPr>
            <w:rStyle w:val="Hyperlink"/>
            <w:noProof/>
          </w:rPr>
          <w:t>6.2.1.1</w:t>
        </w:r>
        <w:r w:rsidR="00B13E96">
          <w:rPr>
            <w:noProof/>
          </w:rPr>
          <w:tab/>
        </w:r>
        <w:r w:rsidR="00B13E96" w:rsidRPr="00982A8B">
          <w:rPr>
            <w:rStyle w:val="Hyperlink"/>
            <w:noProof/>
          </w:rPr>
          <w:t>Administrator Home page</w:t>
        </w:r>
        <w:r w:rsidR="00B13E96">
          <w:rPr>
            <w:noProof/>
            <w:webHidden/>
          </w:rPr>
          <w:tab/>
        </w:r>
        <w:r w:rsidR="00B13E96">
          <w:rPr>
            <w:noProof/>
            <w:webHidden/>
          </w:rPr>
          <w:fldChar w:fldCharType="begin"/>
        </w:r>
        <w:r w:rsidR="00B13E96">
          <w:rPr>
            <w:noProof/>
            <w:webHidden/>
          </w:rPr>
          <w:instrText xml:space="preserve"> PAGEREF _Toc354416179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80" w:history="1">
        <w:r w:rsidR="00B13E96" w:rsidRPr="00982A8B">
          <w:rPr>
            <w:rStyle w:val="Hyperlink"/>
            <w:noProof/>
          </w:rPr>
          <w:t>6.2.1.2</w:t>
        </w:r>
        <w:r w:rsidR="00B13E96">
          <w:rPr>
            <w:noProof/>
          </w:rPr>
          <w:tab/>
        </w:r>
        <w:r w:rsidR="00B13E96" w:rsidRPr="00982A8B">
          <w:rPr>
            <w:rStyle w:val="Hyperlink"/>
            <w:noProof/>
          </w:rPr>
          <w:t>SIS System Management</w:t>
        </w:r>
        <w:r w:rsidR="00B13E96">
          <w:rPr>
            <w:noProof/>
            <w:webHidden/>
          </w:rPr>
          <w:tab/>
        </w:r>
        <w:r w:rsidR="00B13E96">
          <w:rPr>
            <w:noProof/>
            <w:webHidden/>
          </w:rPr>
          <w:fldChar w:fldCharType="begin"/>
        </w:r>
        <w:r w:rsidR="00B13E96">
          <w:rPr>
            <w:noProof/>
            <w:webHidden/>
          </w:rPr>
          <w:instrText xml:space="preserve"> PAGEREF _Toc354416180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1" w:history="1">
        <w:r w:rsidR="00B13E96" w:rsidRPr="00982A8B">
          <w:rPr>
            <w:rStyle w:val="Hyperlink"/>
            <w:noProof/>
          </w:rPr>
          <w:t>6.2.1.2.1</w:t>
        </w:r>
        <w:r w:rsidR="00B13E96">
          <w:rPr>
            <w:noProof/>
          </w:rPr>
          <w:tab/>
        </w:r>
        <w:r w:rsidR="00B13E96" w:rsidRPr="00982A8B">
          <w:rPr>
            <w:rStyle w:val="Hyperlink"/>
            <w:noProof/>
          </w:rPr>
          <w:t>SIS Content Maintenance</w:t>
        </w:r>
        <w:r w:rsidR="00B13E96">
          <w:rPr>
            <w:noProof/>
            <w:webHidden/>
          </w:rPr>
          <w:tab/>
        </w:r>
        <w:r w:rsidR="00B13E96">
          <w:rPr>
            <w:noProof/>
            <w:webHidden/>
          </w:rPr>
          <w:fldChar w:fldCharType="begin"/>
        </w:r>
        <w:r w:rsidR="00B13E96">
          <w:rPr>
            <w:noProof/>
            <w:webHidden/>
          </w:rPr>
          <w:instrText xml:space="preserve"> PAGEREF _Toc354416181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2" w:history="1">
        <w:r w:rsidR="00B13E96" w:rsidRPr="00982A8B">
          <w:rPr>
            <w:rStyle w:val="Hyperlink"/>
            <w:noProof/>
          </w:rPr>
          <w:t>6.2.1.2.2</w:t>
        </w:r>
        <w:r w:rsidR="00B13E96">
          <w:rPr>
            <w:noProof/>
          </w:rPr>
          <w:tab/>
        </w:r>
        <w:r w:rsidR="00B13E96" w:rsidRPr="00982A8B">
          <w:rPr>
            <w:rStyle w:val="Hyperlink"/>
            <w:noProof/>
          </w:rPr>
          <w:t>School year Maintenance</w:t>
        </w:r>
        <w:r w:rsidR="00B13E96">
          <w:rPr>
            <w:noProof/>
            <w:webHidden/>
          </w:rPr>
          <w:tab/>
        </w:r>
        <w:r w:rsidR="00B13E96">
          <w:rPr>
            <w:noProof/>
            <w:webHidden/>
          </w:rPr>
          <w:fldChar w:fldCharType="begin"/>
        </w:r>
        <w:r w:rsidR="00B13E96">
          <w:rPr>
            <w:noProof/>
            <w:webHidden/>
          </w:rPr>
          <w:instrText xml:space="preserve"> PAGEREF _Toc354416182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3" w:history="1">
        <w:r w:rsidR="00B13E96" w:rsidRPr="00982A8B">
          <w:rPr>
            <w:rStyle w:val="Hyperlink"/>
            <w:noProof/>
          </w:rPr>
          <w:t>6.2.1.2.3</w:t>
        </w:r>
        <w:r w:rsidR="00B13E96">
          <w:rPr>
            <w:noProof/>
          </w:rPr>
          <w:tab/>
        </w:r>
        <w:r w:rsidR="00B13E96" w:rsidRPr="00982A8B">
          <w:rPr>
            <w:rStyle w:val="Hyperlink"/>
            <w:noProof/>
          </w:rPr>
          <w:t>Grade Level Maintenance</w:t>
        </w:r>
        <w:r w:rsidR="00B13E96">
          <w:rPr>
            <w:noProof/>
            <w:webHidden/>
          </w:rPr>
          <w:tab/>
        </w:r>
        <w:r w:rsidR="00B13E96">
          <w:rPr>
            <w:noProof/>
            <w:webHidden/>
          </w:rPr>
          <w:fldChar w:fldCharType="begin"/>
        </w:r>
        <w:r w:rsidR="00B13E96">
          <w:rPr>
            <w:noProof/>
            <w:webHidden/>
          </w:rPr>
          <w:instrText xml:space="preserve"> PAGEREF _Toc354416183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4" w:history="1">
        <w:r w:rsidR="00B13E96" w:rsidRPr="00982A8B">
          <w:rPr>
            <w:rStyle w:val="Hyperlink"/>
            <w:noProof/>
          </w:rPr>
          <w:t>6.2.1.2.4</w:t>
        </w:r>
        <w:r w:rsidR="00B13E96">
          <w:rPr>
            <w:noProof/>
          </w:rPr>
          <w:tab/>
        </w:r>
        <w:r w:rsidR="00B13E96" w:rsidRPr="00982A8B">
          <w:rPr>
            <w:rStyle w:val="Hyperlink"/>
            <w:noProof/>
          </w:rPr>
          <w:t>Subject Maintenance</w:t>
        </w:r>
        <w:r w:rsidR="00B13E96">
          <w:rPr>
            <w:noProof/>
            <w:webHidden/>
          </w:rPr>
          <w:tab/>
        </w:r>
        <w:r w:rsidR="00B13E96">
          <w:rPr>
            <w:noProof/>
            <w:webHidden/>
          </w:rPr>
          <w:fldChar w:fldCharType="begin"/>
        </w:r>
        <w:r w:rsidR="00B13E96">
          <w:rPr>
            <w:noProof/>
            <w:webHidden/>
          </w:rPr>
          <w:instrText xml:space="preserve"> PAGEREF _Toc354416184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5" w:history="1">
        <w:r w:rsidR="00B13E96" w:rsidRPr="00982A8B">
          <w:rPr>
            <w:rStyle w:val="Hyperlink"/>
            <w:noProof/>
          </w:rPr>
          <w:t>6.2.1.2.5</w:t>
        </w:r>
        <w:r w:rsidR="00B13E96">
          <w:rPr>
            <w:noProof/>
          </w:rPr>
          <w:tab/>
        </w:r>
        <w:r w:rsidR="00B13E96" w:rsidRPr="00982A8B">
          <w:rPr>
            <w:rStyle w:val="Hyperlink"/>
            <w:noProof/>
          </w:rPr>
          <w:t>Period Maintenance</w:t>
        </w:r>
        <w:r w:rsidR="00B13E96">
          <w:rPr>
            <w:noProof/>
            <w:webHidden/>
          </w:rPr>
          <w:tab/>
        </w:r>
        <w:r w:rsidR="00B13E96">
          <w:rPr>
            <w:noProof/>
            <w:webHidden/>
          </w:rPr>
          <w:fldChar w:fldCharType="begin"/>
        </w:r>
        <w:r w:rsidR="00B13E96">
          <w:rPr>
            <w:noProof/>
            <w:webHidden/>
          </w:rPr>
          <w:instrText xml:space="preserve"> PAGEREF _Toc354416185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5"/>
        <w:tabs>
          <w:tab w:val="left" w:pos="1880"/>
          <w:tab w:val="right" w:leader="dot" w:pos="9350"/>
        </w:tabs>
        <w:rPr>
          <w:noProof/>
        </w:rPr>
      </w:pPr>
      <w:hyperlink w:anchor="_Toc354416186" w:history="1">
        <w:r w:rsidR="00B13E96" w:rsidRPr="00982A8B">
          <w:rPr>
            <w:rStyle w:val="Hyperlink"/>
            <w:noProof/>
          </w:rPr>
          <w:t>6.2.1.2.6</w:t>
        </w:r>
        <w:r w:rsidR="00B13E96">
          <w:rPr>
            <w:noProof/>
          </w:rPr>
          <w:tab/>
        </w:r>
        <w:r w:rsidR="00B13E96" w:rsidRPr="00982A8B">
          <w:rPr>
            <w:rStyle w:val="Hyperlink"/>
            <w:noProof/>
          </w:rPr>
          <w:t>Teacher/Subject Schedule Maintenance</w:t>
        </w:r>
        <w:r w:rsidR="00B13E96">
          <w:rPr>
            <w:noProof/>
            <w:webHidden/>
          </w:rPr>
          <w:tab/>
        </w:r>
        <w:r w:rsidR="00B13E96">
          <w:rPr>
            <w:noProof/>
            <w:webHidden/>
          </w:rPr>
          <w:fldChar w:fldCharType="begin"/>
        </w:r>
        <w:r w:rsidR="00B13E96">
          <w:rPr>
            <w:noProof/>
            <w:webHidden/>
          </w:rPr>
          <w:instrText xml:space="preserve"> PAGEREF _Toc354416186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87" w:history="1">
        <w:r w:rsidR="00B13E96" w:rsidRPr="00982A8B">
          <w:rPr>
            <w:rStyle w:val="Hyperlink"/>
            <w:noProof/>
          </w:rPr>
          <w:t>6.2.1.3</w:t>
        </w:r>
        <w:r w:rsidR="00B13E96">
          <w:rPr>
            <w:noProof/>
          </w:rPr>
          <w:tab/>
        </w:r>
        <w:r w:rsidR="00B13E96" w:rsidRPr="00982A8B">
          <w:rPr>
            <w:rStyle w:val="Hyperlink"/>
            <w:noProof/>
          </w:rPr>
          <w:t>Admission Management</w:t>
        </w:r>
        <w:r w:rsidR="00B13E96">
          <w:rPr>
            <w:noProof/>
            <w:webHidden/>
          </w:rPr>
          <w:tab/>
        </w:r>
        <w:r w:rsidR="00B13E96">
          <w:rPr>
            <w:noProof/>
            <w:webHidden/>
          </w:rPr>
          <w:fldChar w:fldCharType="begin"/>
        </w:r>
        <w:r w:rsidR="00B13E96">
          <w:rPr>
            <w:noProof/>
            <w:webHidden/>
          </w:rPr>
          <w:instrText xml:space="preserve"> PAGEREF _Toc354416187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88" w:history="1">
        <w:r w:rsidR="00B13E96" w:rsidRPr="00982A8B">
          <w:rPr>
            <w:rStyle w:val="Hyperlink"/>
            <w:noProof/>
          </w:rPr>
          <w:t>6.2.1.4</w:t>
        </w:r>
        <w:r w:rsidR="00B13E96">
          <w:rPr>
            <w:noProof/>
          </w:rPr>
          <w:tab/>
        </w:r>
        <w:r w:rsidR="00B13E96" w:rsidRPr="00982A8B">
          <w:rPr>
            <w:rStyle w:val="Hyperlink"/>
            <w:noProof/>
          </w:rPr>
          <w:t>Teacher Management</w:t>
        </w:r>
        <w:r w:rsidR="00B13E96">
          <w:rPr>
            <w:noProof/>
            <w:webHidden/>
          </w:rPr>
          <w:tab/>
        </w:r>
        <w:r w:rsidR="00B13E96">
          <w:rPr>
            <w:noProof/>
            <w:webHidden/>
          </w:rPr>
          <w:fldChar w:fldCharType="begin"/>
        </w:r>
        <w:r w:rsidR="00B13E96">
          <w:rPr>
            <w:noProof/>
            <w:webHidden/>
          </w:rPr>
          <w:instrText xml:space="preserve"> PAGEREF _Toc354416188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89" w:history="1">
        <w:r w:rsidR="00B13E96" w:rsidRPr="00982A8B">
          <w:rPr>
            <w:rStyle w:val="Hyperlink"/>
            <w:noProof/>
          </w:rPr>
          <w:t>6.2.1.5</w:t>
        </w:r>
        <w:r w:rsidR="00B13E96">
          <w:rPr>
            <w:noProof/>
          </w:rPr>
          <w:tab/>
        </w:r>
        <w:r w:rsidR="00B13E96" w:rsidRPr="00982A8B">
          <w:rPr>
            <w:rStyle w:val="Hyperlink"/>
            <w:noProof/>
          </w:rPr>
          <w:t>Student Management</w:t>
        </w:r>
        <w:r w:rsidR="00B13E96">
          <w:rPr>
            <w:noProof/>
            <w:webHidden/>
          </w:rPr>
          <w:tab/>
        </w:r>
        <w:r w:rsidR="00B13E96">
          <w:rPr>
            <w:noProof/>
            <w:webHidden/>
          </w:rPr>
          <w:fldChar w:fldCharType="begin"/>
        </w:r>
        <w:r w:rsidR="00B13E96">
          <w:rPr>
            <w:noProof/>
            <w:webHidden/>
          </w:rPr>
          <w:instrText xml:space="preserve"> PAGEREF _Toc354416189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Default="00A90490">
      <w:pPr>
        <w:pStyle w:val="TOC4"/>
        <w:tabs>
          <w:tab w:val="left" w:pos="1540"/>
          <w:tab w:val="right" w:leader="dot" w:pos="9350"/>
        </w:tabs>
        <w:rPr>
          <w:noProof/>
        </w:rPr>
      </w:pPr>
      <w:hyperlink w:anchor="_Toc354416190" w:history="1">
        <w:r w:rsidR="00B13E96" w:rsidRPr="00982A8B">
          <w:rPr>
            <w:rStyle w:val="Hyperlink"/>
            <w:noProof/>
          </w:rPr>
          <w:t>6.2.1.6</w:t>
        </w:r>
        <w:r w:rsidR="00B13E96">
          <w:rPr>
            <w:noProof/>
          </w:rPr>
          <w:tab/>
        </w:r>
        <w:r w:rsidR="00B13E96" w:rsidRPr="00982A8B">
          <w:rPr>
            <w:rStyle w:val="Hyperlink"/>
            <w:noProof/>
          </w:rPr>
          <w:t>Reports Management</w:t>
        </w:r>
        <w:r w:rsidR="00B13E96">
          <w:rPr>
            <w:noProof/>
            <w:webHidden/>
          </w:rPr>
          <w:tab/>
        </w:r>
        <w:r w:rsidR="00B13E96">
          <w:rPr>
            <w:noProof/>
            <w:webHidden/>
          </w:rPr>
          <w:fldChar w:fldCharType="begin"/>
        </w:r>
        <w:r w:rsidR="00B13E96">
          <w:rPr>
            <w:noProof/>
            <w:webHidden/>
          </w:rPr>
          <w:instrText xml:space="preserve"> PAGEREF _Toc354416190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91" w:history="1">
        <w:r w:rsidR="00B13E96" w:rsidRPr="00982A8B">
          <w:rPr>
            <w:rStyle w:val="Hyperlink"/>
            <w:noProof/>
          </w:rPr>
          <w:t>6.3</w:t>
        </w:r>
        <w:r w:rsidR="00B13E96" w:rsidRPr="005141B2">
          <w:rPr>
            <w:rFonts w:eastAsia="Times New Roman"/>
            <w:noProof/>
          </w:rPr>
          <w:tab/>
        </w:r>
        <w:r w:rsidR="00B13E96" w:rsidRPr="00982A8B">
          <w:rPr>
            <w:rStyle w:val="Hyperlink"/>
            <w:noProof/>
          </w:rPr>
          <w:t>Teacher Modules</w:t>
        </w:r>
        <w:r w:rsidR="00B13E96">
          <w:rPr>
            <w:noProof/>
            <w:webHidden/>
          </w:rPr>
          <w:tab/>
        </w:r>
        <w:r w:rsidR="00B13E96">
          <w:rPr>
            <w:noProof/>
            <w:webHidden/>
          </w:rPr>
          <w:fldChar w:fldCharType="begin"/>
        </w:r>
        <w:r w:rsidR="00B13E96">
          <w:rPr>
            <w:noProof/>
            <w:webHidden/>
          </w:rPr>
          <w:instrText xml:space="preserve"> PAGEREF _Toc354416191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B13E96" w:rsidRPr="005141B2" w:rsidRDefault="00A90490">
      <w:pPr>
        <w:pStyle w:val="TOC2"/>
        <w:tabs>
          <w:tab w:val="left" w:pos="880"/>
          <w:tab w:val="right" w:leader="dot" w:pos="9350"/>
        </w:tabs>
        <w:rPr>
          <w:rFonts w:eastAsia="Times New Roman"/>
          <w:noProof/>
        </w:rPr>
      </w:pPr>
      <w:hyperlink w:anchor="_Toc354416192" w:history="1">
        <w:r w:rsidR="00B13E96" w:rsidRPr="00982A8B">
          <w:rPr>
            <w:rStyle w:val="Hyperlink"/>
            <w:noProof/>
          </w:rPr>
          <w:t>6.4</w:t>
        </w:r>
        <w:r w:rsidR="00B13E96" w:rsidRPr="005141B2">
          <w:rPr>
            <w:rFonts w:eastAsia="Times New Roman"/>
            <w:noProof/>
          </w:rPr>
          <w:tab/>
        </w:r>
        <w:r w:rsidR="00B13E96" w:rsidRPr="00982A8B">
          <w:rPr>
            <w:rStyle w:val="Hyperlink"/>
            <w:noProof/>
          </w:rPr>
          <w:t>Student Modules</w:t>
        </w:r>
        <w:r w:rsidR="00B13E96">
          <w:rPr>
            <w:noProof/>
            <w:webHidden/>
          </w:rPr>
          <w:tab/>
        </w:r>
        <w:r w:rsidR="00B13E96">
          <w:rPr>
            <w:noProof/>
            <w:webHidden/>
          </w:rPr>
          <w:fldChar w:fldCharType="begin"/>
        </w:r>
        <w:r w:rsidR="00B13E96">
          <w:rPr>
            <w:noProof/>
            <w:webHidden/>
          </w:rPr>
          <w:instrText xml:space="preserve"> PAGEREF _Toc354416192 \h </w:instrText>
        </w:r>
        <w:r w:rsidR="00B13E96">
          <w:rPr>
            <w:noProof/>
            <w:webHidden/>
          </w:rPr>
        </w:r>
        <w:r w:rsidR="00B13E96">
          <w:rPr>
            <w:noProof/>
            <w:webHidden/>
          </w:rPr>
          <w:fldChar w:fldCharType="separate"/>
        </w:r>
        <w:r w:rsidR="00B13E96">
          <w:rPr>
            <w:noProof/>
            <w:webHidden/>
          </w:rPr>
          <w:t>45</w:t>
        </w:r>
        <w:r w:rsidR="00B13E96">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416123"/>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416124"/>
      <w:r>
        <w:t>Purpose</w:t>
      </w:r>
      <w:bookmarkEnd w:id="10"/>
    </w:p>
    <w:p w:rsidR="0064245C" w:rsidRDefault="0064245C" w:rsidP="006A6D24">
      <w:pPr>
        <w:pStyle w:val="Heading2"/>
      </w:pPr>
      <w:bookmarkStart w:id="11" w:name="_Toc354416125"/>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416126"/>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A90490"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A90490" w:rsidRPr="005558ED" w:rsidRDefault="00A90490"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A90490" w:rsidRPr="005558ED" w:rsidRDefault="00A90490"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A90490" w:rsidRPr="005558ED" w:rsidRDefault="00A90490"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A90490" w:rsidRDefault="00A90490" w:rsidP="00D076B7">
                    <w:pPr>
                      <w:jc w:val="center"/>
                      <w:rPr>
                        <w:b/>
                        <w:sz w:val="16"/>
                        <w:szCs w:val="16"/>
                      </w:rPr>
                    </w:pPr>
                    <w:r>
                      <w:rPr>
                        <w:b/>
                        <w:sz w:val="16"/>
                        <w:szCs w:val="16"/>
                      </w:rPr>
                      <w:t>Create class and schedules</w:t>
                    </w:r>
                  </w:p>
                  <w:p w:rsidR="00A90490" w:rsidRPr="005558ED" w:rsidRDefault="00A90490"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A90490" w:rsidRPr="005558ED" w:rsidRDefault="00A90490"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A90490" w:rsidRPr="005558ED" w:rsidRDefault="00A90490"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A90490" w:rsidRPr="005558ED" w:rsidRDefault="00A90490"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A90490" w:rsidRPr="005558ED" w:rsidRDefault="00A90490"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A90490" w:rsidRPr="005558ED" w:rsidRDefault="00A90490"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A90490" w:rsidRPr="005558ED" w:rsidRDefault="00A90490"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A90490" w:rsidRPr="005558ED" w:rsidRDefault="00A90490"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A90490" w:rsidRDefault="00A90490"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A90490" w:rsidRDefault="00A90490"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A90490" w:rsidRDefault="00A90490"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A90490" w:rsidRDefault="00A90490"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90490" w:rsidRDefault="00A90490"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A90490" w:rsidRPr="005558ED" w:rsidRDefault="00A90490"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A90490" w:rsidRPr="00FD1868" w:rsidRDefault="00A90490"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A90490" w:rsidRPr="005558ED" w:rsidRDefault="00A90490"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A90490" w:rsidRPr="005558ED" w:rsidRDefault="00A90490"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A90490" w:rsidRPr="005558ED" w:rsidRDefault="00A90490"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A90490" w:rsidRPr="005558ED" w:rsidRDefault="00A90490"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A90490" w:rsidRPr="005558ED" w:rsidRDefault="00A90490"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A90490" w:rsidRDefault="00A90490"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416127"/>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416128"/>
      <w:r>
        <w:t>Requirements Specification</w:t>
      </w:r>
      <w:bookmarkEnd w:id="14"/>
    </w:p>
    <w:p w:rsidR="0064245C" w:rsidRDefault="0064245C" w:rsidP="00A40B48">
      <w:pPr>
        <w:pStyle w:val="Heading2"/>
      </w:pPr>
      <w:bookmarkStart w:id="15" w:name="_Toc354416129"/>
      <w:r>
        <w:t>Functional Requirements</w:t>
      </w:r>
      <w:bookmarkEnd w:id="15"/>
    </w:p>
    <w:p w:rsidR="0064245C" w:rsidRDefault="0064245C" w:rsidP="002F46C1">
      <w:pPr>
        <w:pStyle w:val="Heading3"/>
      </w:pPr>
      <w:bookmarkStart w:id="16" w:name="_Toc354416130"/>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416131"/>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416132"/>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416133"/>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416134"/>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416135"/>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416136"/>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416137"/>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416138"/>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416139"/>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416140"/>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416141"/>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416142"/>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416143"/>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416144"/>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416145"/>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416146"/>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416147"/>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416148"/>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416149"/>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416150"/>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416151"/>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416152"/>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416153"/>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416154"/>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416155"/>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416156"/>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416157"/>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416158"/>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416159"/>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416160"/>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416161"/>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416162"/>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253244"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416163"/>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416164"/>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416165"/>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416166"/>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416167"/>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416168"/>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416169"/>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416170"/>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416171"/>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253245"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253246"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416172"/>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416173"/>
      <w:r>
        <w:t>Database Schema Design</w:t>
      </w:r>
      <w:bookmarkEnd w:id="62"/>
    </w:p>
    <w:p w:rsidR="00125D51" w:rsidRDefault="00125D51" w:rsidP="00125D51">
      <w:pPr>
        <w:pStyle w:val="Heading2"/>
        <w:spacing w:line="360" w:lineRule="auto"/>
      </w:pPr>
      <w:bookmarkStart w:id="63" w:name="_Toc354416174"/>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A90490">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416175"/>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416176"/>
      <w:ins w:id="67" w:author="Veekija" w:date="2013-04-22T17:41:00Z">
        <w:r>
          <w:lastRenderedPageBreak/>
          <w:t>System Documentation</w:t>
        </w:r>
      </w:ins>
      <w:bookmarkEnd w:id="66"/>
    </w:p>
    <w:p w:rsidR="00DB0866" w:rsidRPr="00DB0866" w:rsidRDefault="00DB0866" w:rsidP="0028705A">
      <w:pPr>
        <w:spacing w:after="0" w:line="360" w:lineRule="auto"/>
        <w:ind w:firstLine="432"/>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416177"/>
      <w:ins w:id="86" w:author="Veekija" w:date="2013-04-22T17:42:00Z">
        <w:r>
          <w:t xml:space="preserve">Common </w:t>
        </w:r>
      </w:ins>
      <w:bookmarkEnd w:id="85"/>
      <w:ins w:id="87" w:author="Veekija" w:date="2013-04-22T18:17:00Z">
        <w:r w:rsidR="005E08AC">
          <w:t>Pages</w:t>
        </w:r>
      </w:ins>
    </w:p>
    <w:p w:rsidR="00094148" w:rsidRDefault="00094148" w:rsidP="0028705A">
      <w:pPr>
        <w:spacing w:after="0" w:line="360" w:lineRule="auto"/>
        <w:ind w:firstLine="432"/>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A724C6">
      <w:pPr>
        <w:numPr>
          <w:ilvl w:val="1"/>
          <w:numId w:val="13"/>
        </w:numPr>
        <w:spacing w:after="0" w:line="360" w:lineRule="auto"/>
        <w:rPr>
          <w:ins w:id="101" w:author="Veekija" w:date="2013-04-22T18:09:00Z"/>
        </w:rPr>
      </w:pPr>
      <w:ins w:id="102" w:author="Veekija" w:date="2013-04-22T18:09:00Z">
        <w:r>
          <w:t xml:space="preserve">This screen provides </w:t>
        </w:r>
      </w:ins>
      <w:ins w:id="103" w:author="Veekija" w:date="2013-04-22T18:11:00Z">
        <w:r w:rsidR="00E87BF7">
          <w:t>ability</w:t>
        </w:r>
      </w:ins>
      <w:ins w:id="104" w:author="Veekija" w:date="2013-04-22T18:09:00Z">
        <w:r>
          <w:t xml:space="preserve"> for Teachers/Students to login to</w:t>
        </w:r>
      </w:ins>
      <w:ins w:id="105" w:author="Veekija" w:date="2013-04-22T18:10:00Z">
        <w:r>
          <w:t xml:space="preserve"> SIS application based on the valid user login name and password provided by Administrator.</w:t>
        </w:r>
      </w:ins>
      <w:ins w:id="106" w:author="Veekija" w:date="2013-04-22T18:09:00Z">
        <w:r>
          <w:t xml:space="preserve"> </w:t>
        </w:r>
      </w:ins>
    </w:p>
    <w:p w:rsidR="00094148" w:rsidRDefault="00094148" w:rsidP="00A724C6">
      <w:pPr>
        <w:numPr>
          <w:ilvl w:val="1"/>
          <w:numId w:val="13"/>
        </w:numPr>
        <w:spacing w:after="0" w:line="360" w:lineRule="auto"/>
        <w:rPr>
          <w:ins w:id="107" w:author="Veekija" w:date="2013-04-22T18:06:00Z"/>
        </w:rPr>
      </w:pPr>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p>
    <w:p w:rsidR="00094148" w:rsidRDefault="00094148" w:rsidP="00A724C6">
      <w:pPr>
        <w:numPr>
          <w:ilvl w:val="1"/>
          <w:numId w:val="13"/>
        </w:numPr>
        <w:spacing w:after="0" w:line="360" w:lineRule="auto"/>
        <w:rPr>
          <w:ins w:id="116" w:author="Veekija" w:date="2013-04-22T18:06:00Z"/>
        </w:rPr>
      </w:pPr>
      <w:ins w:id="117" w:author="Veekija" w:date="2013-04-22T18:06:00Z">
        <w:r>
          <w:t>Administrator communicates user login name and password to the respective teachers and students.</w:t>
        </w:r>
      </w:ins>
    </w:p>
    <w:p w:rsidR="00094148" w:rsidRPr="00A724C6" w:rsidRDefault="00094148" w:rsidP="0074726C">
      <w:pPr>
        <w:numPr>
          <w:ilvl w:val="0"/>
          <w:numId w:val="13"/>
        </w:numPr>
        <w:spacing w:after="0" w:line="360" w:lineRule="auto"/>
        <w:rPr>
          <w:ins w:id="118" w:author="Veekija" w:date="2013-04-22T18:08:00Z"/>
          <w:b/>
        </w:rPr>
      </w:pPr>
      <w:ins w:id="119" w:author="Veekija" w:date="2013-04-22T18:03:00Z">
        <w:r w:rsidRPr="00A724C6">
          <w:rPr>
            <w:b/>
          </w:rPr>
          <w:t>Change Profile</w:t>
        </w:r>
      </w:ins>
      <w:ins w:id="120" w:author="Veekija" w:date="2013-04-22T18:14:00Z">
        <w:r w:rsidR="00A724C6" w:rsidRPr="00A724C6">
          <w:rPr>
            <w:b/>
          </w:rPr>
          <w:t>:</w:t>
        </w:r>
      </w:ins>
    </w:p>
    <w:p w:rsidR="00094148" w:rsidRDefault="00094148" w:rsidP="0074726C">
      <w:pPr>
        <w:numPr>
          <w:ilvl w:val="1"/>
          <w:numId w:val="13"/>
        </w:numPr>
        <w:spacing w:after="0" w:line="360" w:lineRule="auto"/>
        <w:rPr>
          <w:ins w:id="121" w:author="Veekija" w:date="2013-04-22T18:03:00Z"/>
        </w:rPr>
      </w:pPr>
      <w:ins w:id="122" w:author="Veekija" w:date="2013-04-22T18:08:00Z">
        <w:r>
          <w:t>Using this screen teachers and students can be able to update their user profiles including Contact Address, Email</w:t>
        </w:r>
        <w:proofErr w:type="gramStart"/>
        <w:r>
          <w:t>,</w:t>
        </w:r>
      </w:ins>
      <w:ins w:id="123" w:author="Veekija" w:date="2013-04-22T18:19:00Z">
        <w:r w:rsidR="00DC0BBA">
          <w:t xml:space="preserve"> </w:t>
        </w:r>
      </w:ins>
      <w:ins w:id="124" w:author="Veekija" w:date="2013-04-22T18:08:00Z">
        <w:r>
          <w:t xml:space="preserve"> Phone</w:t>
        </w:r>
        <w:proofErr w:type="gramEnd"/>
        <w:r>
          <w:t xml:space="preserve"> etc</w:t>
        </w:r>
      </w:ins>
      <w:ins w:id="125" w:author="Veekija" w:date="2013-04-22T18:09:00Z">
        <w:r>
          <w:t>…</w:t>
        </w:r>
      </w:ins>
    </w:p>
    <w:p w:rsidR="00094148" w:rsidRPr="00A724C6" w:rsidRDefault="00094148" w:rsidP="0074726C">
      <w:pPr>
        <w:numPr>
          <w:ilvl w:val="0"/>
          <w:numId w:val="13"/>
        </w:numPr>
        <w:spacing w:after="0" w:line="360" w:lineRule="auto"/>
        <w:rPr>
          <w:ins w:id="126" w:author="Veekija" w:date="2013-04-22T18:09:00Z"/>
          <w:b/>
        </w:rPr>
      </w:pPr>
      <w:ins w:id="127" w:author="Veekija" w:date="2013-04-22T18:03:00Z">
        <w:r w:rsidRPr="00A724C6">
          <w:rPr>
            <w:b/>
          </w:rPr>
          <w:t>Change Password</w:t>
        </w:r>
      </w:ins>
      <w:ins w:id="128" w:author="Veekija" w:date="2013-04-22T18:14:00Z">
        <w:r w:rsidR="00A724C6" w:rsidRPr="00A724C6">
          <w:rPr>
            <w:b/>
          </w:rPr>
          <w:t>:</w:t>
        </w:r>
      </w:ins>
    </w:p>
    <w:p w:rsidR="00094148" w:rsidRDefault="00E87BF7" w:rsidP="0074726C">
      <w:pPr>
        <w:numPr>
          <w:ilvl w:val="1"/>
          <w:numId w:val="13"/>
        </w:numPr>
        <w:spacing w:after="0" w:line="360" w:lineRule="auto"/>
        <w:rPr>
          <w:ins w:id="129" w:author="Veekija" w:date="2013-04-22T18:03:00Z"/>
        </w:rPr>
      </w:pPr>
      <w:ins w:id="130" w:author="Veekija" w:date="2013-04-22T18:11:00Z">
        <w:r>
          <w:t xml:space="preserve">Using this screen </w:t>
        </w:r>
      </w:ins>
      <w:ins w:id="131" w:author="Veekija" w:date="2013-04-22T18:12:00Z">
        <w:r>
          <w:t>teachers and students can be able to update their passwords.</w:t>
        </w:r>
      </w:ins>
    </w:p>
    <w:p w:rsidR="00094148" w:rsidRPr="00A724C6" w:rsidRDefault="00094148" w:rsidP="0074726C">
      <w:pPr>
        <w:numPr>
          <w:ilvl w:val="0"/>
          <w:numId w:val="13"/>
        </w:numPr>
        <w:spacing w:after="0" w:line="360" w:lineRule="auto"/>
        <w:rPr>
          <w:ins w:id="132" w:author="Veekija" w:date="2013-04-22T18:12:00Z"/>
          <w:b/>
        </w:rPr>
      </w:pPr>
      <w:ins w:id="133" w:author="Veekija" w:date="2013-04-22T18:03:00Z">
        <w:r w:rsidRPr="00A724C6">
          <w:rPr>
            <w:b/>
          </w:rPr>
          <w:t>Logout</w:t>
        </w:r>
      </w:ins>
      <w:ins w:id="134" w:author="Veekija" w:date="2013-04-22T18:14:00Z">
        <w:r w:rsidR="00A724C6" w:rsidRPr="00A724C6">
          <w:rPr>
            <w:b/>
          </w:rPr>
          <w:t>:</w:t>
        </w:r>
      </w:ins>
    </w:p>
    <w:p w:rsidR="00E87BF7" w:rsidRPr="00094148" w:rsidRDefault="00E87BF7" w:rsidP="0074726C">
      <w:pPr>
        <w:numPr>
          <w:ilvl w:val="1"/>
          <w:numId w:val="13"/>
        </w:numPr>
        <w:spacing w:after="0" w:line="360" w:lineRule="auto"/>
        <w:rPr>
          <w:ins w:id="135" w:author="Veekija" w:date="2013-04-22T17:42:00Z"/>
        </w:rPr>
      </w:pPr>
      <w:ins w:id="136" w:author="Veekija" w:date="2013-04-22T18:12:00Z">
        <w:r>
          <w:t>This link provides an option for user to logout from SIS application and application will redirect users to SIS home page.</w:t>
        </w:r>
      </w:ins>
    </w:p>
    <w:p w:rsidR="00085912" w:rsidRDefault="00085912" w:rsidP="00085912">
      <w:pPr>
        <w:pStyle w:val="Heading2"/>
        <w:spacing w:line="360" w:lineRule="auto"/>
        <w:rPr>
          <w:ins w:id="137" w:author="Veekija" w:date="2013-04-23T19:27:00Z"/>
        </w:rPr>
      </w:pPr>
      <w:bookmarkStart w:id="138" w:name="_Toc354416178"/>
      <w:ins w:id="139" w:author="Veekija" w:date="2013-04-22T17:49:00Z">
        <w:r>
          <w:t>Public user</w:t>
        </w:r>
      </w:ins>
      <w:ins w:id="140" w:author="Veekija" w:date="2013-04-22T18:17:00Z">
        <w:r w:rsidR="005E08AC">
          <w:t xml:space="preserve"> Pages</w:t>
        </w:r>
      </w:ins>
      <w:ins w:id="141" w:author="Veekija" w:date="2013-04-22T17:49:00Z">
        <w:r>
          <w:t xml:space="preserve"> </w:t>
        </w:r>
      </w:ins>
    </w:p>
    <w:p w:rsidR="00A90490" w:rsidRDefault="00A90490" w:rsidP="006F3702">
      <w:pPr>
        <w:ind w:left="576"/>
        <w:rPr>
          <w:ins w:id="142" w:author="Veekija" w:date="2013-04-23T19:55:00Z"/>
        </w:rPr>
      </w:pPr>
      <w:ins w:id="143" w:author="Veekija" w:date="2013-04-23T19:28:00Z">
        <w:r>
          <w:t xml:space="preserve">SIS application provides the following features for </w:t>
        </w:r>
      </w:ins>
      <w:ins w:id="144" w:author="Veekija" w:date="2013-04-23T19:27:00Z">
        <w:r>
          <w:t>Public users</w:t>
        </w:r>
      </w:ins>
      <w:ins w:id="145" w:author="Veekija" w:date="2013-04-23T19:28:00Z">
        <w:r>
          <w:t xml:space="preserve">. </w:t>
        </w:r>
      </w:ins>
    </w:p>
    <w:p w:rsidR="006F3702" w:rsidRDefault="006F3702" w:rsidP="006F3702">
      <w:pPr>
        <w:ind w:left="576"/>
        <w:rPr>
          <w:ins w:id="146" w:author="Veekija" w:date="2013-04-23T19:28:00Z"/>
        </w:rPr>
      </w:pPr>
      <w:ins w:id="147" w:author="Veekija" w:date="2013-04-23T19:55:00Z">
        <w:r w:rsidRPr="006F3702">
          <w:lastRenderedPageBreak/>
          <w:pict>
            <v:shape id="_x0000_i1030" type="#_x0000_t75" style="width:467.25pt;height:179.25pt">
              <v:imagedata r:id="rId16" o:title=""/>
            </v:shape>
          </w:pict>
        </w:r>
      </w:ins>
    </w:p>
    <w:p w:rsidR="00A90490" w:rsidRDefault="00A90490" w:rsidP="00A90490">
      <w:pPr>
        <w:numPr>
          <w:ilvl w:val="0"/>
          <w:numId w:val="13"/>
        </w:numPr>
        <w:spacing w:after="0" w:line="360" w:lineRule="auto"/>
        <w:rPr>
          <w:ins w:id="148" w:author="Veekija" w:date="2013-04-23T19:29:00Z"/>
          <w:b/>
        </w:rPr>
      </w:pPr>
      <w:ins w:id="149" w:author="Veekija" w:date="2013-04-23T19:28:00Z">
        <w:r w:rsidRPr="00A90490">
          <w:rPr>
            <w:b/>
          </w:rPr>
          <w:t>Prospective Students:</w:t>
        </w:r>
      </w:ins>
    </w:p>
    <w:p w:rsidR="00A90490" w:rsidRDefault="00A90490" w:rsidP="00A90490">
      <w:pPr>
        <w:numPr>
          <w:ilvl w:val="1"/>
          <w:numId w:val="13"/>
        </w:numPr>
        <w:spacing w:after="0" w:line="360" w:lineRule="auto"/>
        <w:rPr>
          <w:ins w:id="150" w:author="Veekija" w:date="2013-04-23T19:29:00Z"/>
        </w:rPr>
      </w:pPr>
      <w:ins w:id="151" w:author="Veekija" w:date="2013-04-23T19:29:00Z">
        <w:r w:rsidRPr="00A90490">
          <w:t>Th</w:t>
        </w:r>
        <w:r>
          <w:t xml:space="preserve">is screen provides the detailed information about the school and its important dates. </w:t>
        </w:r>
      </w:ins>
    </w:p>
    <w:p w:rsidR="00A90490" w:rsidRDefault="00A90490" w:rsidP="00A90490">
      <w:pPr>
        <w:numPr>
          <w:ilvl w:val="1"/>
          <w:numId w:val="13"/>
        </w:numPr>
        <w:spacing w:after="0" w:line="360" w:lineRule="auto"/>
        <w:rPr>
          <w:ins w:id="152" w:author="Veekija" w:date="2013-04-23T19:32:00Z"/>
        </w:rPr>
      </w:pPr>
      <w:ins w:id="153" w:author="Veekija" w:date="2013-04-23T19:30:00Z">
        <w:r>
          <w:t xml:space="preserve">Administrator of the application </w:t>
        </w:r>
      </w:ins>
      <w:ins w:id="154" w:author="Veekija" w:date="2013-04-23T19:31:00Z">
        <w:r>
          <w:t xml:space="preserve">will update this screen through the content maintenance facility provided for admin users. </w:t>
        </w:r>
      </w:ins>
    </w:p>
    <w:p w:rsidR="00A90490" w:rsidRDefault="00A90490" w:rsidP="00A90490">
      <w:pPr>
        <w:numPr>
          <w:ilvl w:val="0"/>
          <w:numId w:val="13"/>
        </w:numPr>
        <w:spacing w:after="0" w:line="360" w:lineRule="auto"/>
        <w:rPr>
          <w:ins w:id="155" w:author="Veekija" w:date="2013-04-23T19:32:00Z"/>
          <w:b/>
        </w:rPr>
      </w:pPr>
      <w:ins w:id="156" w:author="Veekija" w:date="2013-04-23T19:32:00Z">
        <w:r>
          <w:rPr>
            <w:b/>
          </w:rPr>
          <w:t>Submit Online Application</w:t>
        </w:r>
        <w:r w:rsidRPr="00A90490">
          <w:rPr>
            <w:b/>
          </w:rPr>
          <w:t>:</w:t>
        </w:r>
      </w:ins>
    </w:p>
    <w:p w:rsidR="00A90490" w:rsidRDefault="00A90490" w:rsidP="00A90490">
      <w:pPr>
        <w:numPr>
          <w:ilvl w:val="1"/>
          <w:numId w:val="13"/>
        </w:numPr>
        <w:spacing w:after="0" w:line="360" w:lineRule="auto"/>
        <w:rPr>
          <w:ins w:id="157" w:author="Veekija" w:date="2013-04-23T19:33:00Z"/>
        </w:rPr>
      </w:pPr>
      <w:ins w:id="158" w:author="Veekija" w:date="2013-04-23T19:32:00Z">
        <w:r>
          <w:t>Using this screen, the pro</w:t>
        </w:r>
      </w:ins>
      <w:ins w:id="159" w:author="Veekija" w:date="2013-04-23T19:33:00Z">
        <w:r>
          <w:t xml:space="preserve">spective students or their parents will apply for the school for upcoming school year and grade level </w:t>
        </w:r>
      </w:ins>
      <w:ins w:id="160" w:author="Veekija" w:date="2013-04-23T19:34:00Z">
        <w:r>
          <w:t>based on their interest</w:t>
        </w:r>
      </w:ins>
      <w:ins w:id="161" w:author="Veekija" w:date="2013-04-23T19:33:00Z">
        <w:r>
          <w:t>.</w:t>
        </w:r>
      </w:ins>
    </w:p>
    <w:p w:rsidR="00A90490" w:rsidRDefault="00A90490" w:rsidP="00A90490">
      <w:pPr>
        <w:numPr>
          <w:ilvl w:val="1"/>
          <w:numId w:val="13"/>
        </w:numPr>
        <w:spacing w:after="0" w:line="360" w:lineRule="auto"/>
        <w:rPr>
          <w:ins w:id="162" w:author="Veekija" w:date="2013-04-23T19:36:00Z"/>
        </w:rPr>
      </w:pPr>
      <w:ins w:id="163" w:author="Veekija" w:date="2013-04-23T19:35:00Z">
        <w:r>
          <w:t>Once the application is submitted, system initiates Admission Workflow automatically and puts in in-progress status and it will be listed in administrator</w:t>
        </w:r>
      </w:ins>
      <w:ins w:id="164" w:author="Veekija" w:date="2013-04-23T19:36:00Z">
        <w:r>
          <w:t>’s queue for review and next steps.</w:t>
        </w:r>
      </w:ins>
    </w:p>
    <w:p w:rsidR="00A90490" w:rsidRDefault="00A90490" w:rsidP="00A90490">
      <w:pPr>
        <w:numPr>
          <w:ilvl w:val="1"/>
          <w:numId w:val="13"/>
        </w:numPr>
        <w:spacing w:after="0" w:line="360" w:lineRule="auto"/>
        <w:rPr>
          <w:ins w:id="165" w:author="Veekija" w:date="2013-04-23T19:37:00Z"/>
        </w:rPr>
      </w:pPr>
      <w:ins w:id="166" w:author="Veekija" w:date="2013-04-23T19:36:00Z">
        <w:r>
          <w:t>In addition to that system provides a tracking number for public users to track the status of their application at point in time during the admission process.</w:t>
        </w:r>
      </w:ins>
    </w:p>
    <w:p w:rsidR="00A90490" w:rsidRDefault="00A90490" w:rsidP="00A90490">
      <w:pPr>
        <w:numPr>
          <w:ilvl w:val="0"/>
          <w:numId w:val="13"/>
        </w:numPr>
        <w:spacing w:after="0" w:line="360" w:lineRule="auto"/>
        <w:rPr>
          <w:ins w:id="167" w:author="Veekija" w:date="2013-04-23T19:37:00Z"/>
          <w:b/>
        </w:rPr>
      </w:pPr>
      <w:ins w:id="168" w:author="Veekija" w:date="2013-04-23T19:37:00Z">
        <w:r>
          <w:rPr>
            <w:b/>
          </w:rPr>
          <w:t>Track Application</w:t>
        </w:r>
      </w:ins>
      <w:ins w:id="169" w:author="Veekija" w:date="2013-04-23T19:38:00Z">
        <w:r>
          <w:rPr>
            <w:b/>
          </w:rPr>
          <w:t xml:space="preserve"> Status</w:t>
        </w:r>
      </w:ins>
      <w:ins w:id="170" w:author="Veekija" w:date="2013-04-23T19:37:00Z">
        <w:r w:rsidRPr="00A90490">
          <w:rPr>
            <w:b/>
          </w:rPr>
          <w:t>:</w:t>
        </w:r>
      </w:ins>
    </w:p>
    <w:p w:rsidR="00A90490" w:rsidRPr="00A90490" w:rsidRDefault="004325D6" w:rsidP="00A90490">
      <w:pPr>
        <w:numPr>
          <w:ilvl w:val="1"/>
          <w:numId w:val="13"/>
        </w:numPr>
        <w:spacing w:after="0" w:line="360" w:lineRule="auto"/>
        <w:rPr>
          <w:ins w:id="171" w:author="Veekija" w:date="2013-04-23T19:28:00Z"/>
        </w:rPr>
      </w:pPr>
      <w:ins w:id="172" w:author="Veekija" w:date="2013-04-23T19:38:00Z">
        <w:r>
          <w:t xml:space="preserve">Using this screen, </w:t>
        </w:r>
      </w:ins>
      <w:ins w:id="173" w:author="Veekija" w:date="2013-04-23T19:40:00Z">
        <w:r>
          <w:t>public user will be able to track the status of their application status.</w:t>
        </w:r>
      </w:ins>
    </w:p>
    <w:p w:rsidR="008533A2" w:rsidRDefault="00CD0CF6" w:rsidP="00CD0CF6">
      <w:pPr>
        <w:pStyle w:val="Heading2"/>
        <w:spacing w:line="360" w:lineRule="auto"/>
        <w:rPr>
          <w:ins w:id="174" w:author="Veekija" w:date="2013-04-22T17:44:00Z"/>
        </w:rPr>
      </w:pPr>
      <w:ins w:id="175" w:author="Veekija" w:date="2013-04-22T17:41:00Z">
        <w:r>
          <w:t>Administrator</w:t>
        </w:r>
      </w:ins>
      <w:bookmarkEnd w:id="138"/>
      <w:ins w:id="176" w:author="Veekija" w:date="2013-04-22T18:17:00Z">
        <w:r w:rsidR="005E08AC">
          <w:t xml:space="preserve"> Portal</w:t>
        </w:r>
      </w:ins>
    </w:p>
    <w:p w:rsidR="001D7166" w:rsidRDefault="001D7166" w:rsidP="00FB716F">
      <w:pPr>
        <w:pStyle w:val="Heading4"/>
        <w:spacing w:line="360" w:lineRule="auto"/>
        <w:rPr>
          <w:ins w:id="177" w:author="Veekija" w:date="2013-04-23T19:42:00Z"/>
        </w:rPr>
      </w:pPr>
      <w:bookmarkStart w:id="178" w:name="_Toc354252434"/>
      <w:bookmarkStart w:id="179" w:name="_Toc354416179"/>
      <w:ins w:id="180" w:author="Veekija" w:date="2013-04-22T17:44:00Z">
        <w:r>
          <w:t>Administrator Home page</w:t>
        </w:r>
      </w:ins>
      <w:bookmarkEnd w:id="178"/>
      <w:bookmarkEnd w:id="179"/>
    </w:p>
    <w:p w:rsidR="00FB716F" w:rsidRPr="00FB716F" w:rsidRDefault="006F3702" w:rsidP="006F3702">
      <w:pPr>
        <w:spacing w:after="0" w:line="360" w:lineRule="auto"/>
        <w:ind w:firstLine="720"/>
        <w:rPr>
          <w:ins w:id="181" w:author="Veekija" w:date="2013-04-23T19:42:00Z"/>
        </w:rPr>
      </w:pPr>
      <w:ins w:id="182" w:author="Veekija" w:date="2013-04-23T19:42:00Z">
        <w:r>
          <w:t>Admin users will be redirected to Admin home page as soon as they login to the SIS application using their user login and password. Administrator home page will provide the various menu option</w:t>
        </w:r>
      </w:ins>
      <w:ins w:id="183" w:author="Veekija" w:date="2013-04-23T19:51:00Z">
        <w:r>
          <w:t>s for administrators to perform various administrative related functions</w:t>
        </w:r>
      </w:ins>
      <w:ins w:id="184" w:author="Veekija" w:date="2013-04-23T19:52:00Z">
        <w:r>
          <w:t xml:space="preserve"> that </w:t>
        </w:r>
        <w:proofErr w:type="gramStart"/>
        <w:r>
          <w:t>includes</w:t>
        </w:r>
        <w:proofErr w:type="gramEnd"/>
        <w:r>
          <w:t xml:space="preserve"> </w:t>
        </w:r>
        <w:r w:rsidR="00792AD4">
          <w:t>SIS System Management, Admission Management, Teacher Management, Student Management and Reports Management.</w:t>
        </w:r>
      </w:ins>
    </w:p>
    <w:p w:rsidR="00FB716F" w:rsidRDefault="00FB716F" w:rsidP="00FB716F">
      <w:pPr>
        <w:rPr>
          <w:ins w:id="185" w:author="Veekija" w:date="2013-04-23T19:57:00Z"/>
        </w:rPr>
      </w:pPr>
    </w:p>
    <w:p w:rsidR="00792AD4" w:rsidRPr="00FB716F" w:rsidRDefault="00792AD4" w:rsidP="00FB716F">
      <w:pPr>
        <w:rPr>
          <w:ins w:id="186" w:author="Veekija" w:date="2013-04-22T17:44:00Z"/>
        </w:rPr>
      </w:pPr>
      <w:ins w:id="187" w:author="Veekija" w:date="2013-04-23T19:57:00Z">
        <w:r>
          <w:pict>
            <v:shape id="_x0000_i1031" type="#_x0000_t75" style="width:467.25pt;height:175.5pt">
              <v:imagedata r:id="rId17" o:title=""/>
            </v:shape>
          </w:pict>
        </w:r>
      </w:ins>
    </w:p>
    <w:p w:rsidR="001D7166" w:rsidRDefault="001D7166" w:rsidP="002C0829">
      <w:pPr>
        <w:pStyle w:val="Heading4"/>
        <w:spacing w:line="360" w:lineRule="auto"/>
        <w:rPr>
          <w:ins w:id="188" w:author="Veekija" w:date="2013-04-23T19:58:00Z"/>
        </w:rPr>
      </w:pPr>
      <w:bookmarkStart w:id="189" w:name="_Toc354252435"/>
      <w:bookmarkStart w:id="190" w:name="_Toc354416180"/>
      <w:ins w:id="191" w:author="Veekija" w:date="2013-04-22T17:44:00Z">
        <w:r>
          <w:t>SIS System Management</w:t>
        </w:r>
      </w:ins>
      <w:bookmarkEnd w:id="189"/>
      <w:bookmarkEnd w:id="190"/>
    </w:p>
    <w:p w:rsidR="001C521D" w:rsidRDefault="001C521D" w:rsidP="00643B01">
      <w:pPr>
        <w:spacing w:after="0" w:line="360" w:lineRule="auto"/>
        <w:ind w:firstLine="720"/>
        <w:rPr>
          <w:ins w:id="192" w:author="Veekija" w:date="2013-04-23T20:02:00Z"/>
        </w:rPr>
        <w:pPrChange w:id="193" w:author="Veekija" w:date="2013-04-23T20:03:00Z">
          <w:pPr>
            <w:spacing w:after="0" w:line="360" w:lineRule="auto"/>
          </w:pPr>
        </w:pPrChange>
      </w:pPr>
      <w:ins w:id="194" w:author="Veekija" w:date="2013-04-23T19:58:00Z">
        <w:r>
          <w:t xml:space="preserve">Using System Management options, administrator will setup </w:t>
        </w:r>
      </w:ins>
      <w:ins w:id="195" w:author="Veekija" w:date="2013-04-23T19:59:00Z">
        <w:r w:rsidR="002C0829">
          <w:t>academic</w:t>
        </w:r>
      </w:ins>
      <w:ins w:id="196" w:author="Veekija" w:date="2013-04-23T19:58:00Z">
        <w:r w:rsidR="002C0829">
          <w:t xml:space="preserve"> </w:t>
        </w:r>
      </w:ins>
      <w:ins w:id="197" w:author="Veekija" w:date="2013-04-23T19:59:00Z">
        <w:r w:rsidR="002C0829">
          <w:t xml:space="preserve">data that requires </w:t>
        </w:r>
      </w:ins>
      <w:ins w:id="198" w:author="Veekija" w:date="2013-04-23T20:00:00Z">
        <w:r w:rsidR="002C0829">
          <w:t>managing</w:t>
        </w:r>
      </w:ins>
      <w:ins w:id="199" w:author="Veekija" w:date="2013-04-23T19:59:00Z">
        <w:r w:rsidR="002C0829">
          <w:t xml:space="preserve"> a school’s academic process for</w:t>
        </w:r>
      </w:ins>
      <w:ins w:id="200" w:author="Veekija" w:date="2013-04-23T20:00:00Z">
        <w:r w:rsidR="002C0829">
          <w:t xml:space="preserve"> any specific school year. This information includes School year, Grade level, Subject, Period and Teacher/Subject schedules.</w:t>
        </w:r>
      </w:ins>
    </w:p>
    <w:p w:rsidR="002C0829" w:rsidRPr="001C521D" w:rsidRDefault="002C0829" w:rsidP="002C0829">
      <w:pPr>
        <w:spacing w:after="0" w:line="360" w:lineRule="auto"/>
        <w:rPr>
          <w:ins w:id="201" w:author="Veekija" w:date="2013-04-22T17:44:00Z"/>
        </w:rPr>
      </w:pPr>
      <w:ins w:id="202" w:author="Veekija" w:date="2013-04-23T20:02:00Z">
        <w:r>
          <w:pict>
            <v:shape id="_x0000_i1032" type="#_x0000_t75" style="width:468pt;height:156.75pt">
              <v:imagedata r:id="rId18" o:title=""/>
            </v:shape>
          </w:pict>
        </w:r>
      </w:ins>
    </w:p>
    <w:p w:rsidR="001D7166" w:rsidRDefault="001D7166" w:rsidP="001D7166">
      <w:pPr>
        <w:pStyle w:val="Heading5"/>
        <w:rPr>
          <w:ins w:id="203" w:author="Veekija" w:date="2013-04-23T20:03:00Z"/>
        </w:rPr>
      </w:pPr>
      <w:bookmarkStart w:id="204" w:name="_Toc354252436"/>
      <w:bookmarkStart w:id="205" w:name="_Toc354416181"/>
      <w:ins w:id="206" w:author="Veekija" w:date="2013-04-22T17:44:00Z">
        <w:r>
          <w:t>SIS Content Maintenance</w:t>
        </w:r>
      </w:ins>
      <w:bookmarkEnd w:id="204"/>
      <w:bookmarkEnd w:id="205"/>
    </w:p>
    <w:p w:rsidR="00BB6B44" w:rsidRDefault="00BB6B44" w:rsidP="00BB6B44">
      <w:pPr>
        <w:numPr>
          <w:ilvl w:val="0"/>
          <w:numId w:val="14"/>
        </w:numPr>
        <w:spacing w:after="0" w:line="360" w:lineRule="auto"/>
        <w:rPr>
          <w:ins w:id="207" w:author="Veekija" w:date="2013-04-23T20:06:00Z"/>
        </w:rPr>
        <w:pPrChange w:id="208" w:author="Veekija" w:date="2013-04-23T20:06:00Z">
          <w:pPr>
            <w:pStyle w:val="Heading5"/>
          </w:pPr>
        </w:pPrChange>
      </w:pPr>
      <w:ins w:id="209" w:author="Veekija" w:date="2013-04-23T20:05:00Z">
        <w:r>
          <w:t xml:space="preserve">This screen </w:t>
        </w:r>
      </w:ins>
      <w:ins w:id="210" w:author="Veekija" w:date="2013-04-23T20:14:00Z">
        <w:r w:rsidR="00407C9D">
          <w:t xml:space="preserve">will </w:t>
        </w:r>
      </w:ins>
      <w:ins w:id="211" w:author="Veekija" w:date="2013-04-23T20:05:00Z">
        <w:r w:rsidR="00407C9D">
          <w:t>provide</w:t>
        </w:r>
      </w:ins>
      <w:ins w:id="212" w:author="Veekija" w:date="2013-04-23T20:04:00Z">
        <w:r>
          <w:t xml:space="preserve"> an option for </w:t>
        </w:r>
      </w:ins>
      <w:ins w:id="213" w:author="Veekija" w:date="2013-04-23T20:03:00Z">
        <w:r>
          <w:t xml:space="preserve">Administrators </w:t>
        </w:r>
      </w:ins>
      <w:ins w:id="214" w:author="Veekija" w:date="2013-04-23T20:04:00Z">
        <w:r>
          <w:t xml:space="preserve">to add and edit the content for prospective </w:t>
        </w:r>
      </w:ins>
      <w:ins w:id="215" w:author="Veekija" w:date="2013-04-23T20:05:00Z">
        <w:r>
          <w:t>student’s</w:t>
        </w:r>
      </w:ins>
      <w:ins w:id="216" w:author="Veekija" w:date="2013-04-23T20:04:00Z">
        <w:r>
          <w:t xml:space="preserve"> page using the rich text editor. </w:t>
        </w:r>
      </w:ins>
    </w:p>
    <w:p w:rsidR="00BB6B44" w:rsidRDefault="00BB6B44" w:rsidP="00BB6B44">
      <w:pPr>
        <w:numPr>
          <w:ilvl w:val="0"/>
          <w:numId w:val="14"/>
        </w:numPr>
        <w:spacing w:after="0" w:line="360" w:lineRule="auto"/>
        <w:rPr>
          <w:ins w:id="217" w:author="Veekija" w:date="2013-04-23T20:08:00Z"/>
        </w:rPr>
        <w:pPrChange w:id="218" w:author="Veekija" w:date="2013-04-23T20:06:00Z">
          <w:pPr>
            <w:pStyle w:val="Heading5"/>
          </w:pPr>
        </w:pPrChange>
      </w:pPr>
      <w:ins w:id="219" w:author="Veekija" w:date="2013-04-23T20:06:00Z">
        <w:r>
          <w:t xml:space="preserve">Updated contents will immediately available in Prospective Student page without any code </w:t>
        </w:r>
      </w:ins>
      <w:ins w:id="220" w:author="Veekija" w:date="2013-04-23T20:07:00Z">
        <w:r>
          <w:t xml:space="preserve">changes and </w:t>
        </w:r>
      </w:ins>
      <w:ins w:id="221" w:author="Veekija" w:date="2013-04-23T20:06:00Z">
        <w:r>
          <w:t>deployment</w:t>
        </w:r>
      </w:ins>
      <w:ins w:id="222" w:author="Veekija" w:date="2013-04-23T20:07:00Z">
        <w:r>
          <w:t>.</w:t>
        </w:r>
      </w:ins>
      <w:ins w:id="223" w:author="Veekija" w:date="2013-04-23T20:06:00Z">
        <w:r>
          <w:t xml:space="preserve"> </w:t>
        </w:r>
      </w:ins>
    </w:p>
    <w:p w:rsidR="00B425D1" w:rsidRDefault="00B425D1" w:rsidP="00B425D1">
      <w:pPr>
        <w:spacing w:after="0" w:line="360" w:lineRule="auto"/>
        <w:rPr>
          <w:ins w:id="224" w:author="Veekija" w:date="2013-04-23T20:08:00Z"/>
        </w:rPr>
      </w:pPr>
      <w:ins w:id="225" w:author="Veekija" w:date="2013-04-23T20:08:00Z">
        <w:r>
          <w:lastRenderedPageBreak/>
          <w:pict>
            <v:shape id="_x0000_i1033" type="#_x0000_t75" style="width:467.25pt;height:217.5pt">
              <v:imagedata r:id="rId19" o:title=""/>
            </v:shape>
          </w:pict>
        </w:r>
      </w:ins>
    </w:p>
    <w:p w:rsidR="00B425D1" w:rsidRDefault="00B425D1" w:rsidP="00FF09EA">
      <w:pPr>
        <w:spacing w:after="0" w:line="360" w:lineRule="auto"/>
        <w:ind w:left="360"/>
        <w:rPr>
          <w:ins w:id="226" w:author="Veekija" w:date="2013-04-23T20:04:00Z"/>
        </w:rPr>
      </w:pPr>
    </w:p>
    <w:p w:rsidR="001D7166" w:rsidRDefault="001D7166" w:rsidP="001D7166">
      <w:pPr>
        <w:pStyle w:val="Heading5"/>
        <w:rPr>
          <w:ins w:id="227" w:author="Veekija" w:date="2013-04-23T20:07:00Z"/>
        </w:rPr>
      </w:pPr>
      <w:bookmarkStart w:id="228" w:name="_Toc354252437"/>
      <w:bookmarkStart w:id="229" w:name="_Toc354416182"/>
      <w:ins w:id="230" w:author="Veekija" w:date="2013-04-22T17:44:00Z">
        <w:r>
          <w:t>School year Maintenance</w:t>
        </w:r>
      </w:ins>
      <w:bookmarkEnd w:id="228"/>
      <w:bookmarkEnd w:id="229"/>
    </w:p>
    <w:p w:rsidR="003B65FE" w:rsidRDefault="003B65FE" w:rsidP="003B65FE">
      <w:pPr>
        <w:numPr>
          <w:ilvl w:val="0"/>
          <w:numId w:val="14"/>
        </w:numPr>
        <w:spacing w:after="0" w:line="360" w:lineRule="auto"/>
        <w:rPr>
          <w:ins w:id="231" w:author="Veekija" w:date="2013-04-23T20:07:00Z"/>
        </w:rPr>
      </w:pPr>
      <w:ins w:id="232" w:author="Veekija" w:date="2013-04-23T20:07:00Z">
        <w:r>
          <w:t xml:space="preserve">This screen </w:t>
        </w:r>
      </w:ins>
      <w:ins w:id="233" w:author="Veekija" w:date="2013-04-23T20:13:00Z">
        <w:r w:rsidR="00407C9D">
          <w:t xml:space="preserve">will </w:t>
        </w:r>
      </w:ins>
      <w:ins w:id="234" w:author="Veekija" w:date="2013-04-23T20:07:00Z">
        <w:r w:rsidR="00407C9D">
          <w:t>provide</w:t>
        </w:r>
        <w:r>
          <w:t xml:space="preserve"> an option for Administrators to add and edit </w:t>
        </w:r>
      </w:ins>
      <w:ins w:id="235" w:author="Veekija" w:date="2013-04-23T20:09:00Z">
        <w:r w:rsidR="000F4769">
          <w:t>school years</w:t>
        </w:r>
      </w:ins>
      <w:ins w:id="236" w:author="Veekija" w:date="2013-04-23T20:07:00Z">
        <w:r>
          <w:t xml:space="preserve">. </w:t>
        </w:r>
      </w:ins>
    </w:p>
    <w:p w:rsidR="003B65FE" w:rsidRDefault="000F4769" w:rsidP="003B65FE">
      <w:pPr>
        <w:numPr>
          <w:ilvl w:val="0"/>
          <w:numId w:val="14"/>
        </w:numPr>
        <w:spacing w:after="0" w:line="360" w:lineRule="auto"/>
        <w:rPr>
          <w:ins w:id="237" w:author="Veekija" w:date="2013-04-23T20:07:00Z"/>
        </w:rPr>
      </w:pPr>
      <w:ins w:id="238" w:author="Veekija" w:date="2013-04-23T20:09:00Z">
        <w:r>
          <w:t xml:space="preserve">Administrator will </w:t>
        </w:r>
      </w:ins>
      <w:ins w:id="239" w:author="Veekija" w:date="2013-04-23T20:10:00Z">
        <w:r>
          <w:t>update the current school year as active for all operational purposes and make other school years as inactive for</w:t>
        </w:r>
      </w:ins>
      <w:ins w:id="240" w:author="Veekija" w:date="2013-04-23T20:12:00Z">
        <w:r w:rsidR="00FF09EA">
          <w:t xml:space="preserve"> reporting and other purposes</w:t>
        </w:r>
      </w:ins>
      <w:ins w:id="241" w:author="Veekija" w:date="2013-04-23T20:07:00Z">
        <w:r w:rsidR="003B65FE">
          <w:t xml:space="preserve">. </w:t>
        </w:r>
      </w:ins>
    </w:p>
    <w:p w:rsidR="003B65FE" w:rsidRPr="003B65FE" w:rsidRDefault="00FF09EA" w:rsidP="00FF09EA">
      <w:pPr>
        <w:rPr>
          <w:ins w:id="242" w:author="Veekija" w:date="2013-04-22T17:44:00Z"/>
        </w:rPr>
      </w:pPr>
      <w:ins w:id="243" w:author="Veekija" w:date="2013-04-23T20:13:00Z">
        <w:r>
          <w:pict>
            <v:shape id="_x0000_i1034" type="#_x0000_t75" style="width:468pt;height:161.25pt">
              <v:imagedata r:id="rId20" o:title=""/>
            </v:shape>
          </w:pict>
        </w:r>
      </w:ins>
    </w:p>
    <w:p w:rsidR="001D7166" w:rsidRDefault="001D7166" w:rsidP="001D7166">
      <w:pPr>
        <w:pStyle w:val="Heading5"/>
        <w:rPr>
          <w:ins w:id="244" w:author="Veekija" w:date="2013-04-22T17:44:00Z"/>
        </w:rPr>
      </w:pPr>
      <w:bookmarkStart w:id="245" w:name="_Toc354252438"/>
      <w:bookmarkStart w:id="246" w:name="_Toc354416183"/>
      <w:ins w:id="247" w:author="Veekija" w:date="2013-04-22T17:44:00Z">
        <w:r>
          <w:lastRenderedPageBreak/>
          <w:t>Grade Level Maintenance</w:t>
        </w:r>
        <w:bookmarkStart w:id="248" w:name="_GoBack"/>
        <w:bookmarkEnd w:id="245"/>
        <w:bookmarkEnd w:id="246"/>
        <w:bookmarkEnd w:id="248"/>
      </w:ins>
    </w:p>
    <w:p w:rsidR="001D7166" w:rsidRDefault="001D7166" w:rsidP="001D7166">
      <w:pPr>
        <w:pStyle w:val="Heading5"/>
        <w:rPr>
          <w:ins w:id="249" w:author="Veekija" w:date="2013-04-22T17:44:00Z"/>
        </w:rPr>
      </w:pPr>
      <w:bookmarkStart w:id="250" w:name="_Toc354252439"/>
      <w:bookmarkStart w:id="251" w:name="_Toc354416184"/>
      <w:ins w:id="252" w:author="Veekija" w:date="2013-04-22T17:44:00Z">
        <w:r>
          <w:t>Subject Maintenance</w:t>
        </w:r>
        <w:bookmarkEnd w:id="250"/>
        <w:bookmarkEnd w:id="251"/>
      </w:ins>
    </w:p>
    <w:p w:rsidR="001D7166" w:rsidRDefault="001D7166" w:rsidP="001D7166">
      <w:pPr>
        <w:pStyle w:val="Heading5"/>
        <w:rPr>
          <w:ins w:id="253" w:author="Veekija" w:date="2013-04-22T17:44:00Z"/>
        </w:rPr>
      </w:pPr>
      <w:bookmarkStart w:id="254" w:name="_Toc354252440"/>
      <w:bookmarkStart w:id="255" w:name="_Toc354416185"/>
      <w:ins w:id="256" w:author="Veekija" w:date="2013-04-22T17:44:00Z">
        <w:r>
          <w:t>Period Maintenance</w:t>
        </w:r>
        <w:bookmarkEnd w:id="254"/>
        <w:bookmarkEnd w:id="255"/>
      </w:ins>
    </w:p>
    <w:p w:rsidR="001D7166" w:rsidRDefault="001D7166" w:rsidP="001D7166">
      <w:pPr>
        <w:pStyle w:val="Heading5"/>
        <w:rPr>
          <w:ins w:id="257" w:author="Veekija" w:date="2013-04-22T17:44:00Z"/>
        </w:rPr>
      </w:pPr>
      <w:bookmarkStart w:id="258" w:name="_Toc354252441"/>
      <w:bookmarkStart w:id="259" w:name="_Toc354416186"/>
      <w:ins w:id="260" w:author="Veekija" w:date="2013-04-22T17:44:00Z">
        <w:r>
          <w:t>Teacher/Subject Schedule Maintenance</w:t>
        </w:r>
        <w:bookmarkEnd w:id="258"/>
        <w:bookmarkEnd w:id="259"/>
      </w:ins>
    </w:p>
    <w:p w:rsidR="001D7166" w:rsidRDefault="001D7166" w:rsidP="001D7166">
      <w:pPr>
        <w:pStyle w:val="Heading4"/>
        <w:rPr>
          <w:ins w:id="261" w:author="Veekija" w:date="2013-04-22T17:44:00Z"/>
        </w:rPr>
      </w:pPr>
      <w:bookmarkStart w:id="262" w:name="_Toc354252442"/>
      <w:bookmarkStart w:id="263" w:name="_Toc354416187"/>
      <w:ins w:id="264" w:author="Veekija" w:date="2013-04-22T17:44:00Z">
        <w:r>
          <w:t>Admission Management</w:t>
        </w:r>
        <w:bookmarkEnd w:id="262"/>
        <w:bookmarkEnd w:id="263"/>
      </w:ins>
    </w:p>
    <w:p w:rsidR="001D7166" w:rsidRDefault="001D7166" w:rsidP="001D7166">
      <w:pPr>
        <w:pStyle w:val="Heading4"/>
        <w:rPr>
          <w:ins w:id="265" w:author="Veekija" w:date="2013-04-22T17:44:00Z"/>
        </w:rPr>
      </w:pPr>
      <w:bookmarkStart w:id="266" w:name="_Toc354252443"/>
      <w:bookmarkStart w:id="267" w:name="_Toc354416188"/>
      <w:ins w:id="268" w:author="Veekija" w:date="2013-04-22T17:44:00Z">
        <w:r>
          <w:t>Teacher Management</w:t>
        </w:r>
        <w:bookmarkEnd w:id="266"/>
        <w:bookmarkEnd w:id="267"/>
      </w:ins>
    </w:p>
    <w:p w:rsidR="001D7166" w:rsidRDefault="001D7166" w:rsidP="001D7166">
      <w:pPr>
        <w:pStyle w:val="Heading4"/>
        <w:rPr>
          <w:ins w:id="269" w:author="Veekija" w:date="2013-04-22T17:44:00Z"/>
        </w:rPr>
      </w:pPr>
      <w:bookmarkStart w:id="270" w:name="_Toc354252444"/>
      <w:bookmarkStart w:id="271" w:name="_Toc354416189"/>
      <w:ins w:id="272" w:author="Veekija" w:date="2013-04-22T17:44:00Z">
        <w:r>
          <w:t>Student Management</w:t>
        </w:r>
        <w:bookmarkEnd w:id="270"/>
        <w:bookmarkEnd w:id="271"/>
      </w:ins>
    </w:p>
    <w:p w:rsidR="001D7166" w:rsidRDefault="001D7166" w:rsidP="001D7166">
      <w:pPr>
        <w:pStyle w:val="Heading4"/>
        <w:rPr>
          <w:ins w:id="273" w:author="Veekija" w:date="2013-04-22T17:45:00Z"/>
        </w:rPr>
      </w:pPr>
      <w:bookmarkStart w:id="274" w:name="_Toc354416190"/>
      <w:bookmarkStart w:id="275" w:name="_Toc354252445"/>
      <w:ins w:id="276" w:author="Veekija" w:date="2013-04-22T17:45:00Z">
        <w:r>
          <w:t>Reports Management</w:t>
        </w:r>
        <w:bookmarkEnd w:id="274"/>
      </w:ins>
    </w:p>
    <w:p w:rsidR="00CD0CF6" w:rsidRDefault="00CD0CF6" w:rsidP="00CD0CF6">
      <w:pPr>
        <w:pStyle w:val="Heading2"/>
        <w:spacing w:line="360" w:lineRule="auto"/>
        <w:rPr>
          <w:ins w:id="277" w:author="Veekija" w:date="2013-04-22T17:42:00Z"/>
        </w:rPr>
      </w:pPr>
      <w:bookmarkStart w:id="278" w:name="_Toc354416191"/>
      <w:bookmarkEnd w:id="275"/>
      <w:ins w:id="279" w:author="Veekija" w:date="2013-04-22T17:42:00Z">
        <w:r>
          <w:t xml:space="preserve">Teacher </w:t>
        </w:r>
      </w:ins>
      <w:bookmarkEnd w:id="278"/>
      <w:ins w:id="280" w:author="Veekija" w:date="2013-04-22T18:17:00Z">
        <w:r w:rsidR="005E08AC">
          <w:t>Portal</w:t>
        </w:r>
      </w:ins>
    </w:p>
    <w:p w:rsidR="00CD0CF6" w:rsidRDefault="00CD0CF6" w:rsidP="00CD0CF6">
      <w:pPr>
        <w:pStyle w:val="Heading2"/>
        <w:spacing w:line="360" w:lineRule="auto"/>
        <w:rPr>
          <w:ins w:id="281" w:author="Veekija" w:date="2013-04-22T17:49:00Z"/>
        </w:rPr>
      </w:pPr>
      <w:bookmarkStart w:id="282" w:name="_Toc354416192"/>
      <w:ins w:id="283" w:author="Veekija" w:date="2013-04-22T17:43:00Z">
        <w:r>
          <w:t>Student</w:t>
        </w:r>
      </w:ins>
      <w:ins w:id="284" w:author="Veekija" w:date="2013-04-22T17:42:00Z">
        <w:r>
          <w:t xml:space="preserve"> </w:t>
        </w:r>
      </w:ins>
      <w:ins w:id="285" w:author="Veekija" w:date="2013-04-22T18:18:00Z">
        <w:r w:rsidR="005E08AC">
          <w:t>Portal</w:t>
        </w:r>
      </w:ins>
      <w:bookmarkEnd w:id="282"/>
    </w:p>
    <w:p w:rsidR="0062452E" w:rsidRPr="0062452E" w:rsidRDefault="0062452E" w:rsidP="006B45AE">
      <w:pPr>
        <w:rPr>
          <w:ins w:id="286" w:author="Veekija" w:date="2013-04-22T17:42:00Z"/>
        </w:rPr>
      </w:pPr>
    </w:p>
    <w:p w:rsidR="00CD0CF6" w:rsidRPr="00CD0CF6" w:rsidRDefault="00CD0CF6" w:rsidP="006F1237">
      <w:pPr>
        <w:rPr>
          <w:ins w:id="287" w:author="Veekija" w:date="2013-04-22T17:42:00Z"/>
        </w:rPr>
      </w:pPr>
    </w:p>
    <w:p w:rsidR="00CD0CF6" w:rsidRPr="00CD0CF6" w:rsidRDefault="00CD0CF6" w:rsidP="006F1237"/>
    <w:sectPr w:rsidR="00CD0CF6" w:rsidRPr="00CD0CF6" w:rsidSect="00DF7D6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1CA" w:rsidRDefault="008E41CA" w:rsidP="002B2799">
      <w:pPr>
        <w:spacing w:after="0" w:line="240" w:lineRule="auto"/>
      </w:pPr>
      <w:r>
        <w:separator/>
      </w:r>
    </w:p>
  </w:endnote>
  <w:endnote w:type="continuationSeparator" w:id="0">
    <w:p w:rsidR="008E41CA" w:rsidRDefault="008E41CA"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490" w:rsidRDefault="00A9049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07C9D">
      <w:rPr>
        <w:b/>
        <w:bCs/>
        <w:noProof/>
      </w:rPr>
      <w:t>48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07C9D">
      <w:rPr>
        <w:b/>
        <w:bCs/>
        <w:noProof/>
      </w:rPr>
      <w:t>49</w:t>
    </w:r>
    <w:r>
      <w:rPr>
        <w:b/>
        <w:bCs/>
        <w:sz w:val="24"/>
        <w:szCs w:val="24"/>
      </w:rPr>
      <w:fldChar w:fldCharType="end"/>
    </w:r>
  </w:p>
  <w:p w:rsidR="00A90490" w:rsidRDefault="00A904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1CA" w:rsidRDefault="008E41CA" w:rsidP="002B2799">
      <w:pPr>
        <w:spacing w:after="0" w:line="240" w:lineRule="auto"/>
      </w:pPr>
      <w:r>
        <w:separator/>
      </w:r>
    </w:p>
  </w:footnote>
  <w:footnote w:type="continuationSeparator" w:id="0">
    <w:p w:rsidR="008E41CA" w:rsidRDefault="008E41CA"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2"/>
  </w:num>
  <w:num w:numId="3">
    <w:abstractNumId w:val="0"/>
  </w:num>
  <w:num w:numId="4">
    <w:abstractNumId w:val="4"/>
  </w:num>
  <w:num w:numId="5">
    <w:abstractNumId w:val="8"/>
  </w:num>
  <w:num w:numId="6">
    <w:abstractNumId w:val="7"/>
  </w:num>
  <w:num w:numId="7">
    <w:abstractNumId w:val="9"/>
  </w:num>
  <w:num w:numId="8">
    <w:abstractNumId w:val="12"/>
  </w:num>
  <w:num w:numId="9">
    <w:abstractNumId w:val="6"/>
  </w:num>
  <w:num w:numId="10">
    <w:abstractNumId w:val="11"/>
  </w:num>
  <w:num w:numId="11">
    <w:abstractNumId w:val="1"/>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5912"/>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4769"/>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4BC"/>
    <w:rsid w:val="00146EDB"/>
    <w:rsid w:val="001505EF"/>
    <w:rsid w:val="0015196B"/>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D208B"/>
    <w:rsid w:val="001D36B1"/>
    <w:rsid w:val="001D5E2E"/>
    <w:rsid w:val="001D7166"/>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0829"/>
    <w:rsid w:val="002C2362"/>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50B9"/>
    <w:rsid w:val="0034231C"/>
    <w:rsid w:val="003466DD"/>
    <w:rsid w:val="0034676D"/>
    <w:rsid w:val="00347831"/>
    <w:rsid w:val="00350BA8"/>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B65FE"/>
    <w:rsid w:val="003C0DAD"/>
    <w:rsid w:val="003C0FE7"/>
    <w:rsid w:val="003C402C"/>
    <w:rsid w:val="003C53DE"/>
    <w:rsid w:val="003C7822"/>
    <w:rsid w:val="003C7F10"/>
    <w:rsid w:val="003F1A1D"/>
    <w:rsid w:val="003F6066"/>
    <w:rsid w:val="00400AFB"/>
    <w:rsid w:val="00404276"/>
    <w:rsid w:val="00406B11"/>
    <w:rsid w:val="00406EC4"/>
    <w:rsid w:val="00407C9D"/>
    <w:rsid w:val="00411D91"/>
    <w:rsid w:val="0041564F"/>
    <w:rsid w:val="00420EB6"/>
    <w:rsid w:val="0042276C"/>
    <w:rsid w:val="00422C6D"/>
    <w:rsid w:val="00422F29"/>
    <w:rsid w:val="00425F65"/>
    <w:rsid w:val="004268A8"/>
    <w:rsid w:val="00427D05"/>
    <w:rsid w:val="004325D6"/>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F2D"/>
    <w:rsid w:val="004F527D"/>
    <w:rsid w:val="004F52B4"/>
    <w:rsid w:val="00505FC1"/>
    <w:rsid w:val="005141B2"/>
    <w:rsid w:val="00514469"/>
    <w:rsid w:val="00514EE7"/>
    <w:rsid w:val="005238D8"/>
    <w:rsid w:val="00530404"/>
    <w:rsid w:val="005320E6"/>
    <w:rsid w:val="00532AA3"/>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70E8"/>
    <w:rsid w:val="00641573"/>
    <w:rsid w:val="00642378"/>
    <w:rsid w:val="0064245C"/>
    <w:rsid w:val="00643B01"/>
    <w:rsid w:val="006440C0"/>
    <w:rsid w:val="00645EAF"/>
    <w:rsid w:val="00646720"/>
    <w:rsid w:val="00650DA8"/>
    <w:rsid w:val="0065335F"/>
    <w:rsid w:val="00653D60"/>
    <w:rsid w:val="00655EEA"/>
    <w:rsid w:val="00670F94"/>
    <w:rsid w:val="006738BA"/>
    <w:rsid w:val="006829A8"/>
    <w:rsid w:val="00683511"/>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764E"/>
    <w:rsid w:val="006F1237"/>
    <w:rsid w:val="006F1A6A"/>
    <w:rsid w:val="006F3702"/>
    <w:rsid w:val="006F65DC"/>
    <w:rsid w:val="006F6B44"/>
    <w:rsid w:val="006F7C68"/>
    <w:rsid w:val="0070087D"/>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91C0B"/>
    <w:rsid w:val="00792AD4"/>
    <w:rsid w:val="00793CF9"/>
    <w:rsid w:val="007B0EBA"/>
    <w:rsid w:val="007B2D10"/>
    <w:rsid w:val="007C4DE6"/>
    <w:rsid w:val="00801136"/>
    <w:rsid w:val="0081257C"/>
    <w:rsid w:val="008144E0"/>
    <w:rsid w:val="00821E29"/>
    <w:rsid w:val="00822AA0"/>
    <w:rsid w:val="00827956"/>
    <w:rsid w:val="00827BB5"/>
    <w:rsid w:val="0083522A"/>
    <w:rsid w:val="00835FB4"/>
    <w:rsid w:val="00842E95"/>
    <w:rsid w:val="00844511"/>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41CA"/>
    <w:rsid w:val="008E61DC"/>
    <w:rsid w:val="008F0F4C"/>
    <w:rsid w:val="008F2AB0"/>
    <w:rsid w:val="008F446D"/>
    <w:rsid w:val="008F704F"/>
    <w:rsid w:val="00902552"/>
    <w:rsid w:val="00921527"/>
    <w:rsid w:val="009225F9"/>
    <w:rsid w:val="00931C5B"/>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7C72"/>
    <w:rsid w:val="00A371D1"/>
    <w:rsid w:val="00A37C49"/>
    <w:rsid w:val="00A40B48"/>
    <w:rsid w:val="00A50269"/>
    <w:rsid w:val="00A5057F"/>
    <w:rsid w:val="00A51524"/>
    <w:rsid w:val="00A63033"/>
    <w:rsid w:val="00A636BB"/>
    <w:rsid w:val="00A66F64"/>
    <w:rsid w:val="00A724C6"/>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3E96"/>
    <w:rsid w:val="00B145F4"/>
    <w:rsid w:val="00B24AB8"/>
    <w:rsid w:val="00B2789D"/>
    <w:rsid w:val="00B415A8"/>
    <w:rsid w:val="00B425D1"/>
    <w:rsid w:val="00B42FEB"/>
    <w:rsid w:val="00B4398F"/>
    <w:rsid w:val="00B43FE1"/>
    <w:rsid w:val="00B45BB2"/>
    <w:rsid w:val="00B47535"/>
    <w:rsid w:val="00B5028C"/>
    <w:rsid w:val="00B52C8F"/>
    <w:rsid w:val="00B652B5"/>
    <w:rsid w:val="00B71CAD"/>
    <w:rsid w:val="00B8000E"/>
    <w:rsid w:val="00B83962"/>
    <w:rsid w:val="00B8559E"/>
    <w:rsid w:val="00B86ECF"/>
    <w:rsid w:val="00BA0765"/>
    <w:rsid w:val="00BA38DC"/>
    <w:rsid w:val="00BA5555"/>
    <w:rsid w:val="00BA6378"/>
    <w:rsid w:val="00BB0D71"/>
    <w:rsid w:val="00BB1CFF"/>
    <w:rsid w:val="00BB397F"/>
    <w:rsid w:val="00BB4C9C"/>
    <w:rsid w:val="00BB598D"/>
    <w:rsid w:val="00BB5CBF"/>
    <w:rsid w:val="00BB6B44"/>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0CF6"/>
    <w:rsid w:val="00CD1CF7"/>
    <w:rsid w:val="00CD3A30"/>
    <w:rsid w:val="00CD5634"/>
    <w:rsid w:val="00CE00C9"/>
    <w:rsid w:val="00CE6F3B"/>
    <w:rsid w:val="00CF59BB"/>
    <w:rsid w:val="00D0186A"/>
    <w:rsid w:val="00D02806"/>
    <w:rsid w:val="00D076B7"/>
    <w:rsid w:val="00D07E15"/>
    <w:rsid w:val="00D11E44"/>
    <w:rsid w:val="00D11EB6"/>
    <w:rsid w:val="00D15FF7"/>
    <w:rsid w:val="00D17C96"/>
    <w:rsid w:val="00D22581"/>
    <w:rsid w:val="00D25921"/>
    <w:rsid w:val="00D337D9"/>
    <w:rsid w:val="00D4278A"/>
    <w:rsid w:val="00D42EA4"/>
    <w:rsid w:val="00D4363E"/>
    <w:rsid w:val="00D4492F"/>
    <w:rsid w:val="00D47E1B"/>
    <w:rsid w:val="00D50E21"/>
    <w:rsid w:val="00D5378E"/>
    <w:rsid w:val="00D630E2"/>
    <w:rsid w:val="00D7056B"/>
    <w:rsid w:val="00D70A64"/>
    <w:rsid w:val="00D7143E"/>
    <w:rsid w:val="00D73227"/>
    <w:rsid w:val="00D8096A"/>
    <w:rsid w:val="00D8675D"/>
    <w:rsid w:val="00D874AD"/>
    <w:rsid w:val="00D92461"/>
    <w:rsid w:val="00D925F2"/>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183B"/>
    <w:rsid w:val="00DE1893"/>
    <w:rsid w:val="00DF0F58"/>
    <w:rsid w:val="00DF26AD"/>
    <w:rsid w:val="00DF27B8"/>
    <w:rsid w:val="00DF656B"/>
    <w:rsid w:val="00DF7746"/>
    <w:rsid w:val="00DF7A66"/>
    <w:rsid w:val="00DF7B8E"/>
    <w:rsid w:val="00DF7D6E"/>
    <w:rsid w:val="00E020A9"/>
    <w:rsid w:val="00E04199"/>
    <w:rsid w:val="00E137C8"/>
    <w:rsid w:val="00E23080"/>
    <w:rsid w:val="00E35C2B"/>
    <w:rsid w:val="00E42596"/>
    <w:rsid w:val="00E574CD"/>
    <w:rsid w:val="00E61B26"/>
    <w:rsid w:val="00E628C0"/>
    <w:rsid w:val="00E66607"/>
    <w:rsid w:val="00E77D6A"/>
    <w:rsid w:val="00E81667"/>
    <w:rsid w:val="00E83AA2"/>
    <w:rsid w:val="00E87BF7"/>
    <w:rsid w:val="00E9417D"/>
    <w:rsid w:val="00E9426A"/>
    <w:rsid w:val="00E970D4"/>
    <w:rsid w:val="00EA18B0"/>
    <w:rsid w:val="00EA7BCC"/>
    <w:rsid w:val="00EB03A7"/>
    <w:rsid w:val="00EB2A83"/>
    <w:rsid w:val="00EB5BEC"/>
    <w:rsid w:val="00ED65BB"/>
    <w:rsid w:val="00EE1130"/>
    <w:rsid w:val="00EE70EC"/>
    <w:rsid w:val="00EE736E"/>
    <w:rsid w:val="00F01DEA"/>
    <w:rsid w:val="00F01FA5"/>
    <w:rsid w:val="00F108A2"/>
    <w:rsid w:val="00F2008C"/>
    <w:rsid w:val="00F204EE"/>
    <w:rsid w:val="00F22113"/>
    <w:rsid w:val="00F277CF"/>
    <w:rsid w:val="00F369F5"/>
    <w:rsid w:val="00F372C3"/>
    <w:rsid w:val="00F45351"/>
    <w:rsid w:val="00F45BBC"/>
    <w:rsid w:val="00F52390"/>
    <w:rsid w:val="00F53EE5"/>
    <w:rsid w:val="00F564AC"/>
    <w:rsid w:val="00F6319A"/>
    <w:rsid w:val="00F7399A"/>
    <w:rsid w:val="00F75441"/>
    <w:rsid w:val="00F8015E"/>
    <w:rsid w:val="00F83F51"/>
    <w:rsid w:val="00F87549"/>
    <w:rsid w:val="00F94F3C"/>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AutoShape 21"/>
        <o:r id="V:Rule6" type="connector" idref="#_x0000_s1121"/>
        <o:r id="V:Rule7" type="connector" idref="#_x0000_s1144">
          <o:proxy start="" idref="#Oval 5" connectloc="0"/>
          <o:proxy end="" idref="#Oval 107" connectloc="2"/>
        </o:r>
        <o:r id="V:Rule8" type="connector" idref="#AutoShape 7"/>
        <o:r id="V:Rule9" type="connector" idref="#_x0000_s1146">
          <o:proxy start="" idref="#Oval 5" connectloc="7"/>
          <o:proxy end="" idref="#Oval 105" connectloc="2"/>
        </o:r>
        <o:r id="V:Rule10" type="connector" idref="#AutoShape 14"/>
        <o:r id="V:Rule11" type="connector" idref="#AutoShape 18"/>
        <o:r id="V:Rule12" type="connector" idref="#_x0000_s1154">
          <o:proxy start="" idref="#Oval 5" connectloc="0"/>
          <o:proxy end="" idref="#Oval 105" connectloc="2"/>
        </o:r>
        <o:r id="V:Rule13" type="connector" idref="#_x0000_s1122"/>
        <o:r id="V:Rule14" type="connector" idref="#_x0000_s1136">
          <o:proxy start="" idref="#Straight Connector 140" connectloc="0"/>
          <o:proxy end="" idref="#Oval 107" connectloc="7"/>
        </o:r>
        <o:r id="V:Rule15" type="connector" idref="#_x0000_s1129"/>
        <o:r id="V:Rule16" type="connector" idref="#_x0000_s1148">
          <o:proxy start="" idref="#Straight Connector 113" connectloc="0"/>
          <o:proxy end="" idref="#Oval 107" connectloc="1"/>
        </o:r>
        <o:r id="V:Rule17" type="connector" idref="#_x0000_s1147">
          <o:proxy start="" idref="#Straight Connector 125" connectloc="0"/>
          <o:proxy end="" idref="#Oval 108" connectloc="3"/>
        </o:r>
        <o:r id="V:Rule18" type="connector" idref="#_x0000_s1138">
          <o:proxy start="" idref="#Straight Connector 113" connectloc="0"/>
          <o:proxy end="" idref="#Oval 75" connectloc="2"/>
        </o:r>
        <o:r id="V:Rule19" type="connector" idref="#AutoShape 8"/>
        <o:r id="V:Rule20" type="connector" idref="#_x0000_s1128"/>
        <o:r id="V:Rule21" type="connector" idref="#_x0000_s1124"/>
        <o:r id="V:Rule22" type="connector" idref="#_x0000_s1149">
          <o:proxy start="" idref="#Straight Connector 110" connectloc="1"/>
          <o:proxy end="" idref="#Oval 27" connectloc="2"/>
        </o:r>
        <o:r id="V:Rule23" type="connector" idref="#AutoShape 13"/>
        <o:r id="V:Rule24" type="connector" idref="#AutoShape 12"/>
        <o:r id="V:Rule25" type="connector" idref="#AutoShape 19"/>
        <o:r id="V:Rule26" type="connector" idref="#AutoShape 6"/>
        <o:r id="V:Rule27" type="connector" idref="#_x0000_s1150">
          <o:proxy start="" idref="#Oval 17" connectloc="5"/>
          <o:proxy end="" idref="#Oval 105" connectloc="2"/>
        </o:r>
        <o:r id="V:Rule28" type="connector" idref="#_x0000_s1151">
          <o:proxy start="" idref="#Oval 17" connectloc="5"/>
          <o:proxy end="" idref="#Oval 108" connectloc="2"/>
        </o:r>
        <o:r id="V:Rule29" type="connector" idref="#AutoShape 15"/>
        <o:r id="V:Rule30" type="connector" idref="#AutoShape 9"/>
        <o:r id="V:Rule31" type="connector" idref="#_x0000_s1130"/>
        <o:r id="V:Rule32" type="connector" idref="#_x0000_s1153">
          <o:proxy start="" idref="#Straight Connector 110" connectloc="1"/>
          <o:proxy end="" idref="#Oval 105" connectloc="2"/>
        </o:r>
        <o:r id="V:Rule33" type="connector" idref="#_x0000_s1145">
          <o:proxy start="" idref="#Oval 5" connectloc="7"/>
          <o:proxy end="" idref="#Oval 27" connectloc="2"/>
        </o:r>
        <o:r id="V:Rule34" type="connector" idref="#AutoShape 20"/>
        <o:r id="V:Rule35" type="connector" idref="#_x0000_s1137">
          <o:proxy start="" idref="#Straight Connector 113" connectloc="0"/>
          <o:proxy end="" idref="#Oval 31" connectloc="2"/>
        </o:r>
        <o:r id="V:Rule36" type="connector" idref="#_x0000_s11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84EC4-EB36-4F94-896E-8DF8A25A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2935</TotalTime>
  <Pages>49</Pages>
  <Words>7983</Words>
  <Characters>45505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569</cp:revision>
  <cp:lastPrinted>2013-01-30T15:06:00Z</cp:lastPrinted>
  <dcterms:created xsi:type="dcterms:W3CDTF">2013-01-21T17:12:00Z</dcterms:created>
  <dcterms:modified xsi:type="dcterms:W3CDTF">2013-04-24T00:14:00Z</dcterms:modified>
</cp:coreProperties>
</file>