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3F1288" w:rsidRPr="0013256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848743" w:history="1">
        <w:r w:rsidR="003F1288" w:rsidRPr="004711B0">
          <w:rPr>
            <w:rStyle w:val="Hyperlink"/>
            <w:noProof/>
          </w:rPr>
          <w:t>1</w:t>
        </w:r>
        <w:r w:rsidR="003F1288" w:rsidRPr="00132566">
          <w:rPr>
            <w:rFonts w:eastAsia="Times New Roman"/>
            <w:noProof/>
          </w:rPr>
          <w:tab/>
        </w:r>
        <w:r w:rsidR="003F1288" w:rsidRPr="004711B0">
          <w:rPr>
            <w:rStyle w:val="Hyperlink"/>
            <w:noProof/>
          </w:rPr>
          <w:t>Revision History</w:t>
        </w:r>
        <w:r w:rsidR="003F1288">
          <w:rPr>
            <w:noProof/>
            <w:webHidden/>
          </w:rPr>
          <w:tab/>
        </w:r>
        <w:r w:rsidR="003F1288">
          <w:rPr>
            <w:noProof/>
            <w:webHidden/>
          </w:rPr>
          <w:fldChar w:fldCharType="begin"/>
        </w:r>
        <w:r w:rsidR="003F1288">
          <w:rPr>
            <w:noProof/>
            <w:webHidden/>
          </w:rPr>
          <w:instrText xml:space="preserve"> PAGEREF _Toc354848743 \h </w:instrText>
        </w:r>
        <w:r w:rsidR="003F1288">
          <w:rPr>
            <w:noProof/>
            <w:webHidden/>
          </w:rPr>
        </w:r>
        <w:r w:rsidR="003F1288">
          <w:rPr>
            <w:noProof/>
            <w:webHidden/>
          </w:rPr>
          <w:fldChar w:fldCharType="separate"/>
        </w:r>
        <w:r w:rsidR="003F1288">
          <w:rPr>
            <w:noProof/>
            <w:webHidden/>
          </w:rPr>
          <w:t>4</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744" w:history="1">
        <w:r w:rsidR="003F1288" w:rsidRPr="004711B0">
          <w:rPr>
            <w:rStyle w:val="Hyperlink"/>
            <w:noProof/>
          </w:rPr>
          <w:t>2</w:t>
        </w:r>
        <w:r w:rsidR="003F1288" w:rsidRPr="00132566">
          <w:rPr>
            <w:rFonts w:eastAsia="Times New Roman"/>
            <w:noProof/>
          </w:rPr>
          <w:tab/>
        </w:r>
        <w:r w:rsidR="003F1288" w:rsidRPr="004711B0">
          <w:rPr>
            <w:rStyle w:val="Hyperlink"/>
            <w:noProof/>
          </w:rPr>
          <w:t>Purpose</w:t>
        </w:r>
        <w:r w:rsidR="003F1288">
          <w:rPr>
            <w:noProof/>
            <w:webHidden/>
          </w:rPr>
          <w:tab/>
        </w:r>
        <w:r w:rsidR="003F1288">
          <w:rPr>
            <w:noProof/>
            <w:webHidden/>
          </w:rPr>
          <w:fldChar w:fldCharType="begin"/>
        </w:r>
        <w:r w:rsidR="003F1288">
          <w:rPr>
            <w:noProof/>
            <w:webHidden/>
          </w:rPr>
          <w:instrText xml:space="preserve"> PAGEREF _Toc354848744 \h </w:instrText>
        </w:r>
        <w:r w:rsidR="003F1288">
          <w:rPr>
            <w:noProof/>
            <w:webHidden/>
          </w:rPr>
        </w:r>
        <w:r w:rsidR="003F1288">
          <w:rPr>
            <w:noProof/>
            <w:webHidden/>
          </w:rPr>
          <w:fldChar w:fldCharType="separate"/>
        </w:r>
        <w:r w:rsidR="003F1288">
          <w:rPr>
            <w:noProof/>
            <w:webHidden/>
          </w:rPr>
          <w:t>6</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45" w:history="1">
        <w:r w:rsidR="003F1288" w:rsidRPr="004711B0">
          <w:rPr>
            <w:rStyle w:val="Hyperlink"/>
            <w:noProof/>
          </w:rPr>
          <w:t>2.1</w:t>
        </w:r>
        <w:r w:rsidR="003F1288" w:rsidRPr="00132566">
          <w:rPr>
            <w:rFonts w:eastAsia="Times New Roman"/>
            <w:noProof/>
          </w:rPr>
          <w:tab/>
        </w:r>
        <w:r w:rsidR="003F1288" w:rsidRPr="004711B0">
          <w:rPr>
            <w:rStyle w:val="Hyperlink"/>
            <w:noProof/>
          </w:rPr>
          <w:t>Introduction</w:t>
        </w:r>
        <w:r w:rsidR="003F1288">
          <w:rPr>
            <w:noProof/>
            <w:webHidden/>
          </w:rPr>
          <w:tab/>
        </w:r>
        <w:r w:rsidR="003F1288">
          <w:rPr>
            <w:noProof/>
            <w:webHidden/>
          </w:rPr>
          <w:fldChar w:fldCharType="begin"/>
        </w:r>
        <w:r w:rsidR="003F1288">
          <w:rPr>
            <w:noProof/>
            <w:webHidden/>
          </w:rPr>
          <w:instrText xml:space="preserve"> PAGEREF _Toc354848745 \h </w:instrText>
        </w:r>
        <w:r w:rsidR="003F1288">
          <w:rPr>
            <w:noProof/>
            <w:webHidden/>
          </w:rPr>
        </w:r>
        <w:r w:rsidR="003F1288">
          <w:rPr>
            <w:noProof/>
            <w:webHidden/>
          </w:rPr>
          <w:fldChar w:fldCharType="separate"/>
        </w:r>
        <w:r w:rsidR="003F1288">
          <w:rPr>
            <w:noProof/>
            <w:webHidden/>
          </w:rPr>
          <w:t>6</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46" w:history="1">
        <w:r w:rsidR="003F1288" w:rsidRPr="004711B0">
          <w:rPr>
            <w:rStyle w:val="Hyperlink"/>
            <w:noProof/>
          </w:rPr>
          <w:t>2.2</w:t>
        </w:r>
        <w:r w:rsidR="003F1288" w:rsidRPr="00132566">
          <w:rPr>
            <w:rFonts w:eastAsia="Times New Roman"/>
            <w:noProof/>
          </w:rPr>
          <w:tab/>
        </w:r>
        <w:r w:rsidR="003F1288" w:rsidRPr="004711B0">
          <w:rPr>
            <w:rStyle w:val="Hyperlink"/>
            <w:noProof/>
          </w:rPr>
          <w:t>Overview</w:t>
        </w:r>
        <w:r w:rsidR="003F1288">
          <w:rPr>
            <w:noProof/>
            <w:webHidden/>
          </w:rPr>
          <w:tab/>
        </w:r>
        <w:r w:rsidR="003F1288">
          <w:rPr>
            <w:noProof/>
            <w:webHidden/>
          </w:rPr>
          <w:fldChar w:fldCharType="begin"/>
        </w:r>
        <w:r w:rsidR="003F1288">
          <w:rPr>
            <w:noProof/>
            <w:webHidden/>
          </w:rPr>
          <w:instrText xml:space="preserve"> PAGEREF _Toc354848746 \h </w:instrText>
        </w:r>
        <w:r w:rsidR="003F1288">
          <w:rPr>
            <w:noProof/>
            <w:webHidden/>
          </w:rPr>
        </w:r>
        <w:r w:rsidR="003F1288">
          <w:rPr>
            <w:noProof/>
            <w:webHidden/>
          </w:rPr>
          <w:fldChar w:fldCharType="separate"/>
        </w:r>
        <w:r w:rsidR="003F1288">
          <w:rPr>
            <w:noProof/>
            <w:webHidden/>
          </w:rPr>
          <w:t>8</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47" w:history="1">
        <w:r w:rsidR="003F1288" w:rsidRPr="004711B0">
          <w:rPr>
            <w:rStyle w:val="Hyperlink"/>
            <w:noProof/>
          </w:rPr>
          <w:t>2.3</w:t>
        </w:r>
        <w:r w:rsidR="003F1288" w:rsidRPr="00132566">
          <w:rPr>
            <w:rFonts w:eastAsia="Times New Roman"/>
            <w:noProof/>
          </w:rPr>
          <w:tab/>
        </w:r>
        <w:r w:rsidR="003F1288" w:rsidRPr="004711B0">
          <w:rPr>
            <w:rStyle w:val="Hyperlink"/>
            <w:noProof/>
          </w:rPr>
          <w:t>Glossary</w:t>
        </w:r>
        <w:r w:rsidR="003F1288">
          <w:rPr>
            <w:noProof/>
            <w:webHidden/>
          </w:rPr>
          <w:tab/>
        </w:r>
        <w:r w:rsidR="003F1288">
          <w:rPr>
            <w:noProof/>
            <w:webHidden/>
          </w:rPr>
          <w:fldChar w:fldCharType="begin"/>
        </w:r>
        <w:r w:rsidR="003F1288">
          <w:rPr>
            <w:noProof/>
            <w:webHidden/>
          </w:rPr>
          <w:instrText xml:space="preserve"> PAGEREF _Toc354848747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748" w:history="1">
        <w:r w:rsidR="003F1288" w:rsidRPr="004711B0">
          <w:rPr>
            <w:rStyle w:val="Hyperlink"/>
            <w:noProof/>
          </w:rPr>
          <w:t>3</w:t>
        </w:r>
        <w:r w:rsidR="003F1288" w:rsidRPr="00132566">
          <w:rPr>
            <w:rFonts w:eastAsia="Times New Roman"/>
            <w:noProof/>
          </w:rPr>
          <w:tab/>
        </w:r>
        <w:r w:rsidR="003F1288" w:rsidRPr="004711B0">
          <w:rPr>
            <w:rStyle w:val="Hyperlink"/>
            <w:noProof/>
          </w:rPr>
          <w:t>Requirements Specification</w:t>
        </w:r>
        <w:r w:rsidR="003F1288">
          <w:rPr>
            <w:noProof/>
            <w:webHidden/>
          </w:rPr>
          <w:tab/>
        </w:r>
        <w:r w:rsidR="003F1288">
          <w:rPr>
            <w:noProof/>
            <w:webHidden/>
          </w:rPr>
          <w:fldChar w:fldCharType="begin"/>
        </w:r>
        <w:r w:rsidR="003F1288">
          <w:rPr>
            <w:noProof/>
            <w:webHidden/>
          </w:rPr>
          <w:instrText xml:space="preserve"> PAGEREF _Toc354848748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49" w:history="1">
        <w:r w:rsidR="003F1288" w:rsidRPr="004711B0">
          <w:rPr>
            <w:rStyle w:val="Hyperlink"/>
            <w:noProof/>
          </w:rPr>
          <w:t>3.1</w:t>
        </w:r>
        <w:r w:rsidR="003F1288" w:rsidRPr="00132566">
          <w:rPr>
            <w:rFonts w:eastAsia="Times New Roman"/>
            <w:noProof/>
          </w:rPr>
          <w:tab/>
        </w:r>
        <w:r w:rsidR="003F1288" w:rsidRPr="004711B0">
          <w:rPr>
            <w:rStyle w:val="Hyperlink"/>
            <w:noProof/>
          </w:rPr>
          <w:t>Functional Requirements</w:t>
        </w:r>
        <w:r w:rsidR="003F1288">
          <w:rPr>
            <w:noProof/>
            <w:webHidden/>
          </w:rPr>
          <w:tab/>
        </w:r>
        <w:r w:rsidR="003F1288">
          <w:rPr>
            <w:noProof/>
            <w:webHidden/>
          </w:rPr>
          <w:fldChar w:fldCharType="begin"/>
        </w:r>
        <w:r w:rsidR="003F1288">
          <w:rPr>
            <w:noProof/>
            <w:webHidden/>
          </w:rPr>
          <w:instrText xml:space="preserve"> PAGEREF _Toc354848749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0" w:history="1">
        <w:r w:rsidR="003F1288" w:rsidRPr="004711B0">
          <w:rPr>
            <w:rStyle w:val="Hyperlink"/>
            <w:noProof/>
          </w:rPr>
          <w:t>3.1.1</w:t>
        </w:r>
        <w:r w:rsidR="003F1288" w:rsidRPr="00132566">
          <w:rPr>
            <w:rFonts w:eastAsia="Times New Roman"/>
            <w:noProof/>
          </w:rPr>
          <w:tab/>
        </w:r>
        <w:r w:rsidR="003F1288" w:rsidRPr="004711B0">
          <w:rPr>
            <w:rStyle w:val="Hyperlink"/>
            <w:noProof/>
          </w:rPr>
          <w:t>Access SIS home page</w:t>
        </w:r>
        <w:r w:rsidR="003F1288">
          <w:rPr>
            <w:noProof/>
            <w:webHidden/>
          </w:rPr>
          <w:tab/>
        </w:r>
        <w:r w:rsidR="003F1288">
          <w:rPr>
            <w:noProof/>
            <w:webHidden/>
          </w:rPr>
          <w:fldChar w:fldCharType="begin"/>
        </w:r>
        <w:r w:rsidR="003F1288">
          <w:rPr>
            <w:noProof/>
            <w:webHidden/>
          </w:rPr>
          <w:instrText xml:space="preserve"> PAGEREF _Toc354848750 \h </w:instrText>
        </w:r>
        <w:r w:rsidR="003F1288">
          <w:rPr>
            <w:noProof/>
            <w:webHidden/>
          </w:rPr>
        </w:r>
        <w:r w:rsidR="003F1288">
          <w:rPr>
            <w:noProof/>
            <w:webHidden/>
          </w:rPr>
          <w:fldChar w:fldCharType="separate"/>
        </w:r>
        <w:r w:rsidR="003F1288">
          <w:rPr>
            <w:noProof/>
            <w:webHidden/>
          </w:rPr>
          <w:t>10</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1" w:history="1">
        <w:r w:rsidR="003F1288" w:rsidRPr="004711B0">
          <w:rPr>
            <w:rStyle w:val="Hyperlink"/>
            <w:noProof/>
          </w:rPr>
          <w:t>3.1.2</w:t>
        </w:r>
        <w:r w:rsidR="003F1288" w:rsidRPr="00132566">
          <w:rPr>
            <w:rFonts w:eastAsia="Times New Roman"/>
            <w:noProof/>
          </w:rPr>
          <w:tab/>
        </w:r>
        <w:r w:rsidR="003F1288" w:rsidRPr="004711B0">
          <w:rPr>
            <w:rStyle w:val="Hyperlink"/>
            <w:noProof/>
          </w:rPr>
          <w:t>Login</w:t>
        </w:r>
        <w:r w:rsidR="003F1288">
          <w:rPr>
            <w:noProof/>
            <w:webHidden/>
          </w:rPr>
          <w:tab/>
        </w:r>
        <w:r w:rsidR="003F1288">
          <w:rPr>
            <w:noProof/>
            <w:webHidden/>
          </w:rPr>
          <w:fldChar w:fldCharType="begin"/>
        </w:r>
        <w:r w:rsidR="003F1288">
          <w:rPr>
            <w:noProof/>
            <w:webHidden/>
          </w:rPr>
          <w:instrText xml:space="preserve"> PAGEREF _Toc354848751 \h </w:instrText>
        </w:r>
        <w:r w:rsidR="003F1288">
          <w:rPr>
            <w:noProof/>
            <w:webHidden/>
          </w:rPr>
        </w:r>
        <w:r w:rsidR="003F1288">
          <w:rPr>
            <w:noProof/>
            <w:webHidden/>
          </w:rPr>
          <w:fldChar w:fldCharType="separate"/>
        </w:r>
        <w:r w:rsidR="003F1288">
          <w:rPr>
            <w:noProof/>
            <w:webHidden/>
          </w:rPr>
          <w:t>11</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2" w:history="1">
        <w:r w:rsidR="003F1288" w:rsidRPr="004711B0">
          <w:rPr>
            <w:rStyle w:val="Hyperlink"/>
            <w:noProof/>
          </w:rPr>
          <w:t>3.1.3</w:t>
        </w:r>
        <w:r w:rsidR="003F1288" w:rsidRPr="00132566">
          <w:rPr>
            <w:rFonts w:eastAsia="Times New Roman"/>
            <w:noProof/>
          </w:rPr>
          <w:tab/>
        </w:r>
        <w:r w:rsidR="003F1288" w:rsidRPr="004711B0">
          <w:rPr>
            <w:rStyle w:val="Hyperlink"/>
            <w:noProof/>
          </w:rPr>
          <w:t>Logout</w:t>
        </w:r>
        <w:r w:rsidR="003F1288">
          <w:rPr>
            <w:noProof/>
            <w:webHidden/>
          </w:rPr>
          <w:tab/>
        </w:r>
        <w:r w:rsidR="003F1288">
          <w:rPr>
            <w:noProof/>
            <w:webHidden/>
          </w:rPr>
          <w:fldChar w:fldCharType="begin"/>
        </w:r>
        <w:r w:rsidR="003F1288">
          <w:rPr>
            <w:noProof/>
            <w:webHidden/>
          </w:rPr>
          <w:instrText xml:space="preserve"> PAGEREF _Toc354848752 \h </w:instrText>
        </w:r>
        <w:r w:rsidR="003F1288">
          <w:rPr>
            <w:noProof/>
            <w:webHidden/>
          </w:rPr>
        </w:r>
        <w:r w:rsidR="003F1288">
          <w:rPr>
            <w:noProof/>
            <w:webHidden/>
          </w:rPr>
          <w:fldChar w:fldCharType="separate"/>
        </w:r>
        <w:r w:rsidR="003F1288">
          <w:rPr>
            <w:noProof/>
            <w:webHidden/>
          </w:rPr>
          <w:t>11</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3" w:history="1">
        <w:r w:rsidR="003F1288" w:rsidRPr="004711B0">
          <w:rPr>
            <w:rStyle w:val="Hyperlink"/>
            <w:noProof/>
          </w:rPr>
          <w:t>3.1.4</w:t>
        </w:r>
        <w:r w:rsidR="003F1288" w:rsidRPr="00132566">
          <w:rPr>
            <w:rFonts w:eastAsia="Times New Roman"/>
            <w:noProof/>
          </w:rPr>
          <w:tab/>
        </w:r>
        <w:r w:rsidR="003F1288" w:rsidRPr="004711B0">
          <w:rPr>
            <w:rStyle w:val="Hyperlink"/>
            <w:noProof/>
          </w:rPr>
          <w:t>Update Profile</w:t>
        </w:r>
        <w:r w:rsidR="003F1288">
          <w:rPr>
            <w:noProof/>
            <w:webHidden/>
          </w:rPr>
          <w:tab/>
        </w:r>
        <w:r w:rsidR="003F1288">
          <w:rPr>
            <w:noProof/>
            <w:webHidden/>
          </w:rPr>
          <w:fldChar w:fldCharType="begin"/>
        </w:r>
        <w:r w:rsidR="003F1288">
          <w:rPr>
            <w:noProof/>
            <w:webHidden/>
          </w:rPr>
          <w:instrText xml:space="preserve"> PAGEREF _Toc354848753 \h </w:instrText>
        </w:r>
        <w:r w:rsidR="003F1288">
          <w:rPr>
            <w:noProof/>
            <w:webHidden/>
          </w:rPr>
        </w:r>
        <w:r w:rsidR="003F1288">
          <w:rPr>
            <w:noProof/>
            <w:webHidden/>
          </w:rPr>
          <w:fldChar w:fldCharType="separate"/>
        </w:r>
        <w:r w:rsidR="003F1288">
          <w:rPr>
            <w:noProof/>
            <w:webHidden/>
          </w:rPr>
          <w:t>12</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4" w:history="1">
        <w:r w:rsidR="003F1288" w:rsidRPr="004711B0">
          <w:rPr>
            <w:rStyle w:val="Hyperlink"/>
            <w:noProof/>
          </w:rPr>
          <w:t>3.1.5</w:t>
        </w:r>
        <w:r w:rsidR="003F1288" w:rsidRPr="00132566">
          <w:rPr>
            <w:rFonts w:eastAsia="Times New Roman"/>
            <w:noProof/>
          </w:rPr>
          <w:tab/>
        </w:r>
        <w:r w:rsidR="003F1288" w:rsidRPr="004711B0">
          <w:rPr>
            <w:rStyle w:val="Hyperlink"/>
            <w:noProof/>
          </w:rPr>
          <w:t>View attendance</w:t>
        </w:r>
        <w:r w:rsidR="003F1288">
          <w:rPr>
            <w:noProof/>
            <w:webHidden/>
          </w:rPr>
          <w:tab/>
        </w:r>
        <w:r w:rsidR="003F1288">
          <w:rPr>
            <w:noProof/>
            <w:webHidden/>
          </w:rPr>
          <w:fldChar w:fldCharType="begin"/>
        </w:r>
        <w:r w:rsidR="003F1288">
          <w:rPr>
            <w:noProof/>
            <w:webHidden/>
          </w:rPr>
          <w:instrText xml:space="preserve"> PAGEREF _Toc354848754 \h </w:instrText>
        </w:r>
        <w:r w:rsidR="003F1288">
          <w:rPr>
            <w:noProof/>
            <w:webHidden/>
          </w:rPr>
        </w:r>
        <w:r w:rsidR="003F1288">
          <w:rPr>
            <w:noProof/>
            <w:webHidden/>
          </w:rPr>
          <w:fldChar w:fldCharType="separate"/>
        </w:r>
        <w:r w:rsidR="003F1288">
          <w:rPr>
            <w:noProof/>
            <w:webHidden/>
          </w:rPr>
          <w:t>12</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5" w:history="1">
        <w:r w:rsidR="003F1288" w:rsidRPr="004711B0">
          <w:rPr>
            <w:rStyle w:val="Hyperlink"/>
            <w:noProof/>
          </w:rPr>
          <w:t>3.1.6</w:t>
        </w:r>
        <w:r w:rsidR="003F1288" w:rsidRPr="00132566">
          <w:rPr>
            <w:rFonts w:eastAsia="Times New Roman"/>
            <w:noProof/>
          </w:rPr>
          <w:tab/>
        </w:r>
        <w:r w:rsidR="003F1288" w:rsidRPr="004711B0">
          <w:rPr>
            <w:rStyle w:val="Hyperlink"/>
            <w:noProof/>
          </w:rPr>
          <w:t>Update attendance</w:t>
        </w:r>
        <w:r w:rsidR="003F1288">
          <w:rPr>
            <w:noProof/>
            <w:webHidden/>
          </w:rPr>
          <w:tab/>
        </w:r>
        <w:r w:rsidR="003F1288">
          <w:rPr>
            <w:noProof/>
            <w:webHidden/>
          </w:rPr>
          <w:fldChar w:fldCharType="begin"/>
        </w:r>
        <w:r w:rsidR="003F1288">
          <w:rPr>
            <w:noProof/>
            <w:webHidden/>
          </w:rPr>
          <w:instrText xml:space="preserve"> PAGEREF _Toc354848755 \h </w:instrText>
        </w:r>
        <w:r w:rsidR="003F1288">
          <w:rPr>
            <w:noProof/>
            <w:webHidden/>
          </w:rPr>
        </w:r>
        <w:r w:rsidR="003F1288">
          <w:rPr>
            <w:noProof/>
            <w:webHidden/>
          </w:rPr>
          <w:fldChar w:fldCharType="separate"/>
        </w:r>
        <w:r w:rsidR="003F1288">
          <w:rPr>
            <w:noProof/>
            <w:webHidden/>
          </w:rPr>
          <w:t>13</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6" w:history="1">
        <w:r w:rsidR="003F1288" w:rsidRPr="004711B0">
          <w:rPr>
            <w:rStyle w:val="Hyperlink"/>
            <w:noProof/>
          </w:rPr>
          <w:t>3.1.7</w:t>
        </w:r>
        <w:r w:rsidR="003F1288" w:rsidRPr="00132566">
          <w:rPr>
            <w:rFonts w:eastAsia="Times New Roman"/>
            <w:noProof/>
          </w:rPr>
          <w:tab/>
        </w:r>
        <w:r w:rsidR="003F1288" w:rsidRPr="004711B0">
          <w:rPr>
            <w:rStyle w:val="Hyperlink"/>
            <w:noProof/>
          </w:rPr>
          <w:t>View progress</w:t>
        </w:r>
        <w:r w:rsidR="003F1288">
          <w:rPr>
            <w:noProof/>
            <w:webHidden/>
          </w:rPr>
          <w:tab/>
        </w:r>
        <w:r w:rsidR="003F1288">
          <w:rPr>
            <w:noProof/>
            <w:webHidden/>
          </w:rPr>
          <w:fldChar w:fldCharType="begin"/>
        </w:r>
        <w:r w:rsidR="003F1288">
          <w:rPr>
            <w:noProof/>
            <w:webHidden/>
          </w:rPr>
          <w:instrText xml:space="preserve"> PAGEREF _Toc354848756 \h </w:instrText>
        </w:r>
        <w:r w:rsidR="003F1288">
          <w:rPr>
            <w:noProof/>
            <w:webHidden/>
          </w:rPr>
        </w:r>
        <w:r w:rsidR="003F1288">
          <w:rPr>
            <w:noProof/>
            <w:webHidden/>
          </w:rPr>
          <w:fldChar w:fldCharType="separate"/>
        </w:r>
        <w:r w:rsidR="003F1288">
          <w:rPr>
            <w:noProof/>
            <w:webHidden/>
          </w:rPr>
          <w:t>13</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7" w:history="1">
        <w:r w:rsidR="003F1288" w:rsidRPr="004711B0">
          <w:rPr>
            <w:rStyle w:val="Hyperlink"/>
            <w:noProof/>
          </w:rPr>
          <w:t>3.1.8</w:t>
        </w:r>
        <w:r w:rsidR="003F1288" w:rsidRPr="00132566">
          <w:rPr>
            <w:rFonts w:eastAsia="Times New Roman"/>
            <w:noProof/>
          </w:rPr>
          <w:tab/>
        </w:r>
        <w:r w:rsidR="003F1288" w:rsidRPr="004711B0">
          <w:rPr>
            <w:rStyle w:val="Hyperlink"/>
            <w:noProof/>
          </w:rPr>
          <w:t>Update progress</w:t>
        </w:r>
        <w:r w:rsidR="003F1288">
          <w:rPr>
            <w:noProof/>
            <w:webHidden/>
          </w:rPr>
          <w:tab/>
        </w:r>
        <w:r w:rsidR="003F1288">
          <w:rPr>
            <w:noProof/>
            <w:webHidden/>
          </w:rPr>
          <w:fldChar w:fldCharType="begin"/>
        </w:r>
        <w:r w:rsidR="003F1288">
          <w:rPr>
            <w:noProof/>
            <w:webHidden/>
          </w:rPr>
          <w:instrText xml:space="preserve"> PAGEREF _Toc354848757 \h </w:instrText>
        </w:r>
        <w:r w:rsidR="003F1288">
          <w:rPr>
            <w:noProof/>
            <w:webHidden/>
          </w:rPr>
        </w:r>
        <w:r w:rsidR="003F1288">
          <w:rPr>
            <w:noProof/>
            <w:webHidden/>
          </w:rPr>
          <w:fldChar w:fldCharType="separate"/>
        </w:r>
        <w:r w:rsidR="003F1288">
          <w:rPr>
            <w:noProof/>
            <w:webHidden/>
          </w:rPr>
          <w:t>14</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8" w:history="1">
        <w:r w:rsidR="003F1288" w:rsidRPr="004711B0">
          <w:rPr>
            <w:rStyle w:val="Hyperlink"/>
            <w:noProof/>
          </w:rPr>
          <w:t>3.1.9</w:t>
        </w:r>
        <w:r w:rsidR="003F1288" w:rsidRPr="00132566">
          <w:rPr>
            <w:rFonts w:eastAsia="Times New Roman"/>
            <w:noProof/>
          </w:rPr>
          <w:tab/>
        </w:r>
        <w:r w:rsidR="003F1288" w:rsidRPr="004711B0">
          <w:rPr>
            <w:rStyle w:val="Hyperlink"/>
            <w:noProof/>
          </w:rPr>
          <w:t>View grades</w:t>
        </w:r>
        <w:r w:rsidR="003F1288">
          <w:rPr>
            <w:noProof/>
            <w:webHidden/>
          </w:rPr>
          <w:tab/>
        </w:r>
        <w:r w:rsidR="003F1288">
          <w:rPr>
            <w:noProof/>
            <w:webHidden/>
          </w:rPr>
          <w:fldChar w:fldCharType="begin"/>
        </w:r>
        <w:r w:rsidR="003F1288">
          <w:rPr>
            <w:noProof/>
            <w:webHidden/>
          </w:rPr>
          <w:instrText xml:space="preserve"> PAGEREF _Toc354848758 \h </w:instrText>
        </w:r>
        <w:r w:rsidR="003F1288">
          <w:rPr>
            <w:noProof/>
            <w:webHidden/>
          </w:rPr>
        </w:r>
        <w:r w:rsidR="003F1288">
          <w:rPr>
            <w:noProof/>
            <w:webHidden/>
          </w:rPr>
          <w:fldChar w:fldCharType="separate"/>
        </w:r>
        <w:r w:rsidR="003F1288">
          <w:rPr>
            <w:noProof/>
            <w:webHidden/>
          </w:rPr>
          <w:t>14</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59" w:history="1">
        <w:r w:rsidR="003F1288" w:rsidRPr="004711B0">
          <w:rPr>
            <w:rStyle w:val="Hyperlink"/>
            <w:noProof/>
          </w:rPr>
          <w:t>3.1.10</w:t>
        </w:r>
        <w:r w:rsidR="003F1288" w:rsidRPr="00132566">
          <w:rPr>
            <w:rFonts w:eastAsia="Times New Roman"/>
            <w:noProof/>
          </w:rPr>
          <w:tab/>
        </w:r>
        <w:r w:rsidR="003F1288" w:rsidRPr="004711B0">
          <w:rPr>
            <w:rStyle w:val="Hyperlink"/>
            <w:noProof/>
          </w:rPr>
          <w:t>Update grades</w:t>
        </w:r>
        <w:r w:rsidR="003F1288">
          <w:rPr>
            <w:noProof/>
            <w:webHidden/>
          </w:rPr>
          <w:tab/>
        </w:r>
        <w:r w:rsidR="003F1288">
          <w:rPr>
            <w:noProof/>
            <w:webHidden/>
          </w:rPr>
          <w:fldChar w:fldCharType="begin"/>
        </w:r>
        <w:r w:rsidR="003F1288">
          <w:rPr>
            <w:noProof/>
            <w:webHidden/>
          </w:rPr>
          <w:instrText xml:space="preserve"> PAGEREF _Toc354848759 \h </w:instrText>
        </w:r>
        <w:r w:rsidR="003F1288">
          <w:rPr>
            <w:noProof/>
            <w:webHidden/>
          </w:rPr>
        </w:r>
        <w:r w:rsidR="003F1288">
          <w:rPr>
            <w:noProof/>
            <w:webHidden/>
          </w:rPr>
          <w:fldChar w:fldCharType="separate"/>
        </w:r>
        <w:r w:rsidR="003F1288">
          <w:rPr>
            <w:noProof/>
            <w:webHidden/>
          </w:rPr>
          <w:t>15</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0" w:history="1">
        <w:r w:rsidR="003F1288" w:rsidRPr="004711B0">
          <w:rPr>
            <w:rStyle w:val="Hyperlink"/>
            <w:noProof/>
          </w:rPr>
          <w:t>3.1.11</w:t>
        </w:r>
        <w:r w:rsidR="003F1288" w:rsidRPr="00132566">
          <w:rPr>
            <w:rFonts w:eastAsia="Times New Roman"/>
            <w:noProof/>
          </w:rPr>
          <w:tab/>
        </w:r>
        <w:r w:rsidR="003F1288" w:rsidRPr="004711B0">
          <w:rPr>
            <w:rStyle w:val="Hyperlink"/>
            <w:noProof/>
          </w:rPr>
          <w:t>View message center</w:t>
        </w:r>
        <w:r w:rsidR="003F1288">
          <w:rPr>
            <w:noProof/>
            <w:webHidden/>
          </w:rPr>
          <w:tab/>
        </w:r>
        <w:r w:rsidR="003F1288">
          <w:rPr>
            <w:noProof/>
            <w:webHidden/>
          </w:rPr>
          <w:fldChar w:fldCharType="begin"/>
        </w:r>
        <w:r w:rsidR="003F1288">
          <w:rPr>
            <w:noProof/>
            <w:webHidden/>
          </w:rPr>
          <w:instrText xml:space="preserve"> PAGEREF _Toc354848760 \h </w:instrText>
        </w:r>
        <w:r w:rsidR="003F1288">
          <w:rPr>
            <w:noProof/>
            <w:webHidden/>
          </w:rPr>
        </w:r>
        <w:r w:rsidR="003F1288">
          <w:rPr>
            <w:noProof/>
            <w:webHidden/>
          </w:rPr>
          <w:fldChar w:fldCharType="separate"/>
        </w:r>
        <w:r w:rsidR="003F1288">
          <w:rPr>
            <w:noProof/>
            <w:webHidden/>
          </w:rPr>
          <w:t>16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1" w:history="1">
        <w:r w:rsidR="003F1288" w:rsidRPr="004711B0">
          <w:rPr>
            <w:rStyle w:val="Hyperlink"/>
            <w:noProof/>
          </w:rPr>
          <w:t>3.1.12</w:t>
        </w:r>
        <w:r w:rsidR="003F1288" w:rsidRPr="00132566">
          <w:rPr>
            <w:rFonts w:eastAsia="Times New Roman"/>
            <w:noProof/>
          </w:rPr>
          <w:tab/>
        </w:r>
        <w:r w:rsidR="003F1288" w:rsidRPr="004711B0">
          <w:rPr>
            <w:rStyle w:val="Hyperlink"/>
            <w:noProof/>
          </w:rPr>
          <w:t>Communicate with the other users through the message center</w:t>
        </w:r>
        <w:r w:rsidR="003F1288">
          <w:rPr>
            <w:noProof/>
            <w:webHidden/>
          </w:rPr>
          <w:tab/>
        </w:r>
        <w:r w:rsidR="003F1288">
          <w:rPr>
            <w:noProof/>
            <w:webHidden/>
          </w:rPr>
          <w:fldChar w:fldCharType="begin"/>
        </w:r>
        <w:r w:rsidR="003F1288">
          <w:rPr>
            <w:noProof/>
            <w:webHidden/>
          </w:rPr>
          <w:instrText xml:space="preserve"> PAGEREF _Toc354848761 \h </w:instrText>
        </w:r>
        <w:r w:rsidR="003F1288">
          <w:rPr>
            <w:noProof/>
            <w:webHidden/>
          </w:rPr>
        </w:r>
        <w:r w:rsidR="003F1288">
          <w:rPr>
            <w:noProof/>
            <w:webHidden/>
          </w:rPr>
          <w:fldChar w:fldCharType="separate"/>
        </w:r>
        <w:r w:rsidR="003F1288">
          <w:rPr>
            <w:noProof/>
            <w:webHidden/>
          </w:rPr>
          <w:t>16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2" w:history="1">
        <w:r w:rsidR="003F1288" w:rsidRPr="004711B0">
          <w:rPr>
            <w:rStyle w:val="Hyperlink"/>
            <w:noProof/>
          </w:rPr>
          <w:t>3.1.13</w:t>
        </w:r>
        <w:r w:rsidR="003F1288" w:rsidRPr="00132566">
          <w:rPr>
            <w:rFonts w:eastAsia="Times New Roman"/>
            <w:noProof/>
          </w:rPr>
          <w:tab/>
        </w:r>
        <w:r w:rsidR="003F1288" w:rsidRPr="004711B0">
          <w:rPr>
            <w:rStyle w:val="Hyperlink"/>
            <w:noProof/>
          </w:rPr>
          <w:t>Set objectives to IEP student</w:t>
        </w:r>
        <w:r w:rsidR="003F1288">
          <w:rPr>
            <w:noProof/>
            <w:webHidden/>
          </w:rPr>
          <w:tab/>
        </w:r>
        <w:r w:rsidR="003F1288">
          <w:rPr>
            <w:noProof/>
            <w:webHidden/>
          </w:rPr>
          <w:fldChar w:fldCharType="begin"/>
        </w:r>
        <w:r w:rsidR="003F1288">
          <w:rPr>
            <w:noProof/>
            <w:webHidden/>
          </w:rPr>
          <w:instrText xml:space="preserve"> PAGEREF _Toc354848762 \h </w:instrText>
        </w:r>
        <w:r w:rsidR="003F1288">
          <w:rPr>
            <w:noProof/>
            <w:webHidden/>
          </w:rPr>
        </w:r>
        <w:r w:rsidR="003F1288">
          <w:rPr>
            <w:noProof/>
            <w:webHidden/>
          </w:rPr>
          <w:fldChar w:fldCharType="separate"/>
        </w:r>
        <w:r w:rsidR="003F1288">
          <w:rPr>
            <w:noProof/>
            <w:webHidden/>
          </w:rPr>
          <w:t>17</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3" w:history="1">
        <w:r w:rsidR="003F1288" w:rsidRPr="004711B0">
          <w:rPr>
            <w:rStyle w:val="Hyperlink"/>
            <w:noProof/>
          </w:rPr>
          <w:t>3.1.14</w:t>
        </w:r>
        <w:r w:rsidR="003F1288" w:rsidRPr="00132566">
          <w:rPr>
            <w:rFonts w:eastAsia="Times New Roman"/>
            <w:noProof/>
          </w:rPr>
          <w:tab/>
        </w:r>
        <w:r w:rsidR="003F1288" w:rsidRPr="004711B0">
          <w:rPr>
            <w:rStyle w:val="Hyperlink"/>
            <w:noProof/>
          </w:rPr>
          <w:t>View IEP student progress</w:t>
        </w:r>
        <w:r w:rsidR="003F1288">
          <w:rPr>
            <w:noProof/>
            <w:webHidden/>
          </w:rPr>
          <w:tab/>
        </w:r>
        <w:r w:rsidR="003F1288">
          <w:rPr>
            <w:noProof/>
            <w:webHidden/>
          </w:rPr>
          <w:fldChar w:fldCharType="begin"/>
        </w:r>
        <w:r w:rsidR="003F1288">
          <w:rPr>
            <w:noProof/>
            <w:webHidden/>
          </w:rPr>
          <w:instrText xml:space="preserve"> PAGEREF _Toc354848763 \h </w:instrText>
        </w:r>
        <w:r w:rsidR="003F1288">
          <w:rPr>
            <w:noProof/>
            <w:webHidden/>
          </w:rPr>
        </w:r>
        <w:r w:rsidR="003F1288">
          <w:rPr>
            <w:noProof/>
            <w:webHidden/>
          </w:rPr>
          <w:fldChar w:fldCharType="separate"/>
        </w:r>
        <w:r w:rsidR="003F1288">
          <w:rPr>
            <w:noProof/>
            <w:webHidden/>
          </w:rPr>
          <w:t>17</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4" w:history="1">
        <w:r w:rsidR="003F1288" w:rsidRPr="004711B0">
          <w:rPr>
            <w:rStyle w:val="Hyperlink"/>
            <w:noProof/>
          </w:rPr>
          <w:t>3.1.15</w:t>
        </w:r>
        <w:r w:rsidR="003F1288" w:rsidRPr="00132566">
          <w:rPr>
            <w:rFonts w:eastAsia="Times New Roman"/>
            <w:noProof/>
          </w:rPr>
          <w:tab/>
        </w:r>
        <w:r w:rsidR="003F1288" w:rsidRPr="004711B0">
          <w:rPr>
            <w:rStyle w:val="Hyperlink"/>
            <w:noProof/>
          </w:rPr>
          <w:t>Update IEP student progress</w:t>
        </w:r>
        <w:r w:rsidR="003F1288">
          <w:rPr>
            <w:noProof/>
            <w:webHidden/>
          </w:rPr>
          <w:tab/>
        </w:r>
        <w:r w:rsidR="003F1288">
          <w:rPr>
            <w:noProof/>
            <w:webHidden/>
          </w:rPr>
          <w:fldChar w:fldCharType="begin"/>
        </w:r>
        <w:r w:rsidR="003F1288">
          <w:rPr>
            <w:noProof/>
            <w:webHidden/>
          </w:rPr>
          <w:instrText xml:space="preserve"> PAGEREF _Toc354848764 \h </w:instrText>
        </w:r>
        <w:r w:rsidR="003F1288">
          <w:rPr>
            <w:noProof/>
            <w:webHidden/>
          </w:rPr>
        </w:r>
        <w:r w:rsidR="003F1288">
          <w:rPr>
            <w:noProof/>
            <w:webHidden/>
          </w:rPr>
          <w:fldChar w:fldCharType="separate"/>
        </w:r>
        <w:r w:rsidR="003F1288">
          <w:rPr>
            <w:noProof/>
            <w:webHidden/>
          </w:rPr>
          <w:t>18</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5" w:history="1">
        <w:r w:rsidR="003F1288" w:rsidRPr="004711B0">
          <w:rPr>
            <w:rStyle w:val="Hyperlink"/>
            <w:noProof/>
          </w:rPr>
          <w:t>3.1.16</w:t>
        </w:r>
        <w:r w:rsidR="003F1288" w:rsidRPr="00132566">
          <w:rPr>
            <w:rFonts w:eastAsia="Times New Roman"/>
            <w:noProof/>
          </w:rPr>
          <w:tab/>
        </w:r>
        <w:r w:rsidR="003F1288" w:rsidRPr="004711B0">
          <w:rPr>
            <w:rStyle w:val="Hyperlink"/>
            <w:noProof/>
          </w:rPr>
          <w:t>Student/Parent: View attendance</w:t>
        </w:r>
        <w:r w:rsidR="003F1288">
          <w:rPr>
            <w:noProof/>
            <w:webHidden/>
          </w:rPr>
          <w:tab/>
        </w:r>
        <w:r w:rsidR="003F1288">
          <w:rPr>
            <w:noProof/>
            <w:webHidden/>
          </w:rPr>
          <w:fldChar w:fldCharType="begin"/>
        </w:r>
        <w:r w:rsidR="003F1288">
          <w:rPr>
            <w:noProof/>
            <w:webHidden/>
          </w:rPr>
          <w:instrText xml:space="preserve"> PAGEREF _Toc354848765 \h </w:instrText>
        </w:r>
        <w:r w:rsidR="003F1288">
          <w:rPr>
            <w:noProof/>
            <w:webHidden/>
          </w:rPr>
        </w:r>
        <w:r w:rsidR="003F1288">
          <w:rPr>
            <w:noProof/>
            <w:webHidden/>
          </w:rPr>
          <w:fldChar w:fldCharType="separate"/>
        </w:r>
        <w:r w:rsidR="003F1288">
          <w:rPr>
            <w:noProof/>
            <w:webHidden/>
          </w:rPr>
          <w:t>19</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6" w:history="1">
        <w:r w:rsidR="003F1288" w:rsidRPr="004711B0">
          <w:rPr>
            <w:rStyle w:val="Hyperlink"/>
            <w:noProof/>
          </w:rPr>
          <w:t>3.1.17</w:t>
        </w:r>
        <w:r w:rsidR="003F1288" w:rsidRPr="00132566">
          <w:rPr>
            <w:rFonts w:eastAsia="Times New Roman"/>
            <w:noProof/>
          </w:rPr>
          <w:tab/>
        </w:r>
        <w:r w:rsidR="003F1288" w:rsidRPr="004711B0">
          <w:rPr>
            <w:rStyle w:val="Hyperlink"/>
            <w:noProof/>
          </w:rPr>
          <w:t>Student/Parent: View progress</w:t>
        </w:r>
        <w:r w:rsidR="003F1288">
          <w:rPr>
            <w:noProof/>
            <w:webHidden/>
          </w:rPr>
          <w:tab/>
        </w:r>
        <w:r w:rsidR="003F1288">
          <w:rPr>
            <w:noProof/>
            <w:webHidden/>
          </w:rPr>
          <w:fldChar w:fldCharType="begin"/>
        </w:r>
        <w:r w:rsidR="003F1288">
          <w:rPr>
            <w:noProof/>
            <w:webHidden/>
          </w:rPr>
          <w:instrText xml:space="preserve"> PAGEREF _Toc354848766 \h </w:instrText>
        </w:r>
        <w:r w:rsidR="003F1288">
          <w:rPr>
            <w:noProof/>
            <w:webHidden/>
          </w:rPr>
        </w:r>
        <w:r w:rsidR="003F1288">
          <w:rPr>
            <w:noProof/>
            <w:webHidden/>
          </w:rPr>
          <w:fldChar w:fldCharType="separate"/>
        </w:r>
        <w:r w:rsidR="003F1288">
          <w:rPr>
            <w:noProof/>
            <w:webHidden/>
          </w:rPr>
          <w:t>19</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7" w:history="1">
        <w:r w:rsidR="003F1288" w:rsidRPr="004711B0">
          <w:rPr>
            <w:rStyle w:val="Hyperlink"/>
            <w:noProof/>
          </w:rPr>
          <w:t>3.1.18</w:t>
        </w:r>
        <w:r w:rsidR="003F1288" w:rsidRPr="00132566">
          <w:rPr>
            <w:rFonts w:eastAsia="Times New Roman"/>
            <w:noProof/>
          </w:rPr>
          <w:tab/>
        </w:r>
        <w:r w:rsidR="003F1288" w:rsidRPr="004711B0">
          <w:rPr>
            <w:rStyle w:val="Hyperlink"/>
            <w:noProof/>
          </w:rPr>
          <w:t>Student/Parent: View grades</w:t>
        </w:r>
        <w:r w:rsidR="003F1288">
          <w:rPr>
            <w:noProof/>
            <w:webHidden/>
          </w:rPr>
          <w:tab/>
        </w:r>
        <w:r w:rsidR="003F1288">
          <w:rPr>
            <w:noProof/>
            <w:webHidden/>
          </w:rPr>
          <w:fldChar w:fldCharType="begin"/>
        </w:r>
        <w:r w:rsidR="003F1288">
          <w:rPr>
            <w:noProof/>
            <w:webHidden/>
          </w:rPr>
          <w:instrText xml:space="preserve"> PAGEREF _Toc354848767 \h </w:instrText>
        </w:r>
        <w:r w:rsidR="003F1288">
          <w:rPr>
            <w:noProof/>
            <w:webHidden/>
          </w:rPr>
        </w:r>
        <w:r w:rsidR="003F1288">
          <w:rPr>
            <w:noProof/>
            <w:webHidden/>
          </w:rPr>
          <w:fldChar w:fldCharType="separate"/>
        </w:r>
        <w:r w:rsidR="003F1288">
          <w:rPr>
            <w:noProof/>
            <w:webHidden/>
          </w:rPr>
          <w:t>20</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8" w:history="1">
        <w:r w:rsidR="003F1288" w:rsidRPr="004711B0">
          <w:rPr>
            <w:rStyle w:val="Hyperlink"/>
            <w:noProof/>
          </w:rPr>
          <w:t>3.1.19</w:t>
        </w:r>
        <w:r w:rsidR="003F1288" w:rsidRPr="00132566">
          <w:rPr>
            <w:rFonts w:eastAsia="Times New Roman"/>
            <w:noProof/>
          </w:rPr>
          <w:tab/>
        </w:r>
        <w:r w:rsidR="003F1288" w:rsidRPr="004711B0">
          <w:rPr>
            <w:rStyle w:val="Hyperlink"/>
            <w:noProof/>
          </w:rPr>
          <w:t>Prospective students</w:t>
        </w:r>
        <w:r w:rsidR="003F1288">
          <w:rPr>
            <w:noProof/>
            <w:webHidden/>
          </w:rPr>
          <w:tab/>
        </w:r>
        <w:r w:rsidR="003F1288">
          <w:rPr>
            <w:noProof/>
            <w:webHidden/>
          </w:rPr>
          <w:fldChar w:fldCharType="begin"/>
        </w:r>
        <w:r w:rsidR="003F1288">
          <w:rPr>
            <w:noProof/>
            <w:webHidden/>
          </w:rPr>
          <w:instrText xml:space="preserve"> PAGEREF _Toc354848768 \h </w:instrText>
        </w:r>
        <w:r w:rsidR="003F1288">
          <w:rPr>
            <w:noProof/>
            <w:webHidden/>
          </w:rPr>
        </w:r>
        <w:r w:rsidR="003F1288">
          <w:rPr>
            <w:noProof/>
            <w:webHidden/>
          </w:rPr>
          <w:fldChar w:fldCharType="separate"/>
        </w:r>
        <w:r w:rsidR="003F1288">
          <w:rPr>
            <w:noProof/>
            <w:webHidden/>
          </w:rPr>
          <w:t>20</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69" w:history="1">
        <w:r w:rsidR="003F1288" w:rsidRPr="004711B0">
          <w:rPr>
            <w:rStyle w:val="Hyperlink"/>
            <w:noProof/>
          </w:rPr>
          <w:t>3.1.20</w:t>
        </w:r>
        <w:r w:rsidR="003F1288" w:rsidRPr="00132566">
          <w:rPr>
            <w:rFonts w:eastAsia="Times New Roman"/>
            <w:noProof/>
          </w:rPr>
          <w:tab/>
        </w:r>
        <w:r w:rsidR="003F1288" w:rsidRPr="004711B0">
          <w:rPr>
            <w:rStyle w:val="Hyperlink"/>
            <w:noProof/>
          </w:rPr>
          <w:t>Update prospective students page</w:t>
        </w:r>
        <w:r w:rsidR="003F1288">
          <w:rPr>
            <w:noProof/>
            <w:webHidden/>
          </w:rPr>
          <w:tab/>
        </w:r>
        <w:r w:rsidR="003F1288">
          <w:rPr>
            <w:noProof/>
            <w:webHidden/>
          </w:rPr>
          <w:fldChar w:fldCharType="begin"/>
        </w:r>
        <w:r w:rsidR="003F1288">
          <w:rPr>
            <w:noProof/>
            <w:webHidden/>
          </w:rPr>
          <w:instrText xml:space="preserve"> PAGEREF _Toc354848769 \h </w:instrText>
        </w:r>
        <w:r w:rsidR="003F1288">
          <w:rPr>
            <w:noProof/>
            <w:webHidden/>
          </w:rPr>
        </w:r>
        <w:r w:rsidR="003F1288">
          <w:rPr>
            <w:noProof/>
            <w:webHidden/>
          </w:rPr>
          <w:fldChar w:fldCharType="separate"/>
        </w:r>
        <w:r w:rsidR="003F1288">
          <w:rPr>
            <w:noProof/>
            <w:webHidden/>
          </w:rPr>
          <w:t>21</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0" w:history="1">
        <w:r w:rsidR="003F1288" w:rsidRPr="004711B0">
          <w:rPr>
            <w:rStyle w:val="Hyperlink"/>
            <w:noProof/>
          </w:rPr>
          <w:t>3.1.21</w:t>
        </w:r>
        <w:r w:rsidR="003F1288" w:rsidRPr="00132566">
          <w:rPr>
            <w:rFonts w:eastAsia="Times New Roman"/>
            <w:noProof/>
          </w:rPr>
          <w:tab/>
        </w:r>
        <w:r w:rsidR="003F1288" w:rsidRPr="004711B0">
          <w:rPr>
            <w:rStyle w:val="Hyperlink"/>
            <w:noProof/>
          </w:rPr>
          <w:t>Submit online application</w:t>
        </w:r>
        <w:r w:rsidR="003F1288">
          <w:rPr>
            <w:noProof/>
            <w:webHidden/>
          </w:rPr>
          <w:tab/>
        </w:r>
        <w:r w:rsidR="003F1288">
          <w:rPr>
            <w:noProof/>
            <w:webHidden/>
          </w:rPr>
          <w:fldChar w:fldCharType="begin"/>
        </w:r>
        <w:r w:rsidR="003F1288">
          <w:rPr>
            <w:noProof/>
            <w:webHidden/>
          </w:rPr>
          <w:instrText xml:space="preserve"> PAGEREF _Toc354848770 \h </w:instrText>
        </w:r>
        <w:r w:rsidR="003F1288">
          <w:rPr>
            <w:noProof/>
            <w:webHidden/>
          </w:rPr>
        </w:r>
        <w:r w:rsidR="003F1288">
          <w:rPr>
            <w:noProof/>
            <w:webHidden/>
          </w:rPr>
          <w:fldChar w:fldCharType="separate"/>
        </w:r>
        <w:r w:rsidR="003F1288">
          <w:rPr>
            <w:noProof/>
            <w:webHidden/>
          </w:rPr>
          <w:t>22</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1" w:history="1">
        <w:r w:rsidR="003F1288" w:rsidRPr="004711B0">
          <w:rPr>
            <w:rStyle w:val="Hyperlink"/>
            <w:noProof/>
          </w:rPr>
          <w:t>3.1.22</w:t>
        </w:r>
        <w:r w:rsidR="003F1288" w:rsidRPr="00132566">
          <w:rPr>
            <w:rFonts w:eastAsia="Times New Roman"/>
            <w:noProof/>
          </w:rPr>
          <w:tab/>
        </w:r>
        <w:r w:rsidR="003F1288" w:rsidRPr="004711B0">
          <w:rPr>
            <w:rStyle w:val="Hyperlink"/>
            <w:noProof/>
          </w:rPr>
          <w:t>Track application status</w:t>
        </w:r>
        <w:r w:rsidR="003F1288">
          <w:rPr>
            <w:noProof/>
            <w:webHidden/>
          </w:rPr>
          <w:tab/>
        </w:r>
        <w:r w:rsidR="003F1288">
          <w:rPr>
            <w:noProof/>
            <w:webHidden/>
          </w:rPr>
          <w:fldChar w:fldCharType="begin"/>
        </w:r>
        <w:r w:rsidR="003F1288">
          <w:rPr>
            <w:noProof/>
            <w:webHidden/>
          </w:rPr>
          <w:instrText xml:space="preserve"> PAGEREF _Toc354848771 \h </w:instrText>
        </w:r>
        <w:r w:rsidR="003F1288">
          <w:rPr>
            <w:noProof/>
            <w:webHidden/>
          </w:rPr>
        </w:r>
        <w:r w:rsidR="003F1288">
          <w:rPr>
            <w:noProof/>
            <w:webHidden/>
          </w:rPr>
          <w:fldChar w:fldCharType="separate"/>
        </w:r>
        <w:r w:rsidR="003F1288">
          <w:rPr>
            <w:noProof/>
            <w:webHidden/>
          </w:rPr>
          <w:t>23</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2" w:history="1">
        <w:r w:rsidR="003F1288" w:rsidRPr="004711B0">
          <w:rPr>
            <w:rStyle w:val="Hyperlink"/>
            <w:noProof/>
          </w:rPr>
          <w:t>3.1.23</w:t>
        </w:r>
        <w:r w:rsidR="003F1288" w:rsidRPr="00132566">
          <w:rPr>
            <w:rFonts w:eastAsia="Times New Roman"/>
            <w:noProof/>
          </w:rPr>
          <w:tab/>
        </w:r>
        <w:r w:rsidR="003F1288" w:rsidRPr="004711B0">
          <w:rPr>
            <w:rStyle w:val="Hyperlink"/>
            <w:noProof/>
          </w:rPr>
          <w:t>View all new applications</w:t>
        </w:r>
        <w:r w:rsidR="003F1288">
          <w:rPr>
            <w:noProof/>
            <w:webHidden/>
          </w:rPr>
          <w:tab/>
        </w:r>
        <w:r w:rsidR="003F1288">
          <w:rPr>
            <w:noProof/>
            <w:webHidden/>
          </w:rPr>
          <w:fldChar w:fldCharType="begin"/>
        </w:r>
        <w:r w:rsidR="003F1288">
          <w:rPr>
            <w:noProof/>
            <w:webHidden/>
          </w:rPr>
          <w:instrText xml:space="preserve"> PAGEREF _Toc354848772 \h </w:instrText>
        </w:r>
        <w:r w:rsidR="003F1288">
          <w:rPr>
            <w:noProof/>
            <w:webHidden/>
          </w:rPr>
        </w:r>
        <w:r w:rsidR="003F1288">
          <w:rPr>
            <w:noProof/>
            <w:webHidden/>
          </w:rPr>
          <w:fldChar w:fldCharType="separate"/>
        </w:r>
        <w:r w:rsidR="003F1288">
          <w:rPr>
            <w:noProof/>
            <w:webHidden/>
          </w:rPr>
          <w:t>23</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3" w:history="1">
        <w:r w:rsidR="003F1288" w:rsidRPr="004711B0">
          <w:rPr>
            <w:rStyle w:val="Hyperlink"/>
            <w:noProof/>
          </w:rPr>
          <w:t>3.1.24</w:t>
        </w:r>
        <w:r w:rsidR="003F1288" w:rsidRPr="00132566">
          <w:rPr>
            <w:rFonts w:eastAsia="Times New Roman"/>
            <w:noProof/>
          </w:rPr>
          <w:tab/>
        </w:r>
        <w:r w:rsidR="003F1288" w:rsidRPr="004711B0">
          <w:rPr>
            <w:rStyle w:val="Hyperlink"/>
            <w:noProof/>
          </w:rPr>
          <w:t>Update application</w:t>
        </w:r>
        <w:r w:rsidR="003F1288">
          <w:rPr>
            <w:noProof/>
            <w:webHidden/>
          </w:rPr>
          <w:tab/>
        </w:r>
        <w:r w:rsidR="003F1288">
          <w:rPr>
            <w:noProof/>
            <w:webHidden/>
          </w:rPr>
          <w:fldChar w:fldCharType="begin"/>
        </w:r>
        <w:r w:rsidR="003F1288">
          <w:rPr>
            <w:noProof/>
            <w:webHidden/>
          </w:rPr>
          <w:instrText xml:space="preserve"> PAGEREF _Toc354848773 \h </w:instrText>
        </w:r>
        <w:r w:rsidR="003F1288">
          <w:rPr>
            <w:noProof/>
            <w:webHidden/>
          </w:rPr>
        </w:r>
        <w:r w:rsidR="003F1288">
          <w:rPr>
            <w:noProof/>
            <w:webHidden/>
          </w:rPr>
          <w:fldChar w:fldCharType="separate"/>
        </w:r>
        <w:r w:rsidR="003F1288">
          <w:rPr>
            <w:noProof/>
            <w:webHidden/>
          </w:rPr>
          <w:t>24</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4" w:history="1">
        <w:r w:rsidR="003F1288" w:rsidRPr="004711B0">
          <w:rPr>
            <w:rStyle w:val="Hyperlink"/>
            <w:noProof/>
          </w:rPr>
          <w:t>3.1.25</w:t>
        </w:r>
        <w:r w:rsidR="003F1288" w:rsidRPr="00132566">
          <w:rPr>
            <w:rFonts w:eastAsia="Times New Roman"/>
            <w:noProof/>
          </w:rPr>
          <w:tab/>
        </w:r>
        <w:r w:rsidR="003F1288" w:rsidRPr="004711B0">
          <w:rPr>
            <w:rStyle w:val="Hyperlink"/>
            <w:noProof/>
          </w:rPr>
          <w:t>Update admission status</w:t>
        </w:r>
        <w:r w:rsidR="003F1288">
          <w:rPr>
            <w:noProof/>
            <w:webHidden/>
          </w:rPr>
          <w:tab/>
        </w:r>
        <w:r w:rsidR="003F1288">
          <w:rPr>
            <w:noProof/>
            <w:webHidden/>
          </w:rPr>
          <w:fldChar w:fldCharType="begin"/>
        </w:r>
        <w:r w:rsidR="003F1288">
          <w:rPr>
            <w:noProof/>
            <w:webHidden/>
          </w:rPr>
          <w:instrText xml:space="preserve"> PAGEREF _Toc354848774 \h </w:instrText>
        </w:r>
        <w:r w:rsidR="003F1288">
          <w:rPr>
            <w:noProof/>
            <w:webHidden/>
          </w:rPr>
        </w:r>
        <w:r w:rsidR="003F1288">
          <w:rPr>
            <w:noProof/>
            <w:webHidden/>
          </w:rPr>
          <w:fldChar w:fldCharType="separate"/>
        </w:r>
        <w:r w:rsidR="003F1288">
          <w:rPr>
            <w:noProof/>
            <w:webHidden/>
          </w:rPr>
          <w:t>25</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5" w:history="1">
        <w:r w:rsidR="003F1288" w:rsidRPr="004711B0">
          <w:rPr>
            <w:rStyle w:val="Hyperlink"/>
            <w:noProof/>
          </w:rPr>
          <w:t>3.1.26</w:t>
        </w:r>
        <w:r w:rsidR="003F1288" w:rsidRPr="00132566">
          <w:rPr>
            <w:rFonts w:eastAsia="Times New Roman"/>
            <w:noProof/>
          </w:rPr>
          <w:tab/>
        </w:r>
        <w:r w:rsidR="003F1288" w:rsidRPr="004711B0">
          <w:rPr>
            <w:rStyle w:val="Hyperlink"/>
            <w:noProof/>
          </w:rPr>
          <w:t>Create class and schedules</w:t>
        </w:r>
        <w:r w:rsidR="003F1288">
          <w:rPr>
            <w:noProof/>
            <w:webHidden/>
          </w:rPr>
          <w:tab/>
        </w:r>
        <w:r w:rsidR="003F1288">
          <w:rPr>
            <w:noProof/>
            <w:webHidden/>
          </w:rPr>
          <w:fldChar w:fldCharType="begin"/>
        </w:r>
        <w:r w:rsidR="003F1288">
          <w:rPr>
            <w:noProof/>
            <w:webHidden/>
          </w:rPr>
          <w:instrText xml:space="preserve"> PAGEREF _Toc354848775 \h </w:instrText>
        </w:r>
        <w:r w:rsidR="003F1288">
          <w:rPr>
            <w:noProof/>
            <w:webHidden/>
          </w:rPr>
        </w:r>
        <w:r w:rsidR="003F1288">
          <w:rPr>
            <w:noProof/>
            <w:webHidden/>
          </w:rPr>
          <w:fldChar w:fldCharType="separate"/>
        </w:r>
        <w:r w:rsidR="003F1288">
          <w:rPr>
            <w:noProof/>
            <w:webHidden/>
          </w:rPr>
          <w:t>26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6" w:history="1">
        <w:r w:rsidR="003F1288" w:rsidRPr="004711B0">
          <w:rPr>
            <w:rStyle w:val="Hyperlink"/>
            <w:noProof/>
          </w:rPr>
          <w:t>3.1.27</w:t>
        </w:r>
        <w:r w:rsidR="003F1288" w:rsidRPr="00132566">
          <w:rPr>
            <w:rFonts w:eastAsia="Times New Roman"/>
            <w:noProof/>
          </w:rPr>
          <w:tab/>
        </w:r>
        <w:r w:rsidR="003F1288" w:rsidRPr="004711B0">
          <w:rPr>
            <w:rStyle w:val="Hyperlink"/>
            <w:noProof/>
          </w:rPr>
          <w:t>View teachers</w:t>
        </w:r>
        <w:r w:rsidR="003F1288">
          <w:rPr>
            <w:noProof/>
            <w:webHidden/>
          </w:rPr>
          <w:tab/>
        </w:r>
        <w:r w:rsidR="003F1288">
          <w:rPr>
            <w:noProof/>
            <w:webHidden/>
          </w:rPr>
          <w:fldChar w:fldCharType="begin"/>
        </w:r>
        <w:r w:rsidR="003F1288">
          <w:rPr>
            <w:noProof/>
            <w:webHidden/>
          </w:rPr>
          <w:instrText xml:space="preserve"> PAGEREF _Toc354848776 \h </w:instrText>
        </w:r>
        <w:r w:rsidR="003F1288">
          <w:rPr>
            <w:noProof/>
            <w:webHidden/>
          </w:rPr>
        </w:r>
        <w:r w:rsidR="003F1288">
          <w:rPr>
            <w:noProof/>
            <w:webHidden/>
          </w:rPr>
          <w:fldChar w:fldCharType="separate"/>
        </w:r>
        <w:r w:rsidR="003F1288">
          <w:rPr>
            <w:noProof/>
            <w:webHidden/>
          </w:rPr>
          <w:t>27</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7" w:history="1">
        <w:r w:rsidR="003F1288" w:rsidRPr="004711B0">
          <w:rPr>
            <w:rStyle w:val="Hyperlink"/>
            <w:noProof/>
          </w:rPr>
          <w:t>3.1.28</w:t>
        </w:r>
        <w:r w:rsidR="003F1288" w:rsidRPr="00132566">
          <w:rPr>
            <w:rFonts w:eastAsia="Times New Roman"/>
            <w:noProof/>
          </w:rPr>
          <w:tab/>
        </w:r>
        <w:r w:rsidR="003F1288" w:rsidRPr="004711B0">
          <w:rPr>
            <w:rStyle w:val="Hyperlink"/>
            <w:noProof/>
          </w:rPr>
          <w:t>Add teacher</w:t>
        </w:r>
        <w:r w:rsidR="003F1288">
          <w:rPr>
            <w:noProof/>
            <w:webHidden/>
          </w:rPr>
          <w:tab/>
        </w:r>
        <w:r w:rsidR="003F1288">
          <w:rPr>
            <w:noProof/>
            <w:webHidden/>
          </w:rPr>
          <w:fldChar w:fldCharType="begin"/>
        </w:r>
        <w:r w:rsidR="003F1288">
          <w:rPr>
            <w:noProof/>
            <w:webHidden/>
          </w:rPr>
          <w:instrText xml:space="preserve"> PAGEREF _Toc354848777 \h </w:instrText>
        </w:r>
        <w:r w:rsidR="003F1288">
          <w:rPr>
            <w:noProof/>
            <w:webHidden/>
          </w:rPr>
        </w:r>
        <w:r w:rsidR="003F1288">
          <w:rPr>
            <w:noProof/>
            <w:webHidden/>
          </w:rPr>
          <w:fldChar w:fldCharType="separate"/>
        </w:r>
        <w:r w:rsidR="003F1288">
          <w:rPr>
            <w:noProof/>
            <w:webHidden/>
          </w:rPr>
          <w:t>27</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8" w:history="1">
        <w:r w:rsidR="003F1288" w:rsidRPr="004711B0">
          <w:rPr>
            <w:rStyle w:val="Hyperlink"/>
            <w:noProof/>
          </w:rPr>
          <w:t>3.1.29</w:t>
        </w:r>
        <w:r w:rsidR="003F1288" w:rsidRPr="00132566">
          <w:rPr>
            <w:rFonts w:eastAsia="Times New Roman"/>
            <w:noProof/>
          </w:rPr>
          <w:tab/>
        </w:r>
        <w:r w:rsidR="003F1288" w:rsidRPr="004711B0">
          <w:rPr>
            <w:rStyle w:val="Hyperlink"/>
            <w:noProof/>
          </w:rPr>
          <w:t>Update teacher</w:t>
        </w:r>
        <w:r w:rsidR="003F1288">
          <w:rPr>
            <w:noProof/>
            <w:webHidden/>
          </w:rPr>
          <w:tab/>
        </w:r>
        <w:r w:rsidR="003F1288">
          <w:rPr>
            <w:noProof/>
            <w:webHidden/>
          </w:rPr>
          <w:fldChar w:fldCharType="begin"/>
        </w:r>
        <w:r w:rsidR="003F1288">
          <w:rPr>
            <w:noProof/>
            <w:webHidden/>
          </w:rPr>
          <w:instrText xml:space="preserve"> PAGEREF _Toc354848778 \h </w:instrText>
        </w:r>
        <w:r w:rsidR="003F1288">
          <w:rPr>
            <w:noProof/>
            <w:webHidden/>
          </w:rPr>
        </w:r>
        <w:r w:rsidR="003F1288">
          <w:rPr>
            <w:noProof/>
            <w:webHidden/>
          </w:rPr>
          <w:fldChar w:fldCharType="separate"/>
        </w:r>
        <w:r w:rsidR="003F1288">
          <w:rPr>
            <w:noProof/>
            <w:webHidden/>
          </w:rPr>
          <w:t>28</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79" w:history="1">
        <w:r w:rsidR="003F1288" w:rsidRPr="004711B0">
          <w:rPr>
            <w:rStyle w:val="Hyperlink"/>
            <w:noProof/>
          </w:rPr>
          <w:t>3.1.30</w:t>
        </w:r>
        <w:r w:rsidR="003F1288" w:rsidRPr="00132566">
          <w:rPr>
            <w:rFonts w:eastAsia="Times New Roman"/>
            <w:noProof/>
          </w:rPr>
          <w:tab/>
        </w:r>
        <w:r w:rsidR="003F1288" w:rsidRPr="004711B0">
          <w:rPr>
            <w:rStyle w:val="Hyperlink"/>
            <w:noProof/>
          </w:rPr>
          <w:t>Enroll new students</w:t>
        </w:r>
        <w:r w:rsidR="003F1288">
          <w:rPr>
            <w:noProof/>
            <w:webHidden/>
          </w:rPr>
          <w:tab/>
        </w:r>
        <w:r w:rsidR="003F1288">
          <w:rPr>
            <w:noProof/>
            <w:webHidden/>
          </w:rPr>
          <w:fldChar w:fldCharType="begin"/>
        </w:r>
        <w:r w:rsidR="003F1288">
          <w:rPr>
            <w:noProof/>
            <w:webHidden/>
          </w:rPr>
          <w:instrText xml:space="preserve"> PAGEREF _Toc354848779 \h </w:instrText>
        </w:r>
        <w:r w:rsidR="003F1288">
          <w:rPr>
            <w:noProof/>
            <w:webHidden/>
          </w:rPr>
        </w:r>
        <w:r w:rsidR="003F1288">
          <w:rPr>
            <w:noProof/>
            <w:webHidden/>
          </w:rPr>
          <w:fldChar w:fldCharType="separate"/>
        </w:r>
        <w:r w:rsidR="003F1288">
          <w:rPr>
            <w:noProof/>
            <w:webHidden/>
          </w:rPr>
          <w:t>29</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0" w:history="1">
        <w:r w:rsidR="003F1288" w:rsidRPr="004711B0">
          <w:rPr>
            <w:rStyle w:val="Hyperlink"/>
            <w:noProof/>
          </w:rPr>
          <w:t>3.1.31</w:t>
        </w:r>
        <w:r w:rsidR="003F1288" w:rsidRPr="00132566">
          <w:rPr>
            <w:rFonts w:eastAsia="Times New Roman"/>
            <w:noProof/>
          </w:rPr>
          <w:tab/>
        </w:r>
        <w:r w:rsidR="003F1288" w:rsidRPr="004711B0">
          <w:rPr>
            <w:rStyle w:val="Hyperlink"/>
            <w:noProof/>
          </w:rPr>
          <w:t>View student records</w:t>
        </w:r>
        <w:r w:rsidR="003F1288">
          <w:rPr>
            <w:noProof/>
            <w:webHidden/>
          </w:rPr>
          <w:tab/>
        </w:r>
        <w:r w:rsidR="003F1288">
          <w:rPr>
            <w:noProof/>
            <w:webHidden/>
          </w:rPr>
          <w:fldChar w:fldCharType="begin"/>
        </w:r>
        <w:r w:rsidR="003F1288">
          <w:rPr>
            <w:noProof/>
            <w:webHidden/>
          </w:rPr>
          <w:instrText xml:space="preserve"> PAGEREF _Toc354848780 \h </w:instrText>
        </w:r>
        <w:r w:rsidR="003F1288">
          <w:rPr>
            <w:noProof/>
            <w:webHidden/>
          </w:rPr>
        </w:r>
        <w:r w:rsidR="003F1288">
          <w:rPr>
            <w:noProof/>
            <w:webHidden/>
          </w:rPr>
          <w:fldChar w:fldCharType="separate"/>
        </w:r>
        <w:r w:rsidR="003F1288">
          <w:rPr>
            <w:noProof/>
            <w:webHidden/>
          </w:rPr>
          <w:t>30</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1" w:history="1">
        <w:r w:rsidR="003F1288" w:rsidRPr="004711B0">
          <w:rPr>
            <w:rStyle w:val="Hyperlink"/>
            <w:noProof/>
          </w:rPr>
          <w:t>3.1.32</w:t>
        </w:r>
        <w:r w:rsidR="003F1288" w:rsidRPr="00132566">
          <w:rPr>
            <w:rFonts w:eastAsia="Times New Roman"/>
            <w:noProof/>
          </w:rPr>
          <w:tab/>
        </w:r>
        <w:r w:rsidR="003F1288" w:rsidRPr="004711B0">
          <w:rPr>
            <w:rStyle w:val="Hyperlink"/>
            <w:noProof/>
          </w:rPr>
          <w:t>Updated student records</w:t>
        </w:r>
        <w:r w:rsidR="003F1288">
          <w:rPr>
            <w:noProof/>
            <w:webHidden/>
          </w:rPr>
          <w:tab/>
        </w:r>
        <w:r w:rsidR="003F1288">
          <w:rPr>
            <w:noProof/>
            <w:webHidden/>
          </w:rPr>
          <w:fldChar w:fldCharType="begin"/>
        </w:r>
        <w:r w:rsidR="003F1288">
          <w:rPr>
            <w:noProof/>
            <w:webHidden/>
          </w:rPr>
          <w:instrText xml:space="preserve"> PAGEREF _Toc354848781 \h </w:instrText>
        </w:r>
        <w:r w:rsidR="003F1288">
          <w:rPr>
            <w:noProof/>
            <w:webHidden/>
          </w:rPr>
        </w:r>
        <w:r w:rsidR="003F1288">
          <w:rPr>
            <w:noProof/>
            <w:webHidden/>
          </w:rPr>
          <w:fldChar w:fldCharType="separate"/>
        </w:r>
        <w:r w:rsidR="003F1288">
          <w:rPr>
            <w:noProof/>
            <w:webHidden/>
          </w:rPr>
          <w:t>31</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2" w:history="1">
        <w:r w:rsidR="003F1288" w:rsidRPr="004711B0">
          <w:rPr>
            <w:rStyle w:val="Hyperlink"/>
            <w:noProof/>
          </w:rPr>
          <w:t>3.1.33</w:t>
        </w:r>
        <w:r w:rsidR="003F1288" w:rsidRPr="00132566">
          <w:rPr>
            <w:rFonts w:eastAsia="Times New Roman"/>
            <w:noProof/>
          </w:rPr>
          <w:tab/>
        </w:r>
        <w:r w:rsidR="003F1288" w:rsidRPr="004711B0">
          <w:rPr>
            <w:rStyle w:val="Hyperlink"/>
            <w:noProof/>
          </w:rPr>
          <w:t>Handle state reports</w:t>
        </w:r>
        <w:r w:rsidR="003F1288">
          <w:rPr>
            <w:noProof/>
            <w:webHidden/>
          </w:rPr>
          <w:tab/>
        </w:r>
        <w:r w:rsidR="003F1288">
          <w:rPr>
            <w:noProof/>
            <w:webHidden/>
          </w:rPr>
          <w:fldChar w:fldCharType="begin"/>
        </w:r>
        <w:r w:rsidR="003F1288">
          <w:rPr>
            <w:noProof/>
            <w:webHidden/>
          </w:rPr>
          <w:instrText xml:space="preserve"> PAGEREF _Toc354848782 \h </w:instrText>
        </w:r>
        <w:r w:rsidR="003F1288">
          <w:rPr>
            <w:noProof/>
            <w:webHidden/>
          </w:rPr>
        </w:r>
        <w:r w:rsidR="003F1288">
          <w:rPr>
            <w:noProof/>
            <w:webHidden/>
          </w:rPr>
          <w:fldChar w:fldCharType="separate"/>
        </w:r>
        <w:r w:rsidR="003F1288">
          <w:rPr>
            <w:noProof/>
            <w:webHidden/>
          </w:rPr>
          <w:t>32</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3" w:history="1">
        <w:r w:rsidR="003F1288" w:rsidRPr="004711B0">
          <w:rPr>
            <w:rStyle w:val="Hyperlink"/>
            <w:noProof/>
          </w:rPr>
          <w:t>3.1.34</w:t>
        </w:r>
        <w:r w:rsidR="003F1288" w:rsidRPr="00132566">
          <w:rPr>
            <w:rFonts w:eastAsia="Times New Roman"/>
            <w:noProof/>
          </w:rPr>
          <w:tab/>
        </w:r>
        <w:r w:rsidR="003F1288" w:rsidRPr="004711B0">
          <w:rPr>
            <w:rStyle w:val="Hyperlink"/>
            <w:noProof/>
          </w:rPr>
          <w:t>View ad-hoc reports</w:t>
        </w:r>
        <w:r w:rsidR="003F1288">
          <w:rPr>
            <w:noProof/>
            <w:webHidden/>
          </w:rPr>
          <w:tab/>
        </w:r>
        <w:r w:rsidR="003F1288">
          <w:rPr>
            <w:noProof/>
            <w:webHidden/>
          </w:rPr>
          <w:fldChar w:fldCharType="begin"/>
        </w:r>
        <w:r w:rsidR="003F1288">
          <w:rPr>
            <w:noProof/>
            <w:webHidden/>
          </w:rPr>
          <w:instrText xml:space="preserve"> PAGEREF _Toc354848783 \h </w:instrText>
        </w:r>
        <w:r w:rsidR="003F1288">
          <w:rPr>
            <w:noProof/>
            <w:webHidden/>
          </w:rPr>
        </w:r>
        <w:r w:rsidR="003F1288">
          <w:rPr>
            <w:noProof/>
            <w:webHidden/>
          </w:rPr>
          <w:fldChar w:fldCharType="separate"/>
        </w:r>
        <w:r w:rsidR="003F1288">
          <w:rPr>
            <w:noProof/>
            <w:webHidden/>
          </w:rPr>
          <w:t>33</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4" w:history="1">
        <w:r w:rsidR="003F1288" w:rsidRPr="004711B0">
          <w:rPr>
            <w:rStyle w:val="Hyperlink"/>
            <w:noProof/>
          </w:rPr>
          <w:t>3.1.35</w:t>
        </w:r>
        <w:r w:rsidR="003F1288" w:rsidRPr="00132566">
          <w:rPr>
            <w:rFonts w:eastAsia="Times New Roman"/>
            <w:noProof/>
          </w:rPr>
          <w:tab/>
        </w:r>
        <w:r w:rsidR="003F1288" w:rsidRPr="004711B0">
          <w:rPr>
            <w:rStyle w:val="Hyperlink"/>
            <w:noProof/>
          </w:rPr>
          <w:t>Mobile Login</w:t>
        </w:r>
        <w:r w:rsidR="003F1288">
          <w:rPr>
            <w:noProof/>
            <w:webHidden/>
          </w:rPr>
          <w:tab/>
        </w:r>
        <w:r w:rsidR="003F1288">
          <w:rPr>
            <w:noProof/>
            <w:webHidden/>
          </w:rPr>
          <w:fldChar w:fldCharType="begin"/>
        </w:r>
        <w:r w:rsidR="003F1288">
          <w:rPr>
            <w:noProof/>
            <w:webHidden/>
          </w:rPr>
          <w:instrText xml:space="preserve"> PAGEREF _Toc354848784 \h </w:instrText>
        </w:r>
        <w:r w:rsidR="003F1288">
          <w:rPr>
            <w:noProof/>
            <w:webHidden/>
          </w:rPr>
        </w:r>
        <w:r w:rsidR="003F1288">
          <w:rPr>
            <w:noProof/>
            <w:webHidden/>
          </w:rPr>
          <w:fldChar w:fldCharType="separate"/>
        </w:r>
        <w:r w:rsidR="003F1288">
          <w:rPr>
            <w:noProof/>
            <w:webHidden/>
          </w:rPr>
          <w:t>34</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5" w:history="1">
        <w:r w:rsidR="003F1288" w:rsidRPr="004711B0">
          <w:rPr>
            <w:rStyle w:val="Hyperlink"/>
            <w:noProof/>
          </w:rPr>
          <w:t>3.1.36</w:t>
        </w:r>
        <w:r w:rsidR="003F1288" w:rsidRPr="00132566">
          <w:rPr>
            <w:rFonts w:eastAsia="Times New Roman"/>
            <w:noProof/>
          </w:rPr>
          <w:tab/>
        </w:r>
        <w:r w:rsidR="003F1288" w:rsidRPr="004711B0">
          <w:rPr>
            <w:rStyle w:val="Hyperlink"/>
            <w:noProof/>
          </w:rPr>
          <w:t>Mobile Logout</w:t>
        </w:r>
        <w:r w:rsidR="003F1288">
          <w:rPr>
            <w:noProof/>
            <w:webHidden/>
          </w:rPr>
          <w:tab/>
        </w:r>
        <w:r w:rsidR="003F1288">
          <w:rPr>
            <w:noProof/>
            <w:webHidden/>
          </w:rPr>
          <w:fldChar w:fldCharType="begin"/>
        </w:r>
        <w:r w:rsidR="003F1288">
          <w:rPr>
            <w:noProof/>
            <w:webHidden/>
          </w:rPr>
          <w:instrText xml:space="preserve"> PAGEREF _Toc354848785 \h </w:instrText>
        </w:r>
        <w:r w:rsidR="003F1288">
          <w:rPr>
            <w:noProof/>
            <w:webHidden/>
          </w:rPr>
        </w:r>
        <w:r w:rsidR="003F1288">
          <w:rPr>
            <w:noProof/>
            <w:webHidden/>
          </w:rPr>
          <w:fldChar w:fldCharType="separate"/>
        </w:r>
        <w:r w:rsidR="003F1288">
          <w:rPr>
            <w:noProof/>
            <w:webHidden/>
          </w:rPr>
          <w:t>34</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6" w:history="1">
        <w:r w:rsidR="003F1288" w:rsidRPr="004711B0">
          <w:rPr>
            <w:rStyle w:val="Hyperlink"/>
            <w:noProof/>
          </w:rPr>
          <w:t>3.1.37</w:t>
        </w:r>
        <w:r w:rsidR="003F1288" w:rsidRPr="00132566">
          <w:rPr>
            <w:rFonts w:eastAsia="Times New Roman"/>
            <w:noProof/>
          </w:rPr>
          <w:tab/>
        </w:r>
        <w:r w:rsidR="003F1288" w:rsidRPr="004711B0">
          <w:rPr>
            <w:rStyle w:val="Hyperlink"/>
            <w:noProof/>
          </w:rPr>
          <w:t>Mobile menu options screen</w:t>
        </w:r>
        <w:r w:rsidR="003F1288">
          <w:rPr>
            <w:noProof/>
            <w:webHidden/>
          </w:rPr>
          <w:tab/>
        </w:r>
        <w:r w:rsidR="003F1288">
          <w:rPr>
            <w:noProof/>
            <w:webHidden/>
          </w:rPr>
          <w:fldChar w:fldCharType="begin"/>
        </w:r>
        <w:r w:rsidR="003F1288">
          <w:rPr>
            <w:noProof/>
            <w:webHidden/>
          </w:rPr>
          <w:instrText xml:space="preserve"> PAGEREF _Toc354848786 \h </w:instrText>
        </w:r>
        <w:r w:rsidR="003F1288">
          <w:rPr>
            <w:noProof/>
            <w:webHidden/>
          </w:rPr>
        </w:r>
        <w:r w:rsidR="003F1288">
          <w:rPr>
            <w:noProof/>
            <w:webHidden/>
          </w:rPr>
          <w:fldChar w:fldCharType="separate"/>
        </w:r>
        <w:r w:rsidR="003F1288">
          <w:rPr>
            <w:noProof/>
            <w:webHidden/>
          </w:rPr>
          <w:t>35</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7" w:history="1">
        <w:r w:rsidR="003F1288" w:rsidRPr="004711B0">
          <w:rPr>
            <w:rStyle w:val="Hyperlink"/>
            <w:noProof/>
          </w:rPr>
          <w:t>3.1.38</w:t>
        </w:r>
        <w:r w:rsidR="003F1288" w:rsidRPr="00132566">
          <w:rPr>
            <w:rFonts w:eastAsia="Times New Roman"/>
            <w:noProof/>
          </w:rPr>
          <w:tab/>
        </w:r>
        <w:r w:rsidR="003F1288" w:rsidRPr="004711B0">
          <w:rPr>
            <w:rStyle w:val="Hyperlink"/>
            <w:noProof/>
          </w:rPr>
          <w:t>Mobile view message center</w:t>
        </w:r>
        <w:r w:rsidR="003F1288">
          <w:rPr>
            <w:noProof/>
            <w:webHidden/>
          </w:rPr>
          <w:tab/>
        </w:r>
        <w:r w:rsidR="003F1288">
          <w:rPr>
            <w:noProof/>
            <w:webHidden/>
          </w:rPr>
          <w:fldChar w:fldCharType="begin"/>
        </w:r>
        <w:r w:rsidR="003F1288">
          <w:rPr>
            <w:noProof/>
            <w:webHidden/>
          </w:rPr>
          <w:instrText xml:space="preserve"> PAGEREF _Toc354848787 \h </w:instrText>
        </w:r>
        <w:r w:rsidR="003F1288">
          <w:rPr>
            <w:noProof/>
            <w:webHidden/>
          </w:rPr>
        </w:r>
        <w:r w:rsidR="003F1288">
          <w:rPr>
            <w:noProof/>
            <w:webHidden/>
          </w:rPr>
          <w:fldChar w:fldCharType="separate"/>
        </w:r>
        <w:r w:rsidR="003F1288">
          <w:rPr>
            <w:noProof/>
            <w:webHidden/>
          </w:rPr>
          <w:t>35</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8" w:history="1">
        <w:r w:rsidR="003F1288" w:rsidRPr="004711B0">
          <w:rPr>
            <w:rStyle w:val="Hyperlink"/>
            <w:noProof/>
          </w:rPr>
          <w:t>3.1.39</w:t>
        </w:r>
        <w:r w:rsidR="003F1288" w:rsidRPr="00132566">
          <w:rPr>
            <w:rFonts w:eastAsia="Times New Roman"/>
            <w:noProof/>
          </w:rPr>
          <w:tab/>
        </w:r>
        <w:r w:rsidR="003F1288" w:rsidRPr="004711B0">
          <w:rPr>
            <w:rStyle w:val="Hyperlink"/>
            <w:noProof/>
          </w:rPr>
          <w:t>Mobile view schedules</w:t>
        </w:r>
        <w:r w:rsidR="003F1288">
          <w:rPr>
            <w:noProof/>
            <w:webHidden/>
          </w:rPr>
          <w:tab/>
        </w:r>
        <w:r w:rsidR="003F1288">
          <w:rPr>
            <w:noProof/>
            <w:webHidden/>
          </w:rPr>
          <w:fldChar w:fldCharType="begin"/>
        </w:r>
        <w:r w:rsidR="003F1288">
          <w:rPr>
            <w:noProof/>
            <w:webHidden/>
          </w:rPr>
          <w:instrText xml:space="preserve"> PAGEREF _Toc354848788 \h </w:instrText>
        </w:r>
        <w:r w:rsidR="003F1288">
          <w:rPr>
            <w:noProof/>
            <w:webHidden/>
          </w:rPr>
        </w:r>
        <w:r w:rsidR="003F1288">
          <w:rPr>
            <w:noProof/>
            <w:webHidden/>
          </w:rPr>
          <w:fldChar w:fldCharType="separate"/>
        </w:r>
        <w:r w:rsidR="003F1288">
          <w:rPr>
            <w:noProof/>
            <w:webHidden/>
          </w:rPr>
          <w:t>36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89" w:history="1">
        <w:r w:rsidR="003F1288" w:rsidRPr="004711B0">
          <w:rPr>
            <w:rStyle w:val="Hyperlink"/>
            <w:noProof/>
          </w:rPr>
          <w:t>3.1.40</w:t>
        </w:r>
        <w:r w:rsidR="003F1288" w:rsidRPr="00132566">
          <w:rPr>
            <w:rFonts w:eastAsia="Times New Roman"/>
            <w:noProof/>
          </w:rPr>
          <w:tab/>
        </w:r>
        <w:r w:rsidR="003F1288" w:rsidRPr="004711B0">
          <w:rPr>
            <w:rStyle w:val="Hyperlink"/>
            <w:noProof/>
          </w:rPr>
          <w:t>Mobile view score card</w:t>
        </w:r>
        <w:r w:rsidR="003F1288">
          <w:rPr>
            <w:noProof/>
            <w:webHidden/>
          </w:rPr>
          <w:tab/>
        </w:r>
        <w:r w:rsidR="003F1288">
          <w:rPr>
            <w:noProof/>
            <w:webHidden/>
          </w:rPr>
          <w:fldChar w:fldCharType="begin"/>
        </w:r>
        <w:r w:rsidR="003F1288">
          <w:rPr>
            <w:noProof/>
            <w:webHidden/>
          </w:rPr>
          <w:instrText xml:space="preserve"> PAGEREF _Toc354848789 \h </w:instrText>
        </w:r>
        <w:r w:rsidR="003F1288">
          <w:rPr>
            <w:noProof/>
            <w:webHidden/>
          </w:rPr>
        </w:r>
        <w:r w:rsidR="003F1288">
          <w:rPr>
            <w:noProof/>
            <w:webHidden/>
          </w:rPr>
          <w:fldChar w:fldCharType="separate"/>
        </w:r>
        <w:r w:rsidR="003F1288">
          <w:rPr>
            <w:noProof/>
            <w:webHidden/>
          </w:rPr>
          <w:t>36</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790" w:history="1">
        <w:r w:rsidR="003F1288" w:rsidRPr="004711B0">
          <w:rPr>
            <w:rStyle w:val="Hyperlink"/>
            <w:noProof/>
          </w:rPr>
          <w:t>4</w:t>
        </w:r>
        <w:r w:rsidR="003F1288" w:rsidRPr="00132566">
          <w:rPr>
            <w:rFonts w:eastAsia="Times New Roman"/>
            <w:noProof/>
          </w:rPr>
          <w:tab/>
        </w:r>
        <w:r w:rsidR="003F1288" w:rsidRPr="004711B0">
          <w:rPr>
            <w:rStyle w:val="Hyperlink"/>
            <w:noProof/>
          </w:rPr>
          <w:t>System Architecture Design</w:t>
        </w:r>
        <w:r w:rsidR="003F1288">
          <w:rPr>
            <w:noProof/>
            <w:webHidden/>
          </w:rPr>
          <w:tab/>
        </w:r>
        <w:r w:rsidR="003F1288">
          <w:rPr>
            <w:noProof/>
            <w:webHidden/>
          </w:rPr>
          <w:fldChar w:fldCharType="begin"/>
        </w:r>
        <w:r w:rsidR="003F1288">
          <w:rPr>
            <w:noProof/>
            <w:webHidden/>
          </w:rPr>
          <w:instrText xml:space="preserve"> PAGEREF _Toc354848790 \h </w:instrText>
        </w:r>
        <w:r w:rsidR="003F1288">
          <w:rPr>
            <w:noProof/>
            <w:webHidden/>
          </w:rPr>
        </w:r>
        <w:r w:rsidR="003F1288">
          <w:rPr>
            <w:noProof/>
            <w:webHidden/>
          </w:rPr>
          <w:fldChar w:fldCharType="separate"/>
        </w:r>
        <w:r w:rsidR="003F1288">
          <w:rPr>
            <w:noProof/>
            <w:webHidden/>
          </w:rPr>
          <w:t>37</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1" w:history="1">
        <w:r w:rsidR="003F1288" w:rsidRPr="004711B0">
          <w:rPr>
            <w:rStyle w:val="Hyperlink"/>
            <w:noProof/>
          </w:rPr>
          <w:t>4.1</w:t>
        </w:r>
        <w:r w:rsidR="003F1288" w:rsidRPr="00132566">
          <w:rPr>
            <w:rFonts w:eastAsia="Times New Roman"/>
            <w:noProof/>
          </w:rPr>
          <w:tab/>
        </w:r>
        <w:r w:rsidR="003F1288" w:rsidRPr="004711B0">
          <w:rPr>
            <w:rStyle w:val="Hyperlink"/>
            <w:noProof/>
          </w:rPr>
          <w:t>Overview</w:t>
        </w:r>
        <w:r w:rsidR="003F1288">
          <w:rPr>
            <w:noProof/>
            <w:webHidden/>
          </w:rPr>
          <w:tab/>
        </w:r>
        <w:r w:rsidR="003F1288">
          <w:rPr>
            <w:noProof/>
            <w:webHidden/>
          </w:rPr>
          <w:fldChar w:fldCharType="begin"/>
        </w:r>
        <w:r w:rsidR="003F1288">
          <w:rPr>
            <w:noProof/>
            <w:webHidden/>
          </w:rPr>
          <w:instrText xml:space="preserve"> PAGEREF _Toc354848791 \h </w:instrText>
        </w:r>
        <w:r w:rsidR="003F1288">
          <w:rPr>
            <w:noProof/>
            <w:webHidden/>
          </w:rPr>
        </w:r>
        <w:r w:rsidR="003F1288">
          <w:rPr>
            <w:noProof/>
            <w:webHidden/>
          </w:rPr>
          <w:fldChar w:fldCharType="separate"/>
        </w:r>
        <w:r w:rsidR="003F1288">
          <w:rPr>
            <w:noProof/>
            <w:webHidden/>
          </w:rPr>
          <w:t>37</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2" w:history="1">
        <w:r w:rsidR="003F1288" w:rsidRPr="004711B0">
          <w:rPr>
            <w:rStyle w:val="Hyperlink"/>
            <w:noProof/>
          </w:rPr>
          <w:t>4.2</w:t>
        </w:r>
        <w:r w:rsidR="003F1288" w:rsidRPr="00132566">
          <w:rPr>
            <w:rFonts w:eastAsia="Times New Roman"/>
            <w:noProof/>
          </w:rPr>
          <w:tab/>
        </w:r>
        <w:r w:rsidR="003F1288" w:rsidRPr="004711B0">
          <w:rPr>
            <w:rStyle w:val="Hyperlink"/>
            <w:noProof/>
          </w:rPr>
          <w:t>System Architecture Design – Non-functional characteristics</w:t>
        </w:r>
        <w:r w:rsidR="003F1288">
          <w:rPr>
            <w:noProof/>
            <w:webHidden/>
          </w:rPr>
          <w:tab/>
        </w:r>
        <w:r w:rsidR="003F1288">
          <w:rPr>
            <w:noProof/>
            <w:webHidden/>
          </w:rPr>
          <w:fldChar w:fldCharType="begin"/>
        </w:r>
        <w:r w:rsidR="003F1288">
          <w:rPr>
            <w:noProof/>
            <w:webHidden/>
          </w:rPr>
          <w:instrText xml:space="preserve"> PAGEREF _Toc354848792 \h </w:instrText>
        </w:r>
        <w:r w:rsidR="003F1288">
          <w:rPr>
            <w:noProof/>
            <w:webHidden/>
          </w:rPr>
        </w:r>
        <w:r w:rsidR="003F1288">
          <w:rPr>
            <w:noProof/>
            <w:webHidden/>
          </w:rPr>
          <w:fldChar w:fldCharType="separate"/>
        </w:r>
        <w:r w:rsidR="003F1288">
          <w:rPr>
            <w:noProof/>
            <w:webHidden/>
          </w:rPr>
          <w:t>41</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793" w:history="1">
        <w:r w:rsidR="003F1288" w:rsidRPr="004711B0">
          <w:rPr>
            <w:rStyle w:val="Hyperlink"/>
            <w:noProof/>
          </w:rPr>
          <w:t>5</w:t>
        </w:r>
        <w:r w:rsidR="003F1288" w:rsidRPr="00132566">
          <w:rPr>
            <w:rFonts w:eastAsia="Times New Roman"/>
            <w:noProof/>
          </w:rPr>
          <w:tab/>
        </w:r>
        <w:r w:rsidR="003F1288" w:rsidRPr="004711B0">
          <w:rPr>
            <w:rStyle w:val="Hyperlink"/>
            <w:noProof/>
          </w:rPr>
          <w:t>Database Schema Design</w:t>
        </w:r>
        <w:r w:rsidR="003F1288">
          <w:rPr>
            <w:noProof/>
            <w:webHidden/>
          </w:rPr>
          <w:tab/>
        </w:r>
        <w:r w:rsidR="003F1288">
          <w:rPr>
            <w:noProof/>
            <w:webHidden/>
          </w:rPr>
          <w:fldChar w:fldCharType="begin"/>
        </w:r>
        <w:r w:rsidR="003F1288">
          <w:rPr>
            <w:noProof/>
            <w:webHidden/>
          </w:rPr>
          <w:instrText xml:space="preserve"> PAGEREF _Toc354848793 \h </w:instrText>
        </w:r>
        <w:r w:rsidR="003F1288">
          <w:rPr>
            <w:noProof/>
            <w:webHidden/>
          </w:rPr>
        </w:r>
        <w:r w:rsidR="003F1288">
          <w:rPr>
            <w:noProof/>
            <w:webHidden/>
          </w:rPr>
          <w:fldChar w:fldCharType="separate"/>
        </w:r>
        <w:r w:rsidR="003F1288">
          <w:rPr>
            <w:noProof/>
            <w:webHidden/>
          </w:rPr>
          <w:t>42</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4" w:history="1">
        <w:r w:rsidR="003F1288" w:rsidRPr="004711B0">
          <w:rPr>
            <w:rStyle w:val="Hyperlink"/>
            <w:noProof/>
          </w:rPr>
          <w:t>5.1</w:t>
        </w:r>
        <w:r w:rsidR="003F1288" w:rsidRPr="00132566">
          <w:rPr>
            <w:rFonts w:eastAsia="Times New Roman"/>
            <w:noProof/>
          </w:rPr>
          <w:tab/>
        </w:r>
        <w:r w:rsidR="003F1288" w:rsidRPr="004711B0">
          <w:rPr>
            <w:rStyle w:val="Hyperlink"/>
            <w:noProof/>
          </w:rPr>
          <w:t>Entity Relationship Diagrams</w:t>
        </w:r>
        <w:r w:rsidR="003F1288">
          <w:rPr>
            <w:noProof/>
            <w:webHidden/>
          </w:rPr>
          <w:tab/>
        </w:r>
        <w:r w:rsidR="003F1288">
          <w:rPr>
            <w:noProof/>
            <w:webHidden/>
          </w:rPr>
          <w:fldChar w:fldCharType="begin"/>
        </w:r>
        <w:r w:rsidR="003F1288">
          <w:rPr>
            <w:noProof/>
            <w:webHidden/>
          </w:rPr>
          <w:instrText xml:space="preserve"> PAGEREF _Toc354848794 \h </w:instrText>
        </w:r>
        <w:r w:rsidR="003F1288">
          <w:rPr>
            <w:noProof/>
            <w:webHidden/>
          </w:rPr>
        </w:r>
        <w:r w:rsidR="003F1288">
          <w:rPr>
            <w:noProof/>
            <w:webHidden/>
          </w:rPr>
          <w:fldChar w:fldCharType="separate"/>
        </w:r>
        <w:r w:rsidR="003F1288">
          <w:rPr>
            <w:noProof/>
            <w:webHidden/>
          </w:rPr>
          <w:t>42</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5" w:history="1">
        <w:r w:rsidR="003F1288" w:rsidRPr="004711B0">
          <w:rPr>
            <w:rStyle w:val="Hyperlink"/>
            <w:noProof/>
          </w:rPr>
          <w:t>5.2</w:t>
        </w:r>
        <w:r w:rsidR="003F1288" w:rsidRPr="00132566">
          <w:rPr>
            <w:rFonts w:eastAsia="Times New Roman"/>
            <w:noProof/>
          </w:rPr>
          <w:tab/>
        </w:r>
        <w:r w:rsidR="003F1288" w:rsidRPr="004711B0">
          <w:rPr>
            <w:rStyle w:val="Hyperlink"/>
            <w:noProof/>
          </w:rPr>
          <w:t>Database Table Descriptions</w:t>
        </w:r>
        <w:r w:rsidR="003F1288">
          <w:rPr>
            <w:noProof/>
            <w:webHidden/>
          </w:rPr>
          <w:tab/>
        </w:r>
        <w:r w:rsidR="003F1288">
          <w:rPr>
            <w:noProof/>
            <w:webHidden/>
          </w:rPr>
          <w:fldChar w:fldCharType="begin"/>
        </w:r>
        <w:r w:rsidR="003F1288">
          <w:rPr>
            <w:noProof/>
            <w:webHidden/>
          </w:rPr>
          <w:instrText xml:space="preserve"> PAGEREF _Toc354848795 \h </w:instrText>
        </w:r>
        <w:r w:rsidR="003F1288">
          <w:rPr>
            <w:noProof/>
            <w:webHidden/>
          </w:rPr>
        </w:r>
        <w:r w:rsidR="003F1288">
          <w:rPr>
            <w:noProof/>
            <w:webHidden/>
          </w:rPr>
          <w:fldChar w:fldCharType="separate"/>
        </w:r>
        <w:r w:rsidR="003F1288">
          <w:rPr>
            <w:noProof/>
            <w:webHidden/>
          </w:rPr>
          <w:t>44</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796" w:history="1">
        <w:r w:rsidR="003F1288" w:rsidRPr="004711B0">
          <w:rPr>
            <w:rStyle w:val="Hyperlink"/>
            <w:noProof/>
          </w:rPr>
          <w:t>6</w:t>
        </w:r>
        <w:r w:rsidR="003F1288" w:rsidRPr="00132566">
          <w:rPr>
            <w:rFonts w:eastAsia="Times New Roman"/>
            <w:noProof/>
          </w:rPr>
          <w:tab/>
        </w:r>
        <w:r w:rsidR="003F1288" w:rsidRPr="004711B0">
          <w:rPr>
            <w:rStyle w:val="Hyperlink"/>
            <w:noProof/>
          </w:rPr>
          <w:t>Technical Specification:</w:t>
        </w:r>
        <w:r w:rsidR="003F1288">
          <w:rPr>
            <w:noProof/>
            <w:webHidden/>
          </w:rPr>
          <w:tab/>
        </w:r>
        <w:r w:rsidR="003F1288">
          <w:rPr>
            <w:noProof/>
            <w:webHidden/>
          </w:rPr>
          <w:fldChar w:fldCharType="begin"/>
        </w:r>
        <w:r w:rsidR="003F1288">
          <w:rPr>
            <w:noProof/>
            <w:webHidden/>
          </w:rPr>
          <w:instrText xml:space="preserve"> PAGEREF _Toc354848796 \h </w:instrText>
        </w:r>
        <w:r w:rsidR="003F1288">
          <w:rPr>
            <w:noProof/>
            <w:webHidden/>
          </w:rPr>
        </w:r>
        <w:r w:rsidR="003F1288">
          <w:rPr>
            <w:noProof/>
            <w:webHidden/>
          </w:rPr>
          <w:fldChar w:fldCharType="separate"/>
        </w:r>
        <w:r w:rsidR="003F1288">
          <w:rPr>
            <w:noProof/>
            <w:webHidden/>
          </w:rPr>
          <w:t>45</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7" w:history="1">
        <w:r w:rsidR="003F1288" w:rsidRPr="004711B0">
          <w:rPr>
            <w:rStyle w:val="Hyperlink"/>
            <w:noProof/>
          </w:rPr>
          <w:t>6.1</w:t>
        </w:r>
        <w:r w:rsidR="003F1288" w:rsidRPr="00132566">
          <w:rPr>
            <w:rFonts w:eastAsia="Times New Roman"/>
            <w:noProof/>
          </w:rPr>
          <w:tab/>
        </w:r>
        <w:r w:rsidR="003F1288" w:rsidRPr="004711B0">
          <w:rPr>
            <w:rStyle w:val="Hyperlink"/>
            <w:noProof/>
          </w:rPr>
          <w:t>Technologies Used</w:t>
        </w:r>
        <w:r w:rsidR="003F1288">
          <w:rPr>
            <w:noProof/>
            <w:webHidden/>
          </w:rPr>
          <w:tab/>
        </w:r>
        <w:r w:rsidR="003F1288">
          <w:rPr>
            <w:noProof/>
            <w:webHidden/>
          </w:rPr>
          <w:fldChar w:fldCharType="begin"/>
        </w:r>
        <w:r w:rsidR="003F1288">
          <w:rPr>
            <w:noProof/>
            <w:webHidden/>
          </w:rPr>
          <w:instrText xml:space="preserve"> PAGEREF _Toc354848797 \h </w:instrText>
        </w:r>
        <w:r w:rsidR="003F1288">
          <w:rPr>
            <w:noProof/>
            <w:webHidden/>
          </w:rPr>
        </w:r>
        <w:r w:rsidR="003F1288">
          <w:rPr>
            <w:noProof/>
            <w:webHidden/>
          </w:rPr>
          <w:fldChar w:fldCharType="separate"/>
        </w:r>
        <w:r w:rsidR="003F1288">
          <w:rPr>
            <w:noProof/>
            <w:webHidden/>
          </w:rPr>
          <w:t>45</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798" w:history="1">
        <w:r w:rsidR="003F1288" w:rsidRPr="004711B0">
          <w:rPr>
            <w:rStyle w:val="Hyperlink"/>
            <w:noProof/>
          </w:rPr>
          <w:t>6.2</w:t>
        </w:r>
        <w:r w:rsidR="003F1288" w:rsidRPr="00132566">
          <w:rPr>
            <w:rFonts w:eastAsia="Times New Roman"/>
            <w:noProof/>
          </w:rPr>
          <w:tab/>
        </w:r>
        <w:r w:rsidR="003F1288" w:rsidRPr="004711B0">
          <w:rPr>
            <w:rStyle w:val="Hyperlink"/>
            <w:noProof/>
          </w:rPr>
          <w:t>Installation Instruction</w:t>
        </w:r>
        <w:r w:rsidR="003F1288">
          <w:rPr>
            <w:noProof/>
            <w:webHidden/>
          </w:rPr>
          <w:tab/>
        </w:r>
        <w:r w:rsidR="003F1288">
          <w:rPr>
            <w:noProof/>
            <w:webHidden/>
          </w:rPr>
          <w:fldChar w:fldCharType="begin"/>
        </w:r>
        <w:r w:rsidR="003F1288">
          <w:rPr>
            <w:noProof/>
            <w:webHidden/>
          </w:rPr>
          <w:instrText xml:space="preserve"> PAGEREF _Toc354848798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799" w:history="1">
        <w:r w:rsidR="003F1288" w:rsidRPr="004711B0">
          <w:rPr>
            <w:rStyle w:val="Hyperlink"/>
            <w:noProof/>
          </w:rPr>
          <w:t>6.2.1</w:t>
        </w:r>
        <w:r w:rsidR="003F1288" w:rsidRPr="00132566">
          <w:rPr>
            <w:rFonts w:eastAsia="Times New Roman"/>
            <w:noProof/>
          </w:rPr>
          <w:tab/>
        </w:r>
        <w:r w:rsidR="003F1288" w:rsidRPr="004711B0">
          <w:rPr>
            <w:rStyle w:val="Hyperlink"/>
            <w:noProof/>
          </w:rPr>
          <w:t>Required Software</w:t>
        </w:r>
        <w:r w:rsidR="003F1288">
          <w:rPr>
            <w:noProof/>
            <w:webHidden/>
          </w:rPr>
          <w:tab/>
        </w:r>
        <w:r w:rsidR="003F1288">
          <w:rPr>
            <w:noProof/>
            <w:webHidden/>
          </w:rPr>
          <w:fldChar w:fldCharType="begin"/>
        </w:r>
        <w:r w:rsidR="003F1288">
          <w:rPr>
            <w:noProof/>
            <w:webHidden/>
          </w:rPr>
          <w:instrText xml:space="preserve"> PAGEREF _Toc354848799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800" w:history="1">
        <w:r w:rsidR="003F1288" w:rsidRPr="004711B0">
          <w:rPr>
            <w:rStyle w:val="Hyperlink"/>
            <w:noProof/>
          </w:rPr>
          <w:t>6.2.2</w:t>
        </w:r>
        <w:r w:rsidR="003F1288" w:rsidRPr="00132566">
          <w:rPr>
            <w:rFonts w:eastAsia="Times New Roman"/>
            <w:noProof/>
          </w:rPr>
          <w:tab/>
        </w:r>
        <w:r w:rsidR="003F1288" w:rsidRPr="004711B0">
          <w:rPr>
            <w:rStyle w:val="Hyperlink"/>
            <w:noProof/>
          </w:rPr>
          <w:t>Database Setup Instructions</w:t>
        </w:r>
        <w:r w:rsidR="003F1288">
          <w:rPr>
            <w:noProof/>
            <w:webHidden/>
          </w:rPr>
          <w:tab/>
        </w:r>
        <w:r w:rsidR="003F1288">
          <w:rPr>
            <w:noProof/>
            <w:webHidden/>
          </w:rPr>
          <w:fldChar w:fldCharType="begin"/>
        </w:r>
        <w:r w:rsidR="003F1288">
          <w:rPr>
            <w:noProof/>
            <w:webHidden/>
          </w:rPr>
          <w:instrText xml:space="preserve"> PAGEREF _Toc354848800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62273C">
      <w:pPr>
        <w:pStyle w:val="TOC3"/>
        <w:tabs>
          <w:tab w:val="left" w:pos="1320"/>
          <w:tab w:val="right" w:leader="dot" w:pos="9350"/>
        </w:tabs>
        <w:rPr>
          <w:rFonts w:eastAsia="Times New Roman"/>
          <w:noProof/>
        </w:rPr>
      </w:pPr>
      <w:hyperlink w:anchor="_Toc354848801" w:history="1">
        <w:r w:rsidR="003F1288" w:rsidRPr="004711B0">
          <w:rPr>
            <w:rStyle w:val="Hyperlink"/>
            <w:noProof/>
          </w:rPr>
          <w:t>6.2.3</w:t>
        </w:r>
        <w:r w:rsidR="003F1288" w:rsidRPr="00132566">
          <w:rPr>
            <w:rFonts w:eastAsia="Times New Roman"/>
            <w:noProof/>
          </w:rPr>
          <w:tab/>
        </w:r>
        <w:r w:rsidR="003F1288" w:rsidRPr="004711B0">
          <w:rPr>
            <w:rStyle w:val="Hyperlink"/>
            <w:noProof/>
          </w:rPr>
          <w:t>SIS Web application Setup Instructions</w:t>
        </w:r>
        <w:r w:rsidR="003F1288">
          <w:rPr>
            <w:noProof/>
            <w:webHidden/>
          </w:rPr>
          <w:tab/>
        </w:r>
        <w:r w:rsidR="003F1288">
          <w:rPr>
            <w:noProof/>
            <w:webHidden/>
          </w:rPr>
          <w:fldChar w:fldCharType="begin"/>
        </w:r>
        <w:r w:rsidR="003F1288">
          <w:rPr>
            <w:noProof/>
            <w:webHidden/>
          </w:rPr>
          <w:instrText xml:space="preserve"> PAGEREF _Toc354848801 \h </w:instrText>
        </w:r>
        <w:r w:rsidR="003F1288">
          <w:rPr>
            <w:noProof/>
            <w:webHidden/>
          </w:rPr>
        </w:r>
        <w:r w:rsidR="003F1288">
          <w:rPr>
            <w:noProof/>
            <w:webHidden/>
          </w:rPr>
          <w:fldChar w:fldCharType="separate"/>
        </w:r>
        <w:r w:rsidR="003F1288">
          <w:rPr>
            <w:noProof/>
            <w:webHidden/>
          </w:rPr>
          <w:t>46</w:t>
        </w:r>
        <w:r w:rsidR="003F1288">
          <w:rPr>
            <w:noProof/>
            <w:webHidden/>
          </w:rPr>
          <w:fldChar w:fldCharType="end"/>
        </w:r>
      </w:hyperlink>
    </w:p>
    <w:p w:rsidR="003F1288" w:rsidRPr="00132566" w:rsidRDefault="0062273C">
      <w:pPr>
        <w:pStyle w:val="TOC1"/>
        <w:tabs>
          <w:tab w:val="left" w:pos="440"/>
          <w:tab w:val="right" w:leader="dot" w:pos="9350"/>
        </w:tabs>
        <w:rPr>
          <w:rFonts w:eastAsia="Times New Roman"/>
          <w:noProof/>
        </w:rPr>
      </w:pPr>
      <w:hyperlink w:anchor="_Toc354848802" w:history="1">
        <w:r w:rsidR="003F1288" w:rsidRPr="004711B0">
          <w:rPr>
            <w:rStyle w:val="Hyperlink"/>
            <w:noProof/>
          </w:rPr>
          <w:t>7</w:t>
        </w:r>
        <w:r w:rsidR="003F1288" w:rsidRPr="00132566">
          <w:rPr>
            <w:rFonts w:eastAsia="Times New Roman"/>
            <w:noProof/>
          </w:rPr>
          <w:tab/>
        </w:r>
        <w:r w:rsidR="003F1288" w:rsidRPr="004711B0">
          <w:rPr>
            <w:rStyle w:val="Hyperlink"/>
            <w:noProof/>
          </w:rPr>
          <w:t>System Documentation</w:t>
        </w:r>
        <w:r w:rsidR="003F1288">
          <w:rPr>
            <w:noProof/>
            <w:webHidden/>
          </w:rPr>
          <w:tab/>
        </w:r>
        <w:r w:rsidR="003F1288">
          <w:rPr>
            <w:noProof/>
            <w:webHidden/>
          </w:rPr>
          <w:fldChar w:fldCharType="begin"/>
        </w:r>
        <w:r w:rsidR="003F1288">
          <w:rPr>
            <w:noProof/>
            <w:webHidden/>
          </w:rPr>
          <w:instrText xml:space="preserve"> PAGEREF _Toc354848802 \h </w:instrText>
        </w:r>
        <w:r w:rsidR="003F1288">
          <w:rPr>
            <w:noProof/>
            <w:webHidden/>
          </w:rPr>
        </w:r>
        <w:r w:rsidR="003F1288">
          <w:rPr>
            <w:noProof/>
            <w:webHidden/>
          </w:rPr>
          <w:fldChar w:fldCharType="separate"/>
        </w:r>
        <w:r w:rsidR="003F1288">
          <w:rPr>
            <w:noProof/>
            <w:webHidden/>
          </w:rPr>
          <w:t>47</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803" w:history="1">
        <w:r w:rsidR="003F1288" w:rsidRPr="004711B0">
          <w:rPr>
            <w:rStyle w:val="Hyperlink"/>
            <w:noProof/>
          </w:rPr>
          <w:t>7.1</w:t>
        </w:r>
        <w:r w:rsidR="003F1288" w:rsidRPr="00132566">
          <w:rPr>
            <w:rFonts w:eastAsia="Times New Roman"/>
            <w:noProof/>
          </w:rPr>
          <w:tab/>
        </w:r>
        <w:r w:rsidR="003F1288" w:rsidRPr="004711B0">
          <w:rPr>
            <w:rStyle w:val="Hyperlink"/>
            <w:noProof/>
          </w:rPr>
          <w:t>Common modules</w:t>
        </w:r>
        <w:r w:rsidR="003F1288">
          <w:rPr>
            <w:noProof/>
            <w:webHidden/>
          </w:rPr>
          <w:tab/>
        </w:r>
        <w:r w:rsidR="003F1288">
          <w:rPr>
            <w:noProof/>
            <w:webHidden/>
          </w:rPr>
          <w:fldChar w:fldCharType="begin"/>
        </w:r>
        <w:r w:rsidR="003F1288">
          <w:rPr>
            <w:noProof/>
            <w:webHidden/>
          </w:rPr>
          <w:instrText xml:space="preserve"> PAGEREF _Toc354848803 \h </w:instrText>
        </w:r>
        <w:r w:rsidR="003F1288">
          <w:rPr>
            <w:noProof/>
            <w:webHidden/>
          </w:rPr>
        </w:r>
        <w:r w:rsidR="003F1288">
          <w:rPr>
            <w:noProof/>
            <w:webHidden/>
          </w:rPr>
          <w:fldChar w:fldCharType="separate"/>
        </w:r>
        <w:r w:rsidR="003F1288">
          <w:rPr>
            <w:noProof/>
            <w:webHidden/>
          </w:rPr>
          <w:t>47</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804" w:history="1">
        <w:r w:rsidR="003F1288" w:rsidRPr="004711B0">
          <w:rPr>
            <w:rStyle w:val="Hyperlink"/>
            <w:noProof/>
          </w:rPr>
          <w:t>7.2</w:t>
        </w:r>
        <w:r w:rsidR="003F1288" w:rsidRPr="00132566">
          <w:rPr>
            <w:rFonts w:eastAsia="Times New Roman"/>
            <w:noProof/>
          </w:rPr>
          <w:tab/>
        </w:r>
        <w:r w:rsidR="003F1288" w:rsidRPr="004711B0">
          <w:rPr>
            <w:rStyle w:val="Hyperlink"/>
            <w:noProof/>
          </w:rPr>
          <w:t>Public user modules</w:t>
        </w:r>
        <w:r w:rsidR="003F1288">
          <w:rPr>
            <w:noProof/>
            <w:webHidden/>
          </w:rPr>
          <w:tab/>
        </w:r>
        <w:r w:rsidR="003F1288">
          <w:rPr>
            <w:noProof/>
            <w:webHidden/>
          </w:rPr>
          <w:fldChar w:fldCharType="begin"/>
        </w:r>
        <w:r w:rsidR="003F1288">
          <w:rPr>
            <w:noProof/>
            <w:webHidden/>
          </w:rPr>
          <w:instrText xml:space="preserve"> PAGEREF _Toc354848804 \h </w:instrText>
        </w:r>
        <w:r w:rsidR="003F1288">
          <w:rPr>
            <w:noProof/>
            <w:webHidden/>
          </w:rPr>
        </w:r>
        <w:r w:rsidR="003F1288">
          <w:rPr>
            <w:noProof/>
            <w:webHidden/>
          </w:rPr>
          <w:fldChar w:fldCharType="separate"/>
        </w:r>
        <w:r w:rsidR="003F1288">
          <w:rPr>
            <w:noProof/>
            <w:webHidden/>
          </w:rPr>
          <w:t>49</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805" w:history="1">
        <w:r w:rsidR="003F1288" w:rsidRPr="004711B0">
          <w:rPr>
            <w:rStyle w:val="Hyperlink"/>
            <w:noProof/>
          </w:rPr>
          <w:t>7.3</w:t>
        </w:r>
        <w:r w:rsidR="003F1288" w:rsidRPr="00132566">
          <w:rPr>
            <w:rFonts w:eastAsia="Times New Roman"/>
            <w:noProof/>
          </w:rPr>
          <w:tab/>
        </w:r>
        <w:r w:rsidR="003F1288" w:rsidRPr="004711B0">
          <w:rPr>
            <w:rStyle w:val="Hyperlink"/>
            <w:noProof/>
          </w:rPr>
          <w:t>Administrator Portal</w:t>
        </w:r>
        <w:r w:rsidR="003F1288">
          <w:rPr>
            <w:noProof/>
            <w:webHidden/>
          </w:rPr>
          <w:tab/>
        </w:r>
        <w:r w:rsidR="003F1288">
          <w:rPr>
            <w:noProof/>
            <w:webHidden/>
          </w:rPr>
          <w:fldChar w:fldCharType="begin"/>
        </w:r>
        <w:r w:rsidR="003F1288">
          <w:rPr>
            <w:noProof/>
            <w:webHidden/>
          </w:rPr>
          <w:instrText xml:space="preserve"> PAGEREF _Toc354848805 \h </w:instrText>
        </w:r>
        <w:r w:rsidR="003F1288">
          <w:rPr>
            <w:noProof/>
            <w:webHidden/>
          </w:rPr>
        </w:r>
        <w:r w:rsidR="003F1288">
          <w:rPr>
            <w:noProof/>
            <w:webHidden/>
          </w:rPr>
          <w:fldChar w:fldCharType="separate"/>
        </w:r>
        <w:r w:rsidR="003F1288">
          <w:rPr>
            <w:noProof/>
            <w:webHidden/>
          </w:rPr>
          <w:t>52</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06" w:history="1">
        <w:r w:rsidR="003F1288" w:rsidRPr="004711B0">
          <w:rPr>
            <w:rStyle w:val="Hyperlink"/>
            <w:noProof/>
          </w:rPr>
          <w:t>7.3.1.1</w:t>
        </w:r>
        <w:r w:rsidR="003F1288" w:rsidRPr="00132566">
          <w:rPr>
            <w:rFonts w:eastAsia="Times New Roman"/>
            <w:noProof/>
          </w:rPr>
          <w:tab/>
        </w:r>
        <w:r w:rsidR="003F1288" w:rsidRPr="004711B0">
          <w:rPr>
            <w:rStyle w:val="Hyperlink"/>
            <w:noProof/>
          </w:rPr>
          <w:t>Administrator Home page</w:t>
        </w:r>
        <w:r w:rsidR="003F1288">
          <w:rPr>
            <w:noProof/>
            <w:webHidden/>
          </w:rPr>
          <w:tab/>
        </w:r>
        <w:r w:rsidR="003F1288">
          <w:rPr>
            <w:noProof/>
            <w:webHidden/>
          </w:rPr>
          <w:fldChar w:fldCharType="begin"/>
        </w:r>
        <w:r w:rsidR="003F1288">
          <w:rPr>
            <w:noProof/>
            <w:webHidden/>
          </w:rPr>
          <w:instrText xml:space="preserve"> PAGEREF _Toc354848806 \h </w:instrText>
        </w:r>
        <w:r w:rsidR="003F1288">
          <w:rPr>
            <w:noProof/>
            <w:webHidden/>
          </w:rPr>
        </w:r>
        <w:r w:rsidR="003F1288">
          <w:rPr>
            <w:noProof/>
            <w:webHidden/>
          </w:rPr>
          <w:fldChar w:fldCharType="separate"/>
        </w:r>
        <w:r w:rsidR="003F1288">
          <w:rPr>
            <w:noProof/>
            <w:webHidden/>
          </w:rPr>
          <w:t>52</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07" w:history="1">
        <w:r w:rsidR="003F1288" w:rsidRPr="004711B0">
          <w:rPr>
            <w:rStyle w:val="Hyperlink"/>
            <w:noProof/>
          </w:rPr>
          <w:t>7.3.1.2</w:t>
        </w:r>
        <w:r w:rsidR="003F1288" w:rsidRPr="00132566">
          <w:rPr>
            <w:rFonts w:eastAsia="Times New Roman"/>
            <w:noProof/>
          </w:rPr>
          <w:tab/>
        </w:r>
        <w:r w:rsidR="003F1288" w:rsidRPr="004711B0">
          <w:rPr>
            <w:rStyle w:val="Hyperlink"/>
            <w:noProof/>
          </w:rPr>
          <w:t>SIS System Management</w:t>
        </w:r>
        <w:r w:rsidR="003F1288">
          <w:rPr>
            <w:noProof/>
            <w:webHidden/>
          </w:rPr>
          <w:tab/>
        </w:r>
        <w:r w:rsidR="003F1288">
          <w:rPr>
            <w:noProof/>
            <w:webHidden/>
          </w:rPr>
          <w:fldChar w:fldCharType="begin"/>
        </w:r>
        <w:r w:rsidR="003F1288">
          <w:rPr>
            <w:noProof/>
            <w:webHidden/>
          </w:rPr>
          <w:instrText xml:space="preserve"> PAGEREF _Toc354848807 \h </w:instrText>
        </w:r>
        <w:r w:rsidR="003F1288">
          <w:rPr>
            <w:noProof/>
            <w:webHidden/>
          </w:rPr>
        </w:r>
        <w:r w:rsidR="003F1288">
          <w:rPr>
            <w:noProof/>
            <w:webHidden/>
          </w:rPr>
          <w:fldChar w:fldCharType="separate"/>
        </w:r>
        <w:r w:rsidR="003F1288">
          <w:rPr>
            <w:noProof/>
            <w:webHidden/>
          </w:rPr>
          <w:t>53</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08" w:history="1">
        <w:r w:rsidR="003F1288" w:rsidRPr="004711B0">
          <w:rPr>
            <w:rStyle w:val="Hyperlink"/>
            <w:noProof/>
          </w:rPr>
          <w:t>7.3.1.2.1</w:t>
        </w:r>
        <w:r w:rsidR="003F1288" w:rsidRPr="00132566">
          <w:rPr>
            <w:rFonts w:eastAsia="Times New Roman"/>
            <w:noProof/>
          </w:rPr>
          <w:tab/>
        </w:r>
        <w:r w:rsidR="003F1288" w:rsidRPr="004711B0">
          <w:rPr>
            <w:rStyle w:val="Hyperlink"/>
            <w:noProof/>
          </w:rPr>
          <w:t>SIS Content Maintenance</w:t>
        </w:r>
        <w:r w:rsidR="003F1288">
          <w:rPr>
            <w:noProof/>
            <w:webHidden/>
          </w:rPr>
          <w:tab/>
        </w:r>
        <w:r w:rsidR="003F1288">
          <w:rPr>
            <w:noProof/>
            <w:webHidden/>
          </w:rPr>
          <w:fldChar w:fldCharType="begin"/>
        </w:r>
        <w:r w:rsidR="003F1288">
          <w:rPr>
            <w:noProof/>
            <w:webHidden/>
          </w:rPr>
          <w:instrText xml:space="preserve"> PAGEREF _Toc354848808 \h </w:instrText>
        </w:r>
        <w:r w:rsidR="003F1288">
          <w:rPr>
            <w:noProof/>
            <w:webHidden/>
          </w:rPr>
        </w:r>
        <w:r w:rsidR="003F1288">
          <w:rPr>
            <w:noProof/>
            <w:webHidden/>
          </w:rPr>
          <w:fldChar w:fldCharType="separate"/>
        </w:r>
        <w:r w:rsidR="003F1288">
          <w:rPr>
            <w:noProof/>
            <w:webHidden/>
          </w:rPr>
          <w:t>53</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09" w:history="1">
        <w:r w:rsidR="003F1288" w:rsidRPr="004711B0">
          <w:rPr>
            <w:rStyle w:val="Hyperlink"/>
            <w:noProof/>
          </w:rPr>
          <w:t>7.3.1.2.2</w:t>
        </w:r>
        <w:r w:rsidR="003F1288" w:rsidRPr="00132566">
          <w:rPr>
            <w:rFonts w:eastAsia="Times New Roman"/>
            <w:noProof/>
          </w:rPr>
          <w:tab/>
        </w:r>
        <w:r w:rsidR="003F1288" w:rsidRPr="004711B0">
          <w:rPr>
            <w:rStyle w:val="Hyperlink"/>
            <w:noProof/>
          </w:rPr>
          <w:t>School year Maintenance</w:t>
        </w:r>
        <w:r w:rsidR="003F1288">
          <w:rPr>
            <w:noProof/>
            <w:webHidden/>
          </w:rPr>
          <w:tab/>
        </w:r>
        <w:r w:rsidR="003F1288">
          <w:rPr>
            <w:noProof/>
            <w:webHidden/>
          </w:rPr>
          <w:fldChar w:fldCharType="begin"/>
        </w:r>
        <w:r w:rsidR="003F1288">
          <w:rPr>
            <w:noProof/>
            <w:webHidden/>
          </w:rPr>
          <w:instrText xml:space="preserve"> PAGEREF _Toc354848809 \h </w:instrText>
        </w:r>
        <w:r w:rsidR="003F1288">
          <w:rPr>
            <w:noProof/>
            <w:webHidden/>
          </w:rPr>
        </w:r>
        <w:r w:rsidR="003F1288">
          <w:rPr>
            <w:noProof/>
            <w:webHidden/>
          </w:rPr>
          <w:fldChar w:fldCharType="separate"/>
        </w:r>
        <w:r w:rsidR="003F1288">
          <w:rPr>
            <w:noProof/>
            <w:webHidden/>
          </w:rPr>
          <w:t>54</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0" w:history="1">
        <w:r w:rsidR="003F1288" w:rsidRPr="004711B0">
          <w:rPr>
            <w:rStyle w:val="Hyperlink"/>
            <w:noProof/>
          </w:rPr>
          <w:t>7.3.1.2.3</w:t>
        </w:r>
        <w:r w:rsidR="003F1288" w:rsidRPr="00132566">
          <w:rPr>
            <w:rFonts w:eastAsia="Times New Roman"/>
            <w:noProof/>
          </w:rPr>
          <w:tab/>
        </w:r>
        <w:r w:rsidR="003F1288" w:rsidRPr="004711B0">
          <w:rPr>
            <w:rStyle w:val="Hyperlink"/>
            <w:noProof/>
          </w:rPr>
          <w:t>Grade Level Maintenance</w:t>
        </w:r>
        <w:r w:rsidR="003F1288">
          <w:rPr>
            <w:noProof/>
            <w:webHidden/>
          </w:rPr>
          <w:tab/>
        </w:r>
        <w:r w:rsidR="003F1288">
          <w:rPr>
            <w:noProof/>
            <w:webHidden/>
          </w:rPr>
          <w:fldChar w:fldCharType="begin"/>
        </w:r>
        <w:r w:rsidR="003F1288">
          <w:rPr>
            <w:noProof/>
            <w:webHidden/>
          </w:rPr>
          <w:instrText xml:space="preserve"> PAGEREF _Toc354848810 \h </w:instrText>
        </w:r>
        <w:r w:rsidR="003F1288">
          <w:rPr>
            <w:noProof/>
            <w:webHidden/>
          </w:rPr>
        </w:r>
        <w:r w:rsidR="003F1288">
          <w:rPr>
            <w:noProof/>
            <w:webHidden/>
          </w:rPr>
          <w:fldChar w:fldCharType="separate"/>
        </w:r>
        <w:r w:rsidR="003F1288">
          <w:rPr>
            <w:noProof/>
            <w:webHidden/>
          </w:rPr>
          <w:t>55</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1" w:history="1">
        <w:r w:rsidR="003F1288" w:rsidRPr="004711B0">
          <w:rPr>
            <w:rStyle w:val="Hyperlink"/>
            <w:noProof/>
          </w:rPr>
          <w:t>7.3.1.2.4</w:t>
        </w:r>
        <w:r w:rsidR="003F1288" w:rsidRPr="00132566">
          <w:rPr>
            <w:rFonts w:eastAsia="Times New Roman"/>
            <w:noProof/>
          </w:rPr>
          <w:tab/>
        </w:r>
        <w:r w:rsidR="003F1288" w:rsidRPr="004711B0">
          <w:rPr>
            <w:rStyle w:val="Hyperlink"/>
            <w:noProof/>
          </w:rPr>
          <w:t>Subject Maintenance</w:t>
        </w:r>
        <w:r w:rsidR="003F1288">
          <w:rPr>
            <w:noProof/>
            <w:webHidden/>
          </w:rPr>
          <w:tab/>
        </w:r>
        <w:r w:rsidR="003F1288">
          <w:rPr>
            <w:noProof/>
            <w:webHidden/>
          </w:rPr>
          <w:fldChar w:fldCharType="begin"/>
        </w:r>
        <w:r w:rsidR="003F1288">
          <w:rPr>
            <w:noProof/>
            <w:webHidden/>
          </w:rPr>
          <w:instrText xml:space="preserve"> PAGEREF _Toc354848811 \h </w:instrText>
        </w:r>
        <w:r w:rsidR="003F1288">
          <w:rPr>
            <w:noProof/>
            <w:webHidden/>
          </w:rPr>
        </w:r>
        <w:r w:rsidR="003F1288">
          <w:rPr>
            <w:noProof/>
            <w:webHidden/>
          </w:rPr>
          <w:fldChar w:fldCharType="separate"/>
        </w:r>
        <w:r w:rsidR="003F1288">
          <w:rPr>
            <w:noProof/>
            <w:webHidden/>
          </w:rPr>
          <w:t>56</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2" w:history="1">
        <w:r w:rsidR="003F1288" w:rsidRPr="004711B0">
          <w:rPr>
            <w:rStyle w:val="Hyperlink"/>
            <w:noProof/>
          </w:rPr>
          <w:t>7.3.1.2.5</w:t>
        </w:r>
        <w:r w:rsidR="003F1288" w:rsidRPr="00132566">
          <w:rPr>
            <w:rFonts w:eastAsia="Times New Roman"/>
            <w:noProof/>
          </w:rPr>
          <w:tab/>
        </w:r>
        <w:r w:rsidR="003F1288" w:rsidRPr="004711B0">
          <w:rPr>
            <w:rStyle w:val="Hyperlink"/>
            <w:noProof/>
          </w:rPr>
          <w:t>Period Maintenance</w:t>
        </w:r>
        <w:r w:rsidR="003F1288">
          <w:rPr>
            <w:noProof/>
            <w:webHidden/>
          </w:rPr>
          <w:tab/>
        </w:r>
        <w:r w:rsidR="003F1288">
          <w:rPr>
            <w:noProof/>
            <w:webHidden/>
          </w:rPr>
          <w:fldChar w:fldCharType="begin"/>
        </w:r>
        <w:r w:rsidR="003F1288">
          <w:rPr>
            <w:noProof/>
            <w:webHidden/>
          </w:rPr>
          <w:instrText xml:space="preserve"> PAGEREF _Toc354848812 \h </w:instrText>
        </w:r>
        <w:r w:rsidR="003F1288">
          <w:rPr>
            <w:noProof/>
            <w:webHidden/>
          </w:rPr>
        </w:r>
        <w:r w:rsidR="003F1288">
          <w:rPr>
            <w:noProof/>
            <w:webHidden/>
          </w:rPr>
          <w:fldChar w:fldCharType="separate"/>
        </w:r>
        <w:r w:rsidR="003F1288">
          <w:rPr>
            <w:noProof/>
            <w:webHidden/>
          </w:rPr>
          <w:t>57</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3" w:history="1">
        <w:r w:rsidR="003F1288" w:rsidRPr="004711B0">
          <w:rPr>
            <w:rStyle w:val="Hyperlink"/>
            <w:noProof/>
          </w:rPr>
          <w:t>7.3.1.2.6</w:t>
        </w:r>
        <w:r w:rsidR="003F1288" w:rsidRPr="00132566">
          <w:rPr>
            <w:rFonts w:eastAsia="Times New Roman"/>
            <w:noProof/>
          </w:rPr>
          <w:tab/>
        </w:r>
        <w:r w:rsidR="003F1288" w:rsidRPr="004711B0">
          <w:rPr>
            <w:rStyle w:val="Hyperlink"/>
            <w:noProof/>
          </w:rPr>
          <w:t>Teacher/Subject Schedule Maintenance</w:t>
        </w:r>
        <w:r w:rsidR="003F1288">
          <w:rPr>
            <w:noProof/>
            <w:webHidden/>
          </w:rPr>
          <w:tab/>
        </w:r>
        <w:r w:rsidR="003F1288">
          <w:rPr>
            <w:noProof/>
            <w:webHidden/>
          </w:rPr>
          <w:fldChar w:fldCharType="begin"/>
        </w:r>
        <w:r w:rsidR="003F1288">
          <w:rPr>
            <w:noProof/>
            <w:webHidden/>
          </w:rPr>
          <w:instrText xml:space="preserve"> PAGEREF _Toc354848813 \h </w:instrText>
        </w:r>
        <w:r w:rsidR="003F1288">
          <w:rPr>
            <w:noProof/>
            <w:webHidden/>
          </w:rPr>
        </w:r>
        <w:r w:rsidR="003F1288">
          <w:rPr>
            <w:noProof/>
            <w:webHidden/>
          </w:rPr>
          <w:fldChar w:fldCharType="separate"/>
        </w:r>
        <w:r w:rsidR="003F1288">
          <w:rPr>
            <w:noProof/>
            <w:webHidden/>
          </w:rPr>
          <w:t>58</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14" w:history="1">
        <w:r w:rsidR="003F1288" w:rsidRPr="004711B0">
          <w:rPr>
            <w:rStyle w:val="Hyperlink"/>
            <w:noProof/>
          </w:rPr>
          <w:t>7.3.1.3</w:t>
        </w:r>
        <w:r w:rsidR="003F1288" w:rsidRPr="00132566">
          <w:rPr>
            <w:rFonts w:eastAsia="Times New Roman"/>
            <w:noProof/>
          </w:rPr>
          <w:tab/>
        </w:r>
        <w:r w:rsidR="003F1288" w:rsidRPr="004711B0">
          <w:rPr>
            <w:rStyle w:val="Hyperlink"/>
            <w:noProof/>
          </w:rPr>
          <w:t>Admission Management</w:t>
        </w:r>
        <w:r w:rsidR="003F1288">
          <w:rPr>
            <w:noProof/>
            <w:webHidden/>
          </w:rPr>
          <w:tab/>
        </w:r>
        <w:r w:rsidR="003F1288">
          <w:rPr>
            <w:noProof/>
            <w:webHidden/>
          </w:rPr>
          <w:fldChar w:fldCharType="begin"/>
        </w:r>
        <w:r w:rsidR="003F1288">
          <w:rPr>
            <w:noProof/>
            <w:webHidden/>
          </w:rPr>
          <w:instrText xml:space="preserve"> PAGEREF _Toc354848814 \h </w:instrText>
        </w:r>
        <w:r w:rsidR="003F1288">
          <w:rPr>
            <w:noProof/>
            <w:webHidden/>
          </w:rPr>
        </w:r>
        <w:r w:rsidR="003F1288">
          <w:rPr>
            <w:noProof/>
            <w:webHidden/>
          </w:rPr>
          <w:fldChar w:fldCharType="separate"/>
        </w:r>
        <w:r w:rsidR="003F1288">
          <w:rPr>
            <w:noProof/>
            <w:webHidden/>
          </w:rPr>
          <w:t>60</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15" w:history="1">
        <w:r w:rsidR="003F1288" w:rsidRPr="004711B0">
          <w:rPr>
            <w:rStyle w:val="Hyperlink"/>
            <w:noProof/>
          </w:rPr>
          <w:t>7.3.1.4</w:t>
        </w:r>
        <w:r w:rsidR="003F1288" w:rsidRPr="00132566">
          <w:rPr>
            <w:rFonts w:eastAsia="Times New Roman"/>
            <w:noProof/>
          </w:rPr>
          <w:tab/>
        </w:r>
        <w:r w:rsidR="003F1288" w:rsidRPr="004711B0">
          <w:rPr>
            <w:rStyle w:val="Hyperlink"/>
            <w:noProof/>
          </w:rPr>
          <w:t>Teacher Management</w:t>
        </w:r>
        <w:r w:rsidR="003F1288">
          <w:rPr>
            <w:noProof/>
            <w:webHidden/>
          </w:rPr>
          <w:tab/>
        </w:r>
        <w:r w:rsidR="003F1288">
          <w:rPr>
            <w:noProof/>
            <w:webHidden/>
          </w:rPr>
          <w:fldChar w:fldCharType="begin"/>
        </w:r>
        <w:r w:rsidR="003F1288">
          <w:rPr>
            <w:noProof/>
            <w:webHidden/>
          </w:rPr>
          <w:instrText xml:space="preserve"> PAGEREF _Toc354848815 \h </w:instrText>
        </w:r>
        <w:r w:rsidR="003F1288">
          <w:rPr>
            <w:noProof/>
            <w:webHidden/>
          </w:rPr>
        </w:r>
        <w:r w:rsidR="003F1288">
          <w:rPr>
            <w:noProof/>
            <w:webHidden/>
          </w:rPr>
          <w:fldChar w:fldCharType="separate"/>
        </w:r>
        <w:r w:rsidR="003F1288">
          <w:rPr>
            <w:noProof/>
            <w:webHidden/>
          </w:rPr>
          <w:t>62</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16" w:history="1">
        <w:r w:rsidR="003F1288" w:rsidRPr="004711B0">
          <w:rPr>
            <w:rStyle w:val="Hyperlink"/>
            <w:noProof/>
          </w:rPr>
          <w:t>7.3.1.5</w:t>
        </w:r>
        <w:r w:rsidR="003F1288" w:rsidRPr="00132566">
          <w:rPr>
            <w:rFonts w:eastAsia="Times New Roman"/>
            <w:noProof/>
          </w:rPr>
          <w:tab/>
        </w:r>
        <w:r w:rsidR="003F1288" w:rsidRPr="004711B0">
          <w:rPr>
            <w:rStyle w:val="Hyperlink"/>
            <w:noProof/>
          </w:rPr>
          <w:t>Student Management</w:t>
        </w:r>
        <w:r w:rsidR="003F1288">
          <w:rPr>
            <w:noProof/>
            <w:webHidden/>
          </w:rPr>
          <w:tab/>
        </w:r>
        <w:r w:rsidR="003F1288">
          <w:rPr>
            <w:noProof/>
            <w:webHidden/>
          </w:rPr>
          <w:fldChar w:fldCharType="begin"/>
        </w:r>
        <w:r w:rsidR="003F1288">
          <w:rPr>
            <w:noProof/>
            <w:webHidden/>
          </w:rPr>
          <w:instrText xml:space="preserve"> PAGEREF _Toc354848816 \h </w:instrText>
        </w:r>
        <w:r w:rsidR="003F1288">
          <w:rPr>
            <w:noProof/>
            <w:webHidden/>
          </w:rPr>
        </w:r>
        <w:r w:rsidR="003F1288">
          <w:rPr>
            <w:noProof/>
            <w:webHidden/>
          </w:rPr>
          <w:fldChar w:fldCharType="separate"/>
        </w:r>
        <w:r w:rsidR="003F1288">
          <w:rPr>
            <w:noProof/>
            <w:webHidden/>
          </w:rPr>
          <w:t>63</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7" w:history="1">
        <w:r w:rsidR="003F1288" w:rsidRPr="004711B0">
          <w:rPr>
            <w:rStyle w:val="Hyperlink"/>
            <w:noProof/>
          </w:rPr>
          <w:t>7.3.1.5.1</w:t>
        </w:r>
        <w:r w:rsidR="003F1288" w:rsidRPr="00132566">
          <w:rPr>
            <w:rFonts w:eastAsia="Times New Roman"/>
            <w:noProof/>
          </w:rPr>
          <w:tab/>
        </w:r>
        <w:r w:rsidR="003F1288" w:rsidRPr="004711B0">
          <w:rPr>
            <w:rStyle w:val="Hyperlink"/>
            <w:noProof/>
          </w:rPr>
          <w:t>Student Maintenance</w:t>
        </w:r>
        <w:r w:rsidR="003F1288">
          <w:rPr>
            <w:noProof/>
            <w:webHidden/>
          </w:rPr>
          <w:tab/>
        </w:r>
        <w:r w:rsidR="003F1288">
          <w:rPr>
            <w:noProof/>
            <w:webHidden/>
          </w:rPr>
          <w:fldChar w:fldCharType="begin"/>
        </w:r>
        <w:r w:rsidR="003F1288">
          <w:rPr>
            <w:noProof/>
            <w:webHidden/>
          </w:rPr>
          <w:instrText xml:space="preserve"> PAGEREF _Toc354848817 \h </w:instrText>
        </w:r>
        <w:r w:rsidR="003F1288">
          <w:rPr>
            <w:noProof/>
            <w:webHidden/>
          </w:rPr>
        </w:r>
        <w:r w:rsidR="003F1288">
          <w:rPr>
            <w:noProof/>
            <w:webHidden/>
          </w:rPr>
          <w:fldChar w:fldCharType="separate"/>
        </w:r>
        <w:r w:rsidR="003F1288">
          <w:rPr>
            <w:noProof/>
            <w:webHidden/>
          </w:rPr>
          <w:t>63</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8" w:history="1">
        <w:r w:rsidR="003F1288" w:rsidRPr="004711B0">
          <w:rPr>
            <w:rStyle w:val="Hyperlink"/>
            <w:noProof/>
          </w:rPr>
          <w:t>7.3.1.5.2</w:t>
        </w:r>
        <w:r w:rsidR="003F1288" w:rsidRPr="00132566">
          <w:rPr>
            <w:rFonts w:eastAsia="Times New Roman"/>
            <w:noProof/>
          </w:rPr>
          <w:tab/>
        </w:r>
        <w:r w:rsidR="003F1288" w:rsidRPr="004711B0">
          <w:rPr>
            <w:rStyle w:val="Hyperlink"/>
            <w:noProof/>
          </w:rPr>
          <w:t>Student Grade Level Enrollment</w:t>
        </w:r>
        <w:r w:rsidR="003F1288">
          <w:rPr>
            <w:noProof/>
            <w:webHidden/>
          </w:rPr>
          <w:tab/>
        </w:r>
        <w:r w:rsidR="003F1288">
          <w:rPr>
            <w:noProof/>
            <w:webHidden/>
          </w:rPr>
          <w:fldChar w:fldCharType="begin"/>
        </w:r>
        <w:r w:rsidR="003F1288">
          <w:rPr>
            <w:noProof/>
            <w:webHidden/>
          </w:rPr>
          <w:instrText xml:space="preserve"> PAGEREF _Toc354848818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19" w:history="1">
        <w:r w:rsidR="003F1288" w:rsidRPr="004711B0">
          <w:rPr>
            <w:rStyle w:val="Hyperlink"/>
            <w:noProof/>
          </w:rPr>
          <w:t>7.3.1.5.3</w:t>
        </w:r>
        <w:r w:rsidR="003F1288" w:rsidRPr="00132566">
          <w:rPr>
            <w:rFonts w:eastAsia="Times New Roman"/>
            <w:noProof/>
          </w:rPr>
          <w:tab/>
        </w:r>
        <w:r w:rsidR="003F1288" w:rsidRPr="004711B0">
          <w:rPr>
            <w:rStyle w:val="Hyperlink"/>
            <w:noProof/>
          </w:rPr>
          <w:t>Student Subject Enrollment</w:t>
        </w:r>
        <w:r w:rsidR="003F1288">
          <w:rPr>
            <w:noProof/>
            <w:webHidden/>
          </w:rPr>
          <w:tab/>
        </w:r>
        <w:r w:rsidR="003F1288">
          <w:rPr>
            <w:noProof/>
            <w:webHidden/>
          </w:rPr>
          <w:fldChar w:fldCharType="begin"/>
        </w:r>
        <w:r w:rsidR="003F1288">
          <w:rPr>
            <w:noProof/>
            <w:webHidden/>
          </w:rPr>
          <w:instrText xml:space="preserve"> PAGEREF _Toc354848819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62273C">
      <w:pPr>
        <w:pStyle w:val="TOC5"/>
        <w:tabs>
          <w:tab w:val="left" w:pos="1880"/>
          <w:tab w:val="right" w:leader="dot" w:pos="9350"/>
        </w:tabs>
        <w:rPr>
          <w:rFonts w:eastAsia="Times New Roman"/>
          <w:noProof/>
        </w:rPr>
      </w:pPr>
      <w:hyperlink w:anchor="_Toc354848820" w:history="1">
        <w:r w:rsidR="003F1288" w:rsidRPr="004711B0">
          <w:rPr>
            <w:rStyle w:val="Hyperlink"/>
            <w:noProof/>
          </w:rPr>
          <w:t>7.3.1.5.4</w:t>
        </w:r>
        <w:r w:rsidR="003F1288" w:rsidRPr="00132566">
          <w:rPr>
            <w:rFonts w:eastAsia="Times New Roman"/>
            <w:noProof/>
          </w:rPr>
          <w:tab/>
        </w:r>
        <w:r w:rsidR="003F1288" w:rsidRPr="004711B0">
          <w:rPr>
            <w:rStyle w:val="Hyperlink"/>
            <w:noProof/>
          </w:rPr>
          <w:t>Process student school year results</w:t>
        </w:r>
        <w:r w:rsidR="003F1288">
          <w:rPr>
            <w:noProof/>
            <w:webHidden/>
          </w:rPr>
          <w:tab/>
        </w:r>
        <w:r w:rsidR="003F1288">
          <w:rPr>
            <w:noProof/>
            <w:webHidden/>
          </w:rPr>
          <w:fldChar w:fldCharType="begin"/>
        </w:r>
        <w:r w:rsidR="003F1288">
          <w:rPr>
            <w:noProof/>
            <w:webHidden/>
          </w:rPr>
          <w:instrText xml:space="preserve"> PAGEREF _Toc354848820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62273C">
      <w:pPr>
        <w:pStyle w:val="TOC4"/>
        <w:tabs>
          <w:tab w:val="left" w:pos="1540"/>
          <w:tab w:val="right" w:leader="dot" w:pos="9350"/>
        </w:tabs>
        <w:rPr>
          <w:rFonts w:eastAsia="Times New Roman"/>
          <w:noProof/>
        </w:rPr>
      </w:pPr>
      <w:hyperlink w:anchor="_Toc354848821" w:history="1">
        <w:r w:rsidR="003F1288" w:rsidRPr="004711B0">
          <w:rPr>
            <w:rStyle w:val="Hyperlink"/>
            <w:noProof/>
          </w:rPr>
          <w:t>7.3.1.6</w:t>
        </w:r>
        <w:r w:rsidR="003F1288" w:rsidRPr="00132566">
          <w:rPr>
            <w:rFonts w:eastAsia="Times New Roman"/>
            <w:noProof/>
          </w:rPr>
          <w:tab/>
        </w:r>
        <w:r w:rsidR="003F1288" w:rsidRPr="004711B0">
          <w:rPr>
            <w:rStyle w:val="Hyperlink"/>
            <w:noProof/>
          </w:rPr>
          <w:t>Reports Management</w:t>
        </w:r>
        <w:r w:rsidR="003F1288">
          <w:rPr>
            <w:noProof/>
            <w:webHidden/>
          </w:rPr>
          <w:tab/>
        </w:r>
        <w:r w:rsidR="003F1288">
          <w:rPr>
            <w:noProof/>
            <w:webHidden/>
          </w:rPr>
          <w:fldChar w:fldCharType="begin"/>
        </w:r>
        <w:r w:rsidR="003F1288">
          <w:rPr>
            <w:noProof/>
            <w:webHidden/>
          </w:rPr>
          <w:instrText xml:space="preserve"> PAGEREF _Toc354848821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822" w:history="1">
        <w:r w:rsidR="003F1288" w:rsidRPr="004711B0">
          <w:rPr>
            <w:rStyle w:val="Hyperlink"/>
            <w:noProof/>
          </w:rPr>
          <w:t>7.4</w:t>
        </w:r>
        <w:r w:rsidR="003F1288" w:rsidRPr="00132566">
          <w:rPr>
            <w:rFonts w:eastAsia="Times New Roman"/>
            <w:noProof/>
          </w:rPr>
          <w:tab/>
        </w:r>
        <w:r w:rsidR="003F1288" w:rsidRPr="004711B0">
          <w:rPr>
            <w:rStyle w:val="Hyperlink"/>
            <w:noProof/>
          </w:rPr>
          <w:t>Teacher Portal</w:t>
        </w:r>
        <w:r w:rsidR="003F1288">
          <w:rPr>
            <w:noProof/>
            <w:webHidden/>
          </w:rPr>
          <w:tab/>
        </w:r>
        <w:r w:rsidR="003F1288">
          <w:rPr>
            <w:noProof/>
            <w:webHidden/>
          </w:rPr>
          <w:fldChar w:fldCharType="begin"/>
        </w:r>
        <w:r w:rsidR="003F1288">
          <w:rPr>
            <w:noProof/>
            <w:webHidden/>
          </w:rPr>
          <w:instrText xml:space="preserve"> PAGEREF _Toc354848822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3F1288" w:rsidRPr="00132566" w:rsidRDefault="0062273C">
      <w:pPr>
        <w:pStyle w:val="TOC2"/>
        <w:tabs>
          <w:tab w:val="left" w:pos="880"/>
          <w:tab w:val="right" w:leader="dot" w:pos="9350"/>
        </w:tabs>
        <w:rPr>
          <w:rFonts w:eastAsia="Times New Roman"/>
          <w:noProof/>
        </w:rPr>
      </w:pPr>
      <w:hyperlink w:anchor="_Toc354848823" w:history="1">
        <w:r w:rsidR="003F1288" w:rsidRPr="004711B0">
          <w:rPr>
            <w:rStyle w:val="Hyperlink"/>
            <w:noProof/>
          </w:rPr>
          <w:t>7.5</w:t>
        </w:r>
        <w:r w:rsidR="003F1288" w:rsidRPr="00132566">
          <w:rPr>
            <w:rFonts w:eastAsia="Times New Roman"/>
            <w:noProof/>
          </w:rPr>
          <w:tab/>
        </w:r>
        <w:r w:rsidR="003F1288" w:rsidRPr="004711B0">
          <w:rPr>
            <w:rStyle w:val="Hyperlink"/>
            <w:noProof/>
          </w:rPr>
          <w:t>Student Portal</w:t>
        </w:r>
        <w:r w:rsidR="003F1288">
          <w:rPr>
            <w:noProof/>
            <w:webHidden/>
          </w:rPr>
          <w:tab/>
        </w:r>
        <w:r w:rsidR="003F1288">
          <w:rPr>
            <w:noProof/>
            <w:webHidden/>
          </w:rPr>
          <w:fldChar w:fldCharType="begin"/>
        </w:r>
        <w:r w:rsidR="003F1288">
          <w:rPr>
            <w:noProof/>
            <w:webHidden/>
          </w:rPr>
          <w:instrText xml:space="preserve"> PAGEREF _Toc354848823 \h </w:instrText>
        </w:r>
        <w:r w:rsidR="003F1288">
          <w:rPr>
            <w:noProof/>
            <w:webHidden/>
          </w:rPr>
        </w:r>
        <w:r w:rsidR="003F1288">
          <w:rPr>
            <w:noProof/>
            <w:webHidden/>
          </w:rPr>
          <w:fldChar w:fldCharType="separate"/>
        </w:r>
        <w:r w:rsidR="003F1288">
          <w:rPr>
            <w:noProof/>
            <w:webHidden/>
          </w:rPr>
          <w:t>64</w:t>
        </w:r>
        <w:r w:rsidR="003F1288">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848743"/>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848744"/>
      <w:r>
        <w:t>Purpose</w:t>
      </w:r>
      <w:bookmarkEnd w:id="10"/>
    </w:p>
    <w:p w:rsidR="0064245C" w:rsidRDefault="0064245C" w:rsidP="006A6D24">
      <w:pPr>
        <w:pStyle w:val="Heading2"/>
      </w:pPr>
      <w:bookmarkStart w:id="11" w:name="_Toc354848745"/>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848746"/>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62273C"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62273C" w:rsidRPr="005558ED" w:rsidRDefault="0062273C"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62273C" w:rsidRPr="005558ED" w:rsidRDefault="0062273C"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62273C" w:rsidRPr="005558ED" w:rsidRDefault="0062273C"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62273C" w:rsidRDefault="0062273C" w:rsidP="00D076B7">
                    <w:pPr>
                      <w:jc w:val="center"/>
                      <w:rPr>
                        <w:b/>
                        <w:sz w:val="16"/>
                        <w:szCs w:val="16"/>
                      </w:rPr>
                    </w:pPr>
                    <w:r>
                      <w:rPr>
                        <w:b/>
                        <w:sz w:val="16"/>
                        <w:szCs w:val="16"/>
                      </w:rPr>
                      <w:t>Create class and schedules</w:t>
                    </w:r>
                  </w:p>
                  <w:p w:rsidR="0062273C" w:rsidRPr="005558ED" w:rsidRDefault="0062273C"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62273C" w:rsidRPr="005558ED" w:rsidRDefault="0062273C"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62273C" w:rsidRPr="005558ED" w:rsidRDefault="0062273C"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62273C" w:rsidRPr="005558ED" w:rsidRDefault="0062273C"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62273C" w:rsidRPr="005558ED" w:rsidRDefault="0062273C"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62273C" w:rsidRPr="005558ED" w:rsidRDefault="0062273C"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62273C" w:rsidRPr="005558ED" w:rsidRDefault="0062273C"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62273C" w:rsidRPr="005558ED" w:rsidRDefault="0062273C"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62273C" w:rsidRDefault="0062273C"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62273C" w:rsidRDefault="0062273C"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62273C" w:rsidRDefault="0062273C"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62273C" w:rsidRDefault="0062273C"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62273C" w:rsidRDefault="0062273C"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62273C" w:rsidRPr="005558ED" w:rsidRDefault="0062273C"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62273C" w:rsidRPr="00FD1868" w:rsidRDefault="0062273C"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62273C" w:rsidRPr="005558ED" w:rsidRDefault="0062273C"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62273C" w:rsidRPr="005558ED" w:rsidRDefault="0062273C"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62273C" w:rsidRDefault="0062273C"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848747"/>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848748"/>
      <w:r>
        <w:t>Requirements Specification</w:t>
      </w:r>
      <w:bookmarkEnd w:id="14"/>
    </w:p>
    <w:p w:rsidR="0064245C" w:rsidRDefault="0064245C" w:rsidP="00A40B48">
      <w:pPr>
        <w:pStyle w:val="Heading2"/>
      </w:pPr>
      <w:bookmarkStart w:id="15" w:name="_Toc354848749"/>
      <w:r>
        <w:t>Functional Requirements</w:t>
      </w:r>
      <w:bookmarkEnd w:id="15"/>
    </w:p>
    <w:p w:rsidR="0064245C" w:rsidRDefault="0064245C" w:rsidP="002F46C1">
      <w:pPr>
        <w:pStyle w:val="Heading3"/>
      </w:pPr>
      <w:bookmarkStart w:id="16" w:name="_Toc354848750"/>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848751"/>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848752"/>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848753"/>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848754"/>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848755"/>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848756"/>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848757"/>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848758"/>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848759"/>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848760"/>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848761"/>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848762"/>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848763"/>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848764"/>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848765"/>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848766"/>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848767"/>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848768"/>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848769"/>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848770"/>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848771"/>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848772"/>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848773"/>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848774"/>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848775"/>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848776"/>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848777"/>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848778"/>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848779"/>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848780"/>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848781"/>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848782"/>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611012"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848783"/>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848784"/>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848785"/>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848786"/>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848787"/>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848788"/>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848789"/>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848790"/>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848791"/>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611013"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611014"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848792"/>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848793"/>
      <w:r>
        <w:t>Database Schema Design</w:t>
      </w:r>
      <w:bookmarkEnd w:id="62"/>
    </w:p>
    <w:p w:rsidR="00125D51" w:rsidRDefault="00125D51" w:rsidP="00125D51">
      <w:pPr>
        <w:pStyle w:val="Heading2"/>
        <w:spacing w:line="360" w:lineRule="auto"/>
      </w:pPr>
      <w:bookmarkStart w:id="63" w:name="_Toc354848794"/>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3402B6">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848795"/>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4461F2" w:rsidRDefault="0062273C" w:rsidP="00AD7345">
      <w:pPr>
        <w:pStyle w:val="Heading1"/>
        <w:spacing w:line="360" w:lineRule="auto"/>
        <w:rPr>
          <w:ins w:id="65" w:author="Veekija" w:date="2013-04-27T16:51:00Z"/>
        </w:rPr>
      </w:pPr>
      <w:bookmarkStart w:id="66" w:name="_Toc354848796"/>
      <w:ins w:id="67" w:author="Veekija" w:date="2013-04-27T22:57:00Z">
        <w:r>
          <w:lastRenderedPageBreak/>
          <w:t>System</w:t>
        </w:r>
      </w:ins>
      <w:ins w:id="68" w:author="Veekija" w:date="2013-04-27T16:51:00Z">
        <w:r w:rsidR="004461F2">
          <w:t xml:space="preserve"> Specification:</w:t>
        </w:r>
        <w:bookmarkEnd w:id="66"/>
        <w:r w:rsidR="004461F2">
          <w:t xml:space="preserve"> </w:t>
        </w:r>
      </w:ins>
    </w:p>
    <w:p w:rsidR="006B4FE9" w:rsidRDefault="006478E2" w:rsidP="006B4FE9">
      <w:pPr>
        <w:pStyle w:val="Heading2"/>
        <w:spacing w:line="360" w:lineRule="auto"/>
        <w:rPr>
          <w:ins w:id="69" w:author="Veekija" w:date="2013-04-27T23:11:00Z"/>
        </w:rPr>
      </w:pPr>
      <w:ins w:id="70" w:author="Veekija" w:date="2013-04-27T23:08:00Z">
        <w:r>
          <w:t>Background</w:t>
        </w:r>
      </w:ins>
      <w:ins w:id="71" w:author="Veekija" w:date="2013-04-27T23:07:00Z">
        <w:r w:rsidR="006B4FE9">
          <w:t>:</w:t>
        </w:r>
      </w:ins>
    </w:p>
    <w:p w:rsidR="000327C7" w:rsidRPr="00C97B00" w:rsidRDefault="000327C7" w:rsidP="000327C7">
      <w:pPr>
        <w:spacing w:after="0" w:line="360" w:lineRule="auto"/>
        <w:ind w:firstLine="720"/>
        <w:jc w:val="both"/>
        <w:rPr>
          <w:ins w:id="72" w:author="Veekija" w:date="2013-04-27T23:11:00Z"/>
          <w:color w:val="000000"/>
          <w:sz w:val="24"/>
          <w:szCs w:val="24"/>
        </w:rPr>
      </w:pPr>
      <w:ins w:id="73" w:author="Veekija" w:date="2013-04-27T23:11:00Z">
        <w:r w:rsidRPr="00C97B00">
          <w:rPr>
            <w:color w:val="000000"/>
            <w:sz w:val="24"/>
            <w:szCs w:val="24"/>
          </w:rPr>
          <w:t xml:space="preserve">In today’s school system, the classroom landscape is changing and the increased communication between parents, students and teachers is impacting student achievement in new ways.  Everyone teachers, parents and students looking for more advanced and collaborative tools to make timely decisions. At the same time, the public schools must comply with federal, state and local regulations and reporting. There are numerous state and federal reports such as Public School Information System (PSIS) or SEDAC (special education report) that must be completed accurately and in a timely manner. Because most of public schools are non-profit organizations, the income comes from the state and local taxes. Therefore, each department receives a budget based on the active number of students, staff, etc. in the district. Failure to comply with accurate information will result in a citation from the state and possible loss of budget for the department. </w:t>
        </w:r>
      </w:ins>
    </w:p>
    <w:p w:rsidR="000327C7" w:rsidRPr="00C97B00" w:rsidRDefault="000327C7" w:rsidP="000327C7">
      <w:pPr>
        <w:spacing w:after="0" w:line="360" w:lineRule="auto"/>
        <w:ind w:firstLine="720"/>
        <w:jc w:val="both"/>
        <w:rPr>
          <w:ins w:id="74" w:author="Veekija" w:date="2013-04-27T23:11:00Z"/>
          <w:color w:val="000000"/>
          <w:sz w:val="24"/>
          <w:szCs w:val="24"/>
        </w:rPr>
      </w:pPr>
      <w:ins w:id="75" w:author="Veekija" w:date="2013-04-27T23:11:00Z">
        <w:r w:rsidRPr="00C97B00">
          <w:rPr>
            <w:color w:val="000000"/>
            <w:sz w:val="24"/>
            <w:szCs w:val="24"/>
          </w:rPr>
          <w:t>One of the major problems in the Public Schools is the amount of non-related databases being used at every school. Even though all elementary school students are being provided with the “same” education, each school collects and grades the information differently. Each school designed and developed multiple non-related databases, usually in Excel, to satisfy their needs, but this becomes a problem when reporting information to the state, or when the database administrator tries to upload the grades.</w:t>
        </w:r>
      </w:ins>
    </w:p>
    <w:p w:rsidR="000327C7" w:rsidRPr="00C97B00" w:rsidRDefault="003B1672" w:rsidP="003B1672">
      <w:pPr>
        <w:spacing w:after="0" w:line="360" w:lineRule="auto"/>
        <w:ind w:firstLine="720"/>
        <w:rPr>
          <w:ins w:id="76" w:author="Veekija" w:date="2013-04-27T23:11:00Z"/>
          <w:color w:val="000000"/>
          <w:sz w:val="24"/>
          <w:szCs w:val="24"/>
        </w:rPr>
        <w:pPrChange w:id="77" w:author="Veekija" w:date="2013-04-27T23:19:00Z">
          <w:pPr>
            <w:spacing w:after="0" w:line="360" w:lineRule="auto"/>
            <w:ind w:firstLine="720"/>
            <w:jc w:val="both"/>
          </w:pPr>
        </w:pPrChange>
      </w:pPr>
      <w:ins w:id="78" w:author="Veekija" w:date="2013-04-27T23:14:00Z">
        <w:r w:rsidRPr="00C97B00">
          <w:rPr>
            <w:color w:val="000000"/>
            <w:sz w:val="24"/>
            <w:szCs w:val="24"/>
          </w:rPr>
          <w:t xml:space="preserve">To resolve the above discussed constraints, </w:t>
        </w:r>
      </w:ins>
      <w:ins w:id="79" w:author="Veekija" w:date="2013-04-27T23:18:00Z">
        <w:r w:rsidRPr="00C97B00">
          <w:rPr>
            <w:color w:val="000000"/>
            <w:sz w:val="24"/>
            <w:szCs w:val="24"/>
          </w:rPr>
          <w:t xml:space="preserve">it was </w:t>
        </w:r>
      </w:ins>
      <w:ins w:id="80" w:author="Veekija" w:date="2013-04-27T23:15:00Z">
        <w:r w:rsidRPr="00C97B00">
          <w:rPr>
            <w:color w:val="000000"/>
            <w:sz w:val="24"/>
            <w:szCs w:val="24"/>
          </w:rPr>
          <w:t>decided to design and develop Student Information System (</w:t>
        </w:r>
      </w:ins>
      <w:ins w:id="81" w:author="Veekija" w:date="2013-04-27T23:11:00Z">
        <w:r w:rsidR="000327C7" w:rsidRPr="00C97B00">
          <w:rPr>
            <w:color w:val="000000"/>
            <w:sz w:val="24"/>
            <w:szCs w:val="24"/>
          </w:rPr>
          <w:t>SIS</w:t>
        </w:r>
      </w:ins>
      <w:ins w:id="82" w:author="Veekija" w:date="2013-04-27T23:16:00Z">
        <w:r w:rsidRPr="00C97B00">
          <w:rPr>
            <w:color w:val="000000"/>
            <w:sz w:val="24"/>
            <w:szCs w:val="24"/>
          </w:rPr>
          <w:t>)</w:t>
        </w:r>
      </w:ins>
      <w:ins w:id="83" w:author="Veekija" w:date="2013-04-27T23:11:00Z">
        <w:r w:rsidR="000327C7" w:rsidRPr="00C97B00">
          <w:rPr>
            <w:color w:val="000000"/>
            <w:sz w:val="24"/>
            <w:szCs w:val="24"/>
          </w:rPr>
          <w:t xml:space="preserve"> that enable</w:t>
        </w:r>
      </w:ins>
      <w:ins w:id="84" w:author="Veekija" w:date="2013-04-27T23:16:00Z">
        <w:r w:rsidRPr="00C97B00">
          <w:rPr>
            <w:color w:val="000000"/>
            <w:sz w:val="24"/>
            <w:szCs w:val="24"/>
          </w:rPr>
          <w:t>s</w:t>
        </w:r>
      </w:ins>
      <w:ins w:id="85" w:author="Veekija" w:date="2013-04-27T23:11:00Z">
        <w:r w:rsidR="000327C7" w:rsidRPr="00C97B00">
          <w:rPr>
            <w:color w:val="000000"/>
            <w:sz w:val="24"/>
            <w:szCs w:val="24"/>
          </w:rPr>
          <w:t xml:space="preserve"> today's educators to make timely decisions that impact student performance while creating a collaborative environment for parents, teachers and students to work together. </w:t>
        </w:r>
      </w:ins>
      <w:ins w:id="86" w:author="Veekija" w:date="2013-04-27T23:28:00Z">
        <w:r w:rsidR="005C70EA" w:rsidRPr="00C97B00">
          <w:rPr>
            <w:color w:val="000000"/>
            <w:sz w:val="24"/>
            <w:szCs w:val="24"/>
          </w:rPr>
          <w:t>T</w:t>
        </w:r>
      </w:ins>
      <w:ins w:id="87" w:author="Veekija" w:date="2013-04-27T23:25:00Z">
        <w:r w:rsidR="005C70EA" w:rsidRPr="00C97B00">
          <w:rPr>
            <w:color w:val="000000"/>
            <w:sz w:val="24"/>
            <w:szCs w:val="24"/>
          </w:rPr>
          <w:t xml:space="preserve">he following </w:t>
        </w:r>
      </w:ins>
      <w:ins w:id="88" w:author="Veekija" w:date="2013-04-27T23:28:00Z">
        <w:r w:rsidR="005C70EA" w:rsidRPr="00C97B00">
          <w:rPr>
            <w:color w:val="000000"/>
            <w:sz w:val="24"/>
            <w:szCs w:val="24"/>
          </w:rPr>
          <w:t>sets of features are</w:t>
        </w:r>
      </w:ins>
      <w:ins w:id="89" w:author="Veekija" w:date="2013-04-27T23:25:00Z">
        <w:r w:rsidR="005C70EA" w:rsidRPr="00C97B00">
          <w:rPr>
            <w:color w:val="000000"/>
            <w:sz w:val="24"/>
            <w:szCs w:val="24"/>
          </w:rPr>
          <w:t xml:space="preserve"> implemented in Administrator, teacher and student modules. </w:t>
        </w:r>
      </w:ins>
      <w:ins w:id="90" w:author="Veekija" w:date="2013-04-27T23:28:00Z">
        <w:r w:rsidR="005C70EA" w:rsidRPr="00C97B00">
          <w:rPr>
            <w:color w:val="000000"/>
            <w:sz w:val="24"/>
            <w:szCs w:val="24"/>
          </w:rPr>
          <w:t>In administrator modules, the</w:t>
        </w:r>
      </w:ins>
      <w:ins w:id="91" w:author="Veekija" w:date="2013-04-27T23:23:00Z">
        <w:r w:rsidR="005C70EA" w:rsidRPr="00C97B00">
          <w:rPr>
            <w:color w:val="000000"/>
            <w:sz w:val="24"/>
            <w:szCs w:val="24"/>
          </w:rPr>
          <w:t xml:space="preserve"> streamlined admission workflow process</w:t>
        </w:r>
      </w:ins>
      <w:ins w:id="92" w:author="Veekija" w:date="2013-04-27T23:24:00Z">
        <w:r w:rsidR="005C70EA" w:rsidRPr="00C97B00">
          <w:rPr>
            <w:color w:val="000000"/>
            <w:sz w:val="24"/>
            <w:szCs w:val="24"/>
          </w:rPr>
          <w:t xml:space="preserve"> </w:t>
        </w:r>
      </w:ins>
      <w:ins w:id="93" w:author="Veekija" w:date="2013-04-27T23:28:00Z">
        <w:r w:rsidR="005C70EA" w:rsidRPr="00C97B00">
          <w:rPr>
            <w:color w:val="000000"/>
            <w:sz w:val="24"/>
            <w:szCs w:val="24"/>
          </w:rPr>
          <w:t>is implemented</w:t>
        </w:r>
      </w:ins>
      <w:ins w:id="94" w:author="Veekija" w:date="2013-04-27T23:34:00Z">
        <w:r w:rsidR="00E83524" w:rsidRPr="00C97B00">
          <w:rPr>
            <w:color w:val="000000"/>
            <w:sz w:val="24"/>
            <w:szCs w:val="24"/>
          </w:rPr>
          <w:t>. This process</w:t>
        </w:r>
      </w:ins>
      <w:ins w:id="95" w:author="Veekija" w:date="2013-04-27T23:28:00Z">
        <w:r w:rsidR="005C70EA" w:rsidRPr="00C97B00">
          <w:rPr>
            <w:color w:val="000000"/>
            <w:sz w:val="24"/>
            <w:szCs w:val="24"/>
          </w:rPr>
          <w:t xml:space="preserve"> </w:t>
        </w:r>
      </w:ins>
      <w:ins w:id="96" w:author="Veekija" w:date="2013-04-27T23:34:00Z">
        <w:r w:rsidR="00E83524" w:rsidRPr="00C97B00">
          <w:rPr>
            <w:color w:val="000000"/>
            <w:sz w:val="24"/>
            <w:szCs w:val="24"/>
          </w:rPr>
          <w:t xml:space="preserve">will </w:t>
        </w:r>
      </w:ins>
      <w:ins w:id="97" w:author="Veekija" w:date="2013-04-27T23:29:00Z">
        <w:r w:rsidR="00E83524" w:rsidRPr="00C97B00">
          <w:rPr>
            <w:color w:val="000000"/>
            <w:sz w:val="24"/>
            <w:szCs w:val="24"/>
          </w:rPr>
          <w:t>eliminate</w:t>
        </w:r>
        <w:r w:rsidR="005C70EA" w:rsidRPr="00C97B00">
          <w:rPr>
            <w:color w:val="000000"/>
            <w:sz w:val="24"/>
            <w:szCs w:val="24"/>
          </w:rPr>
          <w:t xml:space="preserve"> the manual admission process followed in many school systems</w:t>
        </w:r>
      </w:ins>
      <w:ins w:id="98" w:author="Veekija" w:date="2013-04-27T23:24:00Z">
        <w:r w:rsidR="005C70EA" w:rsidRPr="00C97B00">
          <w:rPr>
            <w:color w:val="000000"/>
            <w:sz w:val="24"/>
            <w:szCs w:val="24"/>
          </w:rPr>
          <w:t>.</w:t>
        </w:r>
      </w:ins>
      <w:ins w:id="99" w:author="Veekija" w:date="2013-04-27T23:27:00Z">
        <w:r w:rsidR="005C70EA" w:rsidRPr="00C97B00">
          <w:rPr>
            <w:color w:val="000000"/>
            <w:sz w:val="24"/>
            <w:szCs w:val="24"/>
          </w:rPr>
          <w:t xml:space="preserve"> </w:t>
        </w:r>
      </w:ins>
      <w:ins w:id="100" w:author="Veekija" w:date="2013-04-27T23:29:00Z">
        <w:r w:rsidR="005C70EA" w:rsidRPr="00C97B00">
          <w:rPr>
            <w:color w:val="000000"/>
            <w:sz w:val="24"/>
            <w:szCs w:val="24"/>
          </w:rPr>
          <w:t xml:space="preserve">The extensive reporting capabilities are implemented to generate various reports in a real time that </w:t>
        </w:r>
      </w:ins>
      <w:ins w:id="101" w:author="Veekija" w:date="2013-04-27T23:32:00Z">
        <w:r w:rsidR="005C70EA" w:rsidRPr="00C97B00">
          <w:rPr>
            <w:color w:val="000000"/>
            <w:sz w:val="24"/>
            <w:szCs w:val="24"/>
          </w:rPr>
          <w:t xml:space="preserve">replaces the usage of </w:t>
        </w:r>
      </w:ins>
      <w:ins w:id="102" w:author="Veekija" w:date="2013-04-27T23:31:00Z">
        <w:r w:rsidR="005C70EA" w:rsidRPr="00C97B00">
          <w:rPr>
            <w:color w:val="000000"/>
            <w:sz w:val="24"/>
            <w:szCs w:val="24"/>
          </w:rPr>
          <w:t>paper</w:t>
        </w:r>
      </w:ins>
      <w:ins w:id="103" w:author="Veekija" w:date="2013-04-27T23:29:00Z">
        <w:r w:rsidR="005C70EA" w:rsidRPr="00C97B00">
          <w:rPr>
            <w:color w:val="000000"/>
            <w:sz w:val="24"/>
            <w:szCs w:val="24"/>
          </w:rPr>
          <w:t xml:space="preserve"> </w:t>
        </w:r>
      </w:ins>
      <w:ins w:id="104" w:author="Veekija" w:date="2013-04-27T23:31:00Z">
        <w:r w:rsidR="005C70EA" w:rsidRPr="00C97B00">
          <w:rPr>
            <w:color w:val="000000"/>
            <w:sz w:val="24"/>
            <w:szCs w:val="24"/>
          </w:rPr>
          <w:t xml:space="preserve">based reports </w:t>
        </w:r>
      </w:ins>
      <w:ins w:id="105" w:author="Veekija" w:date="2013-04-27T23:32:00Z">
        <w:r w:rsidR="00E83524" w:rsidRPr="00C97B00">
          <w:rPr>
            <w:color w:val="000000"/>
            <w:sz w:val="24"/>
            <w:szCs w:val="24"/>
          </w:rPr>
          <w:t>and reduces lot of manual effort as well.</w:t>
        </w:r>
      </w:ins>
      <w:ins w:id="106" w:author="Veekija" w:date="2013-04-27T23:33:00Z">
        <w:r w:rsidR="00E83524" w:rsidRPr="00C97B00">
          <w:rPr>
            <w:color w:val="000000"/>
            <w:sz w:val="24"/>
            <w:szCs w:val="24"/>
          </w:rPr>
          <w:t xml:space="preserve"> In teacher modules, the real time attendance tracking, </w:t>
        </w:r>
        <w:r w:rsidR="00E83524" w:rsidRPr="00C97B00">
          <w:rPr>
            <w:color w:val="000000"/>
            <w:sz w:val="24"/>
            <w:szCs w:val="24"/>
          </w:rPr>
          <w:lastRenderedPageBreak/>
          <w:t>score updates and IEP tracking features are implemented.</w:t>
        </w:r>
      </w:ins>
      <w:ins w:id="107" w:author="Veekija" w:date="2013-04-27T23:35:00Z">
        <w:r w:rsidR="007D3635" w:rsidRPr="00C97B00">
          <w:rPr>
            <w:color w:val="000000"/>
            <w:sz w:val="24"/>
            <w:szCs w:val="24"/>
          </w:rPr>
          <w:t xml:space="preserve"> To establish effective communication between teachers and students/parents the message center feature is implemented. </w:t>
        </w:r>
      </w:ins>
      <w:bookmarkStart w:id="108" w:name="_GoBack"/>
      <w:bookmarkEnd w:id="108"/>
    </w:p>
    <w:p w:rsidR="006B4FE9" w:rsidRDefault="006B4FE9" w:rsidP="006B4FE9">
      <w:pPr>
        <w:pStyle w:val="Heading2"/>
        <w:spacing w:line="360" w:lineRule="auto"/>
        <w:rPr>
          <w:ins w:id="109" w:author="Veekija" w:date="2013-04-27T23:07:00Z"/>
        </w:rPr>
      </w:pPr>
      <w:ins w:id="110" w:author="Veekija" w:date="2013-04-27T23:07:00Z">
        <w:r>
          <w:t xml:space="preserve">Rationale for selected </w:t>
        </w:r>
        <w:r>
          <w:t>technology:</w:t>
        </w:r>
      </w:ins>
    </w:p>
    <w:p w:rsidR="00AD7345" w:rsidRDefault="00AD7345" w:rsidP="00AD7345">
      <w:pPr>
        <w:spacing w:line="360" w:lineRule="auto"/>
        <w:ind w:firstLine="720"/>
        <w:rPr>
          <w:ins w:id="111" w:author="Veekija" w:date="2013-04-27T23:04:00Z"/>
        </w:rPr>
      </w:pPr>
      <w:ins w:id="112" w:author="Veekija" w:date="2013-04-27T23:04:00Z">
        <w:r>
          <w:t xml:space="preserve">During our initial research, we learned that most of the school systems are built based on client server architecture. Due to this, students, teachers and administrative staffs don’t have an option to access the school system without logging into the school network/building.  Because of this, they cannot be able to access any of their school records whenever they need. Students/parents, teachers and administrative staffs are looking for a system that can be accessed by 7*24 from anywhere in the world and through any devices such as Laptop, Desktop, PDA, </w:t>
        </w:r>
        <w:proofErr w:type="spellStart"/>
        <w:r>
          <w:t>iPad</w:t>
        </w:r>
        <w:proofErr w:type="spellEnd"/>
        <w:r>
          <w:t xml:space="preserve"> and Smartphones. At the end of the research, we realized that there was a need for a web system that should be </w:t>
        </w:r>
        <w:proofErr w:type="spellStart"/>
        <w:r>
          <w:t>avaliable</w:t>
        </w:r>
        <w:proofErr w:type="spellEnd"/>
        <w:r>
          <w:t xml:space="preserve"> at any time. So, it was decided to build a distributed web based system that automates school’s academic process. The design for mobile web version of this application was also considered by tweaking the changes on the view layer without changing model and control layer components.</w:t>
        </w:r>
      </w:ins>
    </w:p>
    <w:p w:rsidR="00AD7345" w:rsidRDefault="00AD7345" w:rsidP="00F23FFE">
      <w:pPr>
        <w:spacing w:line="360" w:lineRule="auto"/>
        <w:ind w:firstLine="720"/>
        <w:rPr>
          <w:ins w:id="113" w:author="Veekija" w:date="2013-04-27T23:04:00Z"/>
        </w:rPr>
      </w:pPr>
      <w:ins w:id="114" w:author="Veekija" w:date="2013-04-27T23:04:00Z">
        <w:r>
          <w:t>As we decided to develop a SIS as a Web based application, we considered two technologies suites and those are J2EE/Derby and ASP/.Net/SQL server technologies. Even both technologies provide the similar capabilities; we decided to proceed with J2EE/Derby technologies due to the following reasons:  (1) as part of our Web programming coursework, we learned J2EE and its related concepts. We would like to utilize those technological skills in the real time application. (2) Familiarity of the technology to complete the project within a given timeframe (3) Built-in Mobile enhancement capabilities available.</w:t>
        </w:r>
      </w:ins>
    </w:p>
    <w:p w:rsidR="00AD7345" w:rsidRPr="000E7ED5" w:rsidRDefault="00AD7345" w:rsidP="00AD7345">
      <w:pPr>
        <w:spacing w:line="360" w:lineRule="auto"/>
        <w:ind w:firstLine="576"/>
        <w:rPr>
          <w:ins w:id="115" w:author="Veekija" w:date="2013-04-27T23:04:00Z"/>
        </w:rPr>
      </w:pPr>
      <w:ins w:id="116" w:author="Veekija" w:date="2013-04-27T23:04:00Z">
        <w:r>
          <w:t xml:space="preserve">The following sub set of technologies are used in J2EE technological suite to develop SIS application. (1) </w:t>
        </w:r>
        <w:r w:rsidRPr="000E7ED5">
          <w:rPr>
            <w:b/>
            <w:bCs/>
          </w:rPr>
          <w:t>JSF &amp; XHTML</w:t>
        </w:r>
        <w:r>
          <w:rPr>
            <w:b/>
            <w:bCs/>
          </w:rPr>
          <w:t xml:space="preserve"> - </w:t>
        </w:r>
        <w:r w:rsidRPr="000E7ED5">
          <w:t xml:space="preserve">XHTML </w:t>
        </w:r>
        <w:proofErr w:type="spellStart"/>
        <w:r>
          <w:t>face</w:t>
        </w:r>
        <w:r w:rsidRPr="000E7ED5">
          <w:t>lets</w:t>
        </w:r>
        <w:proofErr w:type="spellEnd"/>
        <w:r w:rsidRPr="000E7ED5">
          <w:t xml:space="preserve"> with JSF are used for page design, presentation and common form data validations.</w:t>
        </w:r>
        <w:r>
          <w:t xml:space="preserve"> (2) </w:t>
        </w:r>
        <w:r w:rsidRPr="000E7ED5">
          <w:rPr>
            <w:b/>
            <w:bCs/>
          </w:rPr>
          <w:t>Java Beans</w:t>
        </w:r>
        <w:r>
          <w:rPr>
            <w:b/>
            <w:bCs/>
          </w:rPr>
          <w:t xml:space="preserve"> - </w:t>
        </w:r>
        <w:r w:rsidRPr="000E7ED5">
          <w:t>Managed Java beans are used within JSF pages for data binding</w:t>
        </w:r>
        <w:r>
          <w:t xml:space="preserve"> in form control elements</w:t>
        </w:r>
        <w:r w:rsidRPr="000E7ED5">
          <w:t>.</w:t>
        </w:r>
        <w:r>
          <w:t xml:space="preserve"> (3) </w:t>
        </w:r>
        <w:r w:rsidRPr="000E7ED5">
          <w:rPr>
            <w:b/>
            <w:bCs/>
          </w:rPr>
          <w:t>JPA</w:t>
        </w:r>
        <w:r>
          <w:rPr>
            <w:b/>
            <w:bCs/>
          </w:rPr>
          <w:t xml:space="preserve"> - </w:t>
        </w:r>
        <w:r w:rsidRPr="000E7ED5">
          <w:t xml:space="preserve">Java Persistence API (JPA) is used to </w:t>
        </w:r>
        <w:proofErr w:type="gramStart"/>
        <w:r>
          <w:t>persist</w:t>
        </w:r>
        <w:proofErr w:type="gramEnd"/>
        <w:r w:rsidRPr="000E7ED5">
          <w:t xml:space="preserve"> </w:t>
        </w:r>
        <w:r>
          <w:t xml:space="preserve">the values that are in java </w:t>
        </w:r>
        <w:r w:rsidRPr="000E7ED5">
          <w:t xml:space="preserve">objects </w:t>
        </w:r>
        <w:r>
          <w:t>in</w:t>
        </w:r>
        <w:r w:rsidRPr="000E7ED5">
          <w:t>to the database.</w:t>
        </w:r>
        <w:r>
          <w:t xml:space="preserve"> (4) </w:t>
        </w:r>
        <w:r w:rsidRPr="000E7ED5">
          <w:rPr>
            <w:b/>
            <w:bCs/>
          </w:rPr>
          <w:t>Rich faces</w:t>
        </w:r>
        <w:r>
          <w:rPr>
            <w:b/>
            <w:bCs/>
          </w:rPr>
          <w:t xml:space="preserve"> – </w:t>
        </w:r>
        <w:proofErr w:type="spellStart"/>
        <w:r w:rsidRPr="000E7ED5">
          <w:t>Richfaces</w:t>
        </w:r>
        <w:proofErr w:type="spellEnd"/>
        <w:r w:rsidRPr="000E7ED5">
          <w:t xml:space="preserve"> </w:t>
        </w:r>
        <w:r>
          <w:t xml:space="preserve">framework </w:t>
        </w:r>
        <w:r w:rsidRPr="000E7ED5">
          <w:t xml:space="preserve">is used within JSF </w:t>
        </w:r>
        <w:proofErr w:type="spellStart"/>
        <w:r w:rsidRPr="000E7ED5">
          <w:t>facelet</w:t>
        </w:r>
        <w:proofErr w:type="spellEnd"/>
        <w:r w:rsidRPr="000E7ED5">
          <w:t xml:space="preserve"> for calendar controls and rich text editor.</w:t>
        </w:r>
        <w:r>
          <w:t xml:space="preserve"> (5) </w:t>
        </w:r>
        <w:r w:rsidRPr="000E7ED5">
          <w:rPr>
            <w:b/>
            <w:bCs/>
          </w:rPr>
          <w:t>Web Filters</w:t>
        </w:r>
        <w:r>
          <w:rPr>
            <w:b/>
            <w:bCs/>
          </w:rPr>
          <w:t xml:space="preserve"> –</w:t>
        </w:r>
        <w:r w:rsidRPr="007749FA">
          <w:rPr>
            <w:bCs/>
          </w:rPr>
          <w:t xml:space="preserve"> Web</w:t>
        </w:r>
        <w:r>
          <w:rPr>
            <w:bCs/>
          </w:rPr>
          <w:t xml:space="preserve"> filters is </w:t>
        </w:r>
        <w:r>
          <w:t>u</w:t>
        </w:r>
        <w:r w:rsidRPr="000E7ED5">
          <w:t xml:space="preserve">sed </w:t>
        </w:r>
        <w:r>
          <w:t xml:space="preserve">in </w:t>
        </w:r>
        <w:r w:rsidRPr="000E7ED5">
          <w:t>Java Servlet’s Web Filter with URL patterns to protect secured pages.</w:t>
        </w:r>
        <w:r>
          <w:t xml:space="preserve">(6) </w:t>
        </w:r>
        <w:r w:rsidRPr="000E7ED5">
          <w:rPr>
            <w:b/>
            <w:bCs/>
          </w:rPr>
          <w:t>CSS</w:t>
        </w:r>
        <w:r>
          <w:rPr>
            <w:b/>
            <w:bCs/>
          </w:rPr>
          <w:t xml:space="preserve"> - </w:t>
        </w:r>
        <w:r w:rsidRPr="000E7ED5">
          <w:t>JSF resources are used (CSS) to maintaining consistency throughout the site</w:t>
        </w:r>
        <w:r>
          <w:t xml:space="preserve">.  (7) </w:t>
        </w:r>
        <w:r w:rsidRPr="000E7ED5">
          <w:rPr>
            <w:b/>
            <w:bCs/>
          </w:rPr>
          <w:t>Derby database</w:t>
        </w:r>
        <w:r>
          <w:rPr>
            <w:b/>
            <w:bCs/>
          </w:rPr>
          <w:t xml:space="preserve"> - </w:t>
        </w:r>
        <w:r w:rsidRPr="000E7ED5">
          <w:t xml:space="preserve">Derby database is used </w:t>
        </w:r>
        <w:r>
          <w:t xml:space="preserve">to store and </w:t>
        </w:r>
        <w:proofErr w:type="gramStart"/>
        <w:r>
          <w:t xml:space="preserve">retrieve </w:t>
        </w:r>
        <w:r w:rsidRPr="000E7ED5">
          <w:t xml:space="preserve"> </w:t>
        </w:r>
        <w:r>
          <w:t>SIS</w:t>
        </w:r>
        <w:proofErr w:type="gramEnd"/>
        <w:r>
          <w:t xml:space="preserve"> application data</w:t>
        </w:r>
        <w:r w:rsidRPr="000E7ED5">
          <w:t>.</w:t>
        </w:r>
      </w:ins>
    </w:p>
    <w:p w:rsidR="004461F2" w:rsidRDefault="004461F2" w:rsidP="001B7BE1">
      <w:pPr>
        <w:pStyle w:val="Heading2"/>
        <w:spacing w:line="360" w:lineRule="auto"/>
        <w:rPr>
          <w:ins w:id="117" w:author="Veekija" w:date="2013-04-27T16:52:00Z"/>
        </w:rPr>
      </w:pPr>
      <w:bookmarkStart w:id="118" w:name="_Toc354848798"/>
      <w:ins w:id="119" w:author="Veekija" w:date="2013-04-27T16:52:00Z">
        <w:r>
          <w:lastRenderedPageBreak/>
          <w:t>Installation Instruction</w:t>
        </w:r>
        <w:bookmarkEnd w:id="118"/>
      </w:ins>
    </w:p>
    <w:p w:rsidR="00C34508" w:rsidRPr="00C34508" w:rsidRDefault="00C34508" w:rsidP="00F9777E">
      <w:pPr>
        <w:spacing w:after="0" w:line="360" w:lineRule="auto"/>
        <w:ind w:firstLine="720"/>
        <w:rPr>
          <w:ins w:id="120" w:author="Veekija" w:date="2013-04-27T16:23:00Z"/>
        </w:rPr>
      </w:pPr>
      <w:ins w:id="121" w:author="Veekija" w:date="2013-04-27T16:26:00Z">
        <w:r>
          <w:t>Using</w:t>
        </w:r>
      </w:ins>
      <w:ins w:id="122" w:author="Veekija" w:date="2013-04-27T16:25:00Z">
        <w:r>
          <w:t xml:space="preserve"> the s</w:t>
        </w:r>
      </w:ins>
      <w:ins w:id="123" w:author="Veekija" w:date="2013-04-27T16:26:00Z">
        <w:r>
          <w:t>et of instructions provide</w:t>
        </w:r>
      </w:ins>
      <w:ins w:id="124" w:author="Veekija" w:date="2013-04-27T16:27:00Z">
        <w:r w:rsidR="00BB1C4A">
          <w:t>d</w:t>
        </w:r>
      </w:ins>
      <w:ins w:id="125" w:author="Veekija" w:date="2013-04-27T16:26:00Z">
        <w:r>
          <w:t xml:space="preserve"> </w:t>
        </w:r>
      </w:ins>
      <w:ins w:id="126" w:author="Veekija" w:date="2013-04-27T16:27:00Z">
        <w:r w:rsidR="00BB1C4A">
          <w:t>below, any technical person will be able to install and set this application along with source code and database.</w:t>
        </w:r>
      </w:ins>
    </w:p>
    <w:p w:rsidR="00C34508" w:rsidRDefault="00C34508" w:rsidP="007D55EE">
      <w:pPr>
        <w:pStyle w:val="Heading3"/>
        <w:rPr>
          <w:ins w:id="127" w:author="Veekija" w:date="2013-04-27T16:28:00Z"/>
        </w:rPr>
      </w:pPr>
      <w:bookmarkStart w:id="128" w:name="_Toc354848799"/>
      <w:ins w:id="129" w:author="Veekija" w:date="2013-04-27T16:23:00Z">
        <w:r>
          <w:t>Required Software</w:t>
        </w:r>
      </w:ins>
      <w:bookmarkEnd w:id="128"/>
    </w:p>
    <w:p w:rsidR="009052F4" w:rsidRDefault="009052F4" w:rsidP="007D55EE">
      <w:pPr>
        <w:numPr>
          <w:ilvl w:val="0"/>
          <w:numId w:val="18"/>
        </w:numPr>
        <w:rPr>
          <w:ins w:id="130" w:author="Veekija" w:date="2013-04-27T16:29:00Z"/>
        </w:rPr>
      </w:pPr>
      <w:proofErr w:type="spellStart"/>
      <w:ins w:id="131" w:author="Veekija" w:date="2013-04-27T16:28:00Z">
        <w:r>
          <w:t>Net</w:t>
        </w:r>
      </w:ins>
      <w:ins w:id="132" w:author="Veekija" w:date="2013-04-27T16:44:00Z">
        <w:r w:rsidR="00E451ED">
          <w:t>B</w:t>
        </w:r>
      </w:ins>
      <w:ins w:id="133" w:author="Veekija" w:date="2013-04-27T16:28:00Z">
        <w:r>
          <w:t>eans</w:t>
        </w:r>
        <w:proofErr w:type="spellEnd"/>
        <w:r>
          <w:t xml:space="preserve"> IDE</w:t>
        </w:r>
      </w:ins>
      <w:ins w:id="134" w:author="Veekija" w:date="2013-04-27T16:29:00Z">
        <w:r>
          <w:t xml:space="preserve"> 7.2.1 </w:t>
        </w:r>
      </w:ins>
      <w:ins w:id="135" w:author="Veekija" w:date="2013-04-27T18:01:00Z">
        <w:r w:rsidR="00CC4C32">
          <w:t xml:space="preserve">with JDK </w:t>
        </w:r>
      </w:ins>
      <w:ins w:id="136" w:author="Veekija" w:date="2013-04-27T18:02:00Z">
        <w:r w:rsidR="00CC4C32">
          <w:t xml:space="preserve">1.6 </w:t>
        </w:r>
      </w:ins>
      <w:ins w:id="137" w:author="Veekija" w:date="2013-04-27T16:29:00Z">
        <w:r>
          <w:t>or higher version</w:t>
        </w:r>
      </w:ins>
    </w:p>
    <w:p w:rsidR="009052F4" w:rsidRDefault="009052F4" w:rsidP="007D55EE">
      <w:pPr>
        <w:numPr>
          <w:ilvl w:val="0"/>
          <w:numId w:val="18"/>
        </w:numPr>
        <w:rPr>
          <w:ins w:id="138" w:author="Veekija" w:date="2013-04-27T16:29:00Z"/>
        </w:rPr>
      </w:pPr>
      <w:ins w:id="139" w:author="Veekija" w:date="2013-04-27T16:29:00Z">
        <w:r>
          <w:t>Derby database</w:t>
        </w:r>
      </w:ins>
    </w:p>
    <w:p w:rsidR="009052F4" w:rsidRPr="009052F4" w:rsidRDefault="009052F4" w:rsidP="007D55EE">
      <w:pPr>
        <w:numPr>
          <w:ilvl w:val="0"/>
          <w:numId w:val="18"/>
        </w:numPr>
        <w:rPr>
          <w:ins w:id="140" w:author="Veekija" w:date="2013-04-27T16:23:00Z"/>
        </w:rPr>
      </w:pPr>
      <w:ins w:id="141" w:author="Veekija" w:date="2013-04-27T16:30:00Z">
        <w:r>
          <w:t>Glass</w:t>
        </w:r>
      </w:ins>
      <w:ins w:id="142" w:author="Veekija" w:date="2013-04-27T16:31:00Z">
        <w:r>
          <w:t xml:space="preserve"> </w:t>
        </w:r>
      </w:ins>
      <w:ins w:id="143" w:author="Veekija" w:date="2013-04-27T16:30:00Z">
        <w:r>
          <w:t xml:space="preserve">Fish server or any Industry standard equivalent application servers. </w:t>
        </w:r>
      </w:ins>
    </w:p>
    <w:p w:rsidR="00C34508" w:rsidRDefault="00C34508" w:rsidP="00480983">
      <w:pPr>
        <w:pStyle w:val="Heading3"/>
        <w:rPr>
          <w:ins w:id="144" w:author="Veekija" w:date="2013-04-27T16:31:00Z"/>
        </w:rPr>
      </w:pPr>
      <w:bookmarkStart w:id="145" w:name="_Toc354848800"/>
      <w:ins w:id="146" w:author="Veekija" w:date="2013-04-27T16:23:00Z">
        <w:r>
          <w:t xml:space="preserve">Database </w:t>
        </w:r>
      </w:ins>
      <w:ins w:id="147" w:author="Veekija" w:date="2013-04-27T16:24:00Z">
        <w:r>
          <w:t>Setup</w:t>
        </w:r>
      </w:ins>
      <w:ins w:id="148" w:author="Veekija" w:date="2013-04-27T16:23:00Z">
        <w:r>
          <w:t xml:space="preserve"> Instructions</w:t>
        </w:r>
      </w:ins>
      <w:bookmarkEnd w:id="145"/>
    </w:p>
    <w:p w:rsidR="008E30BF" w:rsidRDefault="008E30BF" w:rsidP="008E30BF">
      <w:pPr>
        <w:pStyle w:val="ListParagraph"/>
        <w:numPr>
          <w:ilvl w:val="0"/>
          <w:numId w:val="17"/>
        </w:numPr>
        <w:spacing w:line="360" w:lineRule="auto"/>
        <w:rPr>
          <w:ins w:id="149" w:author="Veekija" w:date="2013-04-27T16:31:00Z"/>
          <w:sz w:val="24"/>
          <w:szCs w:val="24"/>
        </w:rPr>
      </w:pPr>
      <w:ins w:id="150" w:author="Veekija" w:date="2013-04-27T16:31:00Z">
        <w:r>
          <w:rPr>
            <w:sz w:val="24"/>
            <w:szCs w:val="24"/>
          </w:rPr>
          <w:t xml:space="preserve">Create blank database in derby, with the following names: </w:t>
        </w:r>
      </w:ins>
    </w:p>
    <w:p w:rsidR="008E30BF" w:rsidRDefault="008E30BF" w:rsidP="008E30BF">
      <w:pPr>
        <w:pStyle w:val="ListParagraph"/>
        <w:numPr>
          <w:ilvl w:val="1"/>
          <w:numId w:val="17"/>
        </w:numPr>
        <w:spacing w:line="360" w:lineRule="auto"/>
        <w:rPr>
          <w:ins w:id="151" w:author="Veekija" w:date="2013-04-27T16:31:00Z"/>
          <w:sz w:val="24"/>
          <w:szCs w:val="24"/>
        </w:rPr>
      </w:pPr>
      <w:ins w:id="152" w:author="Veekija" w:date="2013-04-27T16:31:00Z">
        <w:r>
          <w:rPr>
            <w:sz w:val="24"/>
            <w:szCs w:val="24"/>
          </w:rPr>
          <w:t xml:space="preserve">Database name = </w:t>
        </w:r>
        <w:r>
          <w:rPr>
            <w:b/>
            <w:sz w:val="24"/>
            <w:szCs w:val="24"/>
          </w:rPr>
          <w:t xml:space="preserve">SISDB </w:t>
        </w:r>
      </w:ins>
    </w:p>
    <w:p w:rsidR="008E30BF" w:rsidRDefault="008E30BF" w:rsidP="008E30BF">
      <w:pPr>
        <w:pStyle w:val="ListParagraph"/>
        <w:numPr>
          <w:ilvl w:val="1"/>
          <w:numId w:val="17"/>
        </w:numPr>
        <w:spacing w:line="360" w:lineRule="auto"/>
        <w:rPr>
          <w:ins w:id="153" w:author="Veekija" w:date="2013-04-27T16:31:00Z"/>
          <w:sz w:val="24"/>
          <w:szCs w:val="24"/>
        </w:rPr>
      </w:pPr>
      <w:ins w:id="154" w:author="Veekija" w:date="2013-04-27T16:31:00Z">
        <w:r>
          <w:rPr>
            <w:sz w:val="24"/>
            <w:szCs w:val="24"/>
          </w:rPr>
          <w:t>User=</w:t>
        </w:r>
        <w:proofErr w:type="spellStart"/>
        <w:r>
          <w:rPr>
            <w:b/>
            <w:sz w:val="24"/>
            <w:szCs w:val="24"/>
          </w:rPr>
          <w:t>sisadmin</w:t>
        </w:r>
        <w:proofErr w:type="spellEnd"/>
        <w:r>
          <w:rPr>
            <w:sz w:val="24"/>
            <w:szCs w:val="24"/>
          </w:rPr>
          <w:t xml:space="preserve">  </w:t>
        </w:r>
      </w:ins>
    </w:p>
    <w:p w:rsidR="008E30BF" w:rsidRDefault="008E30BF" w:rsidP="008E30BF">
      <w:pPr>
        <w:pStyle w:val="ListParagraph"/>
        <w:numPr>
          <w:ilvl w:val="1"/>
          <w:numId w:val="17"/>
        </w:numPr>
        <w:spacing w:line="360" w:lineRule="auto"/>
        <w:rPr>
          <w:ins w:id="155" w:author="Veekija" w:date="2013-04-27T16:31:00Z"/>
          <w:sz w:val="24"/>
          <w:szCs w:val="24"/>
        </w:rPr>
      </w:pPr>
      <w:ins w:id="156" w:author="Veekija" w:date="2013-04-27T16:31:00Z">
        <w:r>
          <w:rPr>
            <w:sz w:val="24"/>
            <w:szCs w:val="24"/>
          </w:rPr>
          <w:t>Password=</w:t>
        </w:r>
        <w:proofErr w:type="spellStart"/>
        <w:r>
          <w:rPr>
            <w:b/>
            <w:sz w:val="24"/>
            <w:szCs w:val="24"/>
          </w:rPr>
          <w:t>sisadmin</w:t>
        </w:r>
        <w:proofErr w:type="spellEnd"/>
      </w:ins>
    </w:p>
    <w:p w:rsidR="008E30BF" w:rsidRDefault="008E30BF" w:rsidP="008E30BF">
      <w:pPr>
        <w:pStyle w:val="ListParagraph"/>
        <w:numPr>
          <w:ilvl w:val="0"/>
          <w:numId w:val="17"/>
        </w:numPr>
        <w:spacing w:line="360" w:lineRule="auto"/>
        <w:rPr>
          <w:ins w:id="157" w:author="Veekija" w:date="2013-04-27T16:32:00Z"/>
          <w:sz w:val="24"/>
          <w:szCs w:val="24"/>
        </w:rPr>
      </w:pPr>
      <w:ins w:id="158" w:author="Veekija" w:date="2013-04-27T16:31:00Z">
        <w:r>
          <w:rPr>
            <w:sz w:val="24"/>
            <w:szCs w:val="24"/>
          </w:rPr>
          <w:t>Once the database is created, install the schema from the file “install-</w:t>
        </w:r>
        <w:proofErr w:type="spellStart"/>
        <w:r>
          <w:rPr>
            <w:sz w:val="24"/>
            <w:szCs w:val="24"/>
          </w:rPr>
          <w:t>database</w:t>
        </w:r>
      </w:ins>
      <w:ins w:id="159" w:author="Veekija" w:date="2013-04-27T16:35:00Z">
        <w:r w:rsidR="00B075FE">
          <w:rPr>
            <w:sz w:val="24"/>
            <w:szCs w:val="24"/>
          </w:rPr>
          <w:t>.sql</w:t>
        </w:r>
      </w:ins>
      <w:proofErr w:type="spellEnd"/>
      <w:ins w:id="160" w:author="Veekija" w:date="2013-04-27T16:31:00Z">
        <w:r>
          <w:rPr>
            <w:sz w:val="24"/>
            <w:szCs w:val="24"/>
          </w:rPr>
          <w:t xml:space="preserve">”. Please note </w:t>
        </w:r>
      </w:ins>
      <w:ins w:id="161" w:author="Veekija" w:date="2013-04-27T16:35:00Z">
        <w:r w:rsidR="00B075FE">
          <w:rPr>
            <w:sz w:val="24"/>
            <w:szCs w:val="24"/>
          </w:rPr>
          <w:t xml:space="preserve">that </w:t>
        </w:r>
      </w:ins>
      <w:ins w:id="162" w:author="Veekija" w:date="2013-04-27T16:31:00Z">
        <w:r>
          <w:rPr>
            <w:sz w:val="24"/>
            <w:szCs w:val="24"/>
          </w:rPr>
          <w:t>if there are any issues occurred during the installation, please execute “uninstall-database” and retry.</w:t>
        </w:r>
      </w:ins>
      <w:ins w:id="163" w:author="Veekija" w:date="2013-04-27T16:32:00Z">
        <w:r>
          <w:rPr>
            <w:sz w:val="24"/>
            <w:szCs w:val="24"/>
          </w:rPr>
          <w:t xml:space="preserve"> The install and uninstall database script files are embedded below.</w:t>
        </w:r>
      </w:ins>
    </w:p>
    <w:p w:rsidR="008E30BF" w:rsidRDefault="008E30BF" w:rsidP="00B075FE">
      <w:pPr>
        <w:pStyle w:val="ListParagraph"/>
        <w:spacing w:line="360" w:lineRule="auto"/>
        <w:ind w:left="360"/>
        <w:rPr>
          <w:ins w:id="164" w:author="Veekija" w:date="2013-04-27T16:35:00Z"/>
          <w:sz w:val="24"/>
          <w:szCs w:val="24"/>
        </w:rPr>
      </w:pPr>
      <w:ins w:id="165" w:author="Veekija" w:date="2013-04-27T16:34:00Z">
        <w:r>
          <w:rPr>
            <w:sz w:val="24"/>
            <w:szCs w:val="24"/>
          </w:rPr>
          <w:object w:dxaOrig="1551" w:dyaOrig="1004">
            <v:shape id="_x0000_i1030" type="#_x0000_t75" style="width:77.25pt;height:50.25pt" o:ole="">
              <v:imagedata r:id="rId16" o:title=""/>
            </v:shape>
            <o:OLEObject Type="Embed" ProgID="Package" ShapeID="_x0000_i1030" DrawAspect="Icon" ObjectID="_1428611015" r:id="rId17"/>
          </w:object>
        </w:r>
      </w:ins>
      <w:ins w:id="166" w:author="Veekija" w:date="2013-04-27T16:35:00Z">
        <w:r>
          <w:rPr>
            <w:sz w:val="24"/>
            <w:szCs w:val="24"/>
          </w:rPr>
          <w:object w:dxaOrig="1551" w:dyaOrig="1004">
            <v:shape id="_x0000_i1031" type="#_x0000_t75" style="width:77.25pt;height:50.25pt" o:ole="">
              <v:imagedata r:id="rId18" o:title=""/>
            </v:shape>
            <o:OLEObject Type="Embed" ProgID="Package" ShapeID="_x0000_i1031" DrawAspect="Icon" ObjectID="_1428611016" r:id="rId19"/>
          </w:object>
        </w:r>
      </w:ins>
    </w:p>
    <w:p w:rsidR="00B075FE" w:rsidRDefault="00B075FE" w:rsidP="00B075FE">
      <w:pPr>
        <w:pStyle w:val="ListParagraph"/>
        <w:numPr>
          <w:ilvl w:val="0"/>
          <w:numId w:val="17"/>
        </w:numPr>
        <w:spacing w:line="360" w:lineRule="auto"/>
        <w:rPr>
          <w:ins w:id="167" w:author="Veekija" w:date="2013-04-27T16:35:00Z"/>
          <w:sz w:val="24"/>
          <w:szCs w:val="24"/>
        </w:rPr>
      </w:pPr>
      <w:ins w:id="168" w:author="Veekija" w:date="2013-04-27T16:35:00Z">
        <w:r>
          <w:rPr>
            <w:sz w:val="24"/>
            <w:szCs w:val="24"/>
          </w:rPr>
          <w:t xml:space="preserve">Install database </w:t>
        </w:r>
        <w:proofErr w:type="spellStart"/>
        <w:r>
          <w:rPr>
            <w:sz w:val="24"/>
            <w:szCs w:val="24"/>
          </w:rPr>
          <w:t>sql</w:t>
        </w:r>
        <w:proofErr w:type="spellEnd"/>
        <w:r>
          <w:rPr>
            <w:sz w:val="24"/>
            <w:szCs w:val="24"/>
          </w:rPr>
          <w:t xml:space="preserve"> scripts will create the database schema (DDL), referential constraints and set of rows in the database tables. It also inserts 3 rows in user table to login to the SIS application. Those users are:</w:t>
        </w:r>
      </w:ins>
    </w:p>
    <w:p w:rsidR="00B075FE" w:rsidRDefault="00B075FE" w:rsidP="00B075FE">
      <w:pPr>
        <w:pStyle w:val="ListParagraph"/>
        <w:numPr>
          <w:ilvl w:val="1"/>
          <w:numId w:val="17"/>
        </w:numPr>
        <w:spacing w:line="360" w:lineRule="auto"/>
        <w:rPr>
          <w:ins w:id="169" w:author="Veekija" w:date="2013-04-27T16:35:00Z"/>
          <w:sz w:val="24"/>
          <w:szCs w:val="24"/>
        </w:rPr>
      </w:pPr>
      <w:ins w:id="170" w:author="Veekija" w:date="2013-04-27T16:35:00Z">
        <w:r>
          <w:rPr>
            <w:sz w:val="24"/>
            <w:szCs w:val="24"/>
          </w:rPr>
          <w:t xml:space="preserve">Admin User (user name = </w:t>
        </w:r>
        <w:r>
          <w:rPr>
            <w:b/>
            <w:sz w:val="24"/>
            <w:szCs w:val="24"/>
          </w:rPr>
          <w:t>admin</w:t>
        </w:r>
        <w:r>
          <w:rPr>
            <w:sz w:val="24"/>
            <w:szCs w:val="24"/>
          </w:rPr>
          <w:t xml:space="preserve"> &amp; password = </w:t>
        </w:r>
        <w:r>
          <w:rPr>
            <w:b/>
            <w:sz w:val="24"/>
            <w:szCs w:val="24"/>
          </w:rPr>
          <w:t>admin</w:t>
        </w:r>
        <w:r>
          <w:rPr>
            <w:sz w:val="24"/>
            <w:szCs w:val="24"/>
          </w:rPr>
          <w:t>)</w:t>
        </w:r>
      </w:ins>
    </w:p>
    <w:p w:rsidR="00B075FE" w:rsidRDefault="00B075FE" w:rsidP="00B075FE">
      <w:pPr>
        <w:pStyle w:val="ListParagraph"/>
        <w:numPr>
          <w:ilvl w:val="1"/>
          <w:numId w:val="17"/>
        </w:numPr>
        <w:spacing w:line="360" w:lineRule="auto"/>
        <w:rPr>
          <w:ins w:id="171" w:author="Veekija" w:date="2013-04-27T16:35:00Z"/>
          <w:sz w:val="24"/>
          <w:szCs w:val="24"/>
        </w:rPr>
      </w:pPr>
      <w:ins w:id="172" w:author="Veekija" w:date="2013-04-27T16:35:00Z">
        <w:r>
          <w:rPr>
            <w:sz w:val="24"/>
            <w:szCs w:val="24"/>
          </w:rPr>
          <w:t xml:space="preserve">Teacher User (user name = </w:t>
        </w:r>
        <w:r>
          <w:rPr>
            <w:b/>
            <w:sz w:val="24"/>
            <w:szCs w:val="24"/>
          </w:rPr>
          <w:t>teacher</w:t>
        </w:r>
        <w:r>
          <w:rPr>
            <w:sz w:val="24"/>
            <w:szCs w:val="24"/>
          </w:rPr>
          <w:t xml:space="preserve"> &amp; password = </w:t>
        </w:r>
        <w:r>
          <w:rPr>
            <w:b/>
            <w:sz w:val="24"/>
            <w:szCs w:val="24"/>
          </w:rPr>
          <w:t>teacher</w:t>
        </w:r>
        <w:r>
          <w:rPr>
            <w:sz w:val="24"/>
            <w:szCs w:val="24"/>
          </w:rPr>
          <w:t>)</w:t>
        </w:r>
      </w:ins>
    </w:p>
    <w:p w:rsidR="00B075FE" w:rsidRDefault="00B075FE" w:rsidP="00B075FE">
      <w:pPr>
        <w:pStyle w:val="ListParagraph"/>
        <w:numPr>
          <w:ilvl w:val="1"/>
          <w:numId w:val="17"/>
        </w:numPr>
        <w:spacing w:line="360" w:lineRule="auto"/>
        <w:rPr>
          <w:ins w:id="173" w:author="Veekija" w:date="2013-04-27T16:35:00Z"/>
          <w:sz w:val="24"/>
          <w:szCs w:val="24"/>
        </w:rPr>
      </w:pPr>
      <w:ins w:id="174" w:author="Veekija" w:date="2013-04-27T16:35:00Z">
        <w:r>
          <w:rPr>
            <w:sz w:val="24"/>
            <w:szCs w:val="24"/>
          </w:rPr>
          <w:t xml:space="preserve">Student User (user name = </w:t>
        </w:r>
        <w:r>
          <w:rPr>
            <w:b/>
            <w:sz w:val="24"/>
            <w:szCs w:val="24"/>
          </w:rPr>
          <w:t>student</w:t>
        </w:r>
        <w:r>
          <w:rPr>
            <w:sz w:val="24"/>
            <w:szCs w:val="24"/>
          </w:rPr>
          <w:t xml:space="preserve"> &amp; password = </w:t>
        </w:r>
        <w:r>
          <w:rPr>
            <w:b/>
            <w:sz w:val="24"/>
            <w:szCs w:val="24"/>
          </w:rPr>
          <w:t>student</w:t>
        </w:r>
        <w:r>
          <w:rPr>
            <w:sz w:val="24"/>
            <w:szCs w:val="24"/>
          </w:rPr>
          <w:t>)</w:t>
        </w:r>
      </w:ins>
    </w:p>
    <w:p w:rsidR="00C34508" w:rsidRDefault="00C34508" w:rsidP="00A0255E">
      <w:pPr>
        <w:pStyle w:val="Heading3"/>
        <w:rPr>
          <w:ins w:id="175" w:author="Veekija" w:date="2013-04-27T16:23:00Z"/>
        </w:rPr>
      </w:pPr>
      <w:bookmarkStart w:id="176" w:name="_Toc354848801"/>
      <w:ins w:id="177" w:author="Veekija" w:date="2013-04-27T16:24:00Z">
        <w:r>
          <w:t>SIS Web application Setup Instructions</w:t>
        </w:r>
        <w:bookmarkEnd w:id="176"/>
        <w:r>
          <w:t xml:space="preserve"> </w:t>
        </w:r>
      </w:ins>
    </w:p>
    <w:p w:rsidR="00E451ED" w:rsidRDefault="00E451ED" w:rsidP="008E30BF">
      <w:pPr>
        <w:pStyle w:val="ListParagraph"/>
        <w:numPr>
          <w:ilvl w:val="0"/>
          <w:numId w:val="17"/>
        </w:numPr>
        <w:spacing w:line="360" w:lineRule="auto"/>
        <w:rPr>
          <w:ins w:id="178" w:author="Veekija" w:date="2013-04-27T16:39:00Z"/>
          <w:sz w:val="24"/>
          <w:szCs w:val="24"/>
        </w:rPr>
      </w:pPr>
      <w:ins w:id="179" w:author="Veekija" w:date="2013-04-27T16:38:00Z">
        <w:r>
          <w:rPr>
            <w:sz w:val="24"/>
            <w:szCs w:val="24"/>
          </w:rPr>
          <w:t>Extract SIS source file</w:t>
        </w:r>
      </w:ins>
      <w:ins w:id="180" w:author="Veekija" w:date="2013-04-27T16:40:00Z">
        <w:r>
          <w:rPr>
            <w:sz w:val="24"/>
            <w:szCs w:val="24"/>
          </w:rPr>
          <w:t>s</w:t>
        </w:r>
      </w:ins>
      <w:ins w:id="181" w:author="Veekija" w:date="2013-04-27T16:38:00Z">
        <w:r>
          <w:rPr>
            <w:sz w:val="24"/>
            <w:szCs w:val="24"/>
          </w:rPr>
          <w:t xml:space="preserve"> </w:t>
        </w:r>
      </w:ins>
      <w:ins w:id="182" w:author="Veekija" w:date="2013-04-27T16:39:00Z">
        <w:r>
          <w:rPr>
            <w:sz w:val="24"/>
            <w:szCs w:val="24"/>
          </w:rPr>
          <w:t xml:space="preserve">from the sis2013.zip file </w:t>
        </w:r>
      </w:ins>
      <w:ins w:id="183" w:author="Veekija" w:date="2013-04-27T16:40:00Z">
        <w:r>
          <w:rPr>
            <w:sz w:val="24"/>
            <w:szCs w:val="24"/>
          </w:rPr>
          <w:t>provided</w:t>
        </w:r>
      </w:ins>
      <w:ins w:id="184" w:author="Veekija" w:date="2013-04-27T16:39:00Z">
        <w:r>
          <w:rPr>
            <w:sz w:val="24"/>
            <w:szCs w:val="24"/>
          </w:rPr>
          <w:t>.</w:t>
        </w:r>
      </w:ins>
    </w:p>
    <w:p w:rsidR="00E451ED" w:rsidRDefault="00E451ED" w:rsidP="008E30BF">
      <w:pPr>
        <w:pStyle w:val="ListParagraph"/>
        <w:numPr>
          <w:ilvl w:val="0"/>
          <w:numId w:val="17"/>
        </w:numPr>
        <w:spacing w:line="360" w:lineRule="auto"/>
        <w:rPr>
          <w:ins w:id="185" w:author="Veekija" w:date="2013-04-27T16:37:00Z"/>
          <w:sz w:val="24"/>
          <w:szCs w:val="24"/>
        </w:rPr>
      </w:pPr>
      <w:ins w:id="186" w:author="Veekija" w:date="2013-04-27T16:37:00Z">
        <w:r>
          <w:rPr>
            <w:sz w:val="24"/>
            <w:szCs w:val="24"/>
          </w:rPr>
          <w:t xml:space="preserve">Open </w:t>
        </w:r>
        <w:proofErr w:type="spellStart"/>
        <w:r>
          <w:rPr>
            <w:sz w:val="24"/>
            <w:szCs w:val="24"/>
          </w:rPr>
          <w:t>NetBeans</w:t>
        </w:r>
        <w:proofErr w:type="spellEnd"/>
        <w:r>
          <w:rPr>
            <w:sz w:val="24"/>
            <w:szCs w:val="24"/>
          </w:rPr>
          <w:t xml:space="preserve"> IDE</w:t>
        </w:r>
      </w:ins>
      <w:ins w:id="187" w:author="Veekija" w:date="2013-04-27T16:40:00Z">
        <w:r>
          <w:rPr>
            <w:sz w:val="24"/>
            <w:szCs w:val="24"/>
          </w:rPr>
          <w:t xml:space="preserve"> and open SIS web project</w:t>
        </w:r>
      </w:ins>
      <w:ins w:id="188" w:author="Veekija" w:date="2013-04-27T16:41:00Z">
        <w:r>
          <w:rPr>
            <w:sz w:val="24"/>
            <w:szCs w:val="24"/>
          </w:rPr>
          <w:t xml:space="preserve"> (extracted in the previous step_</w:t>
        </w:r>
      </w:ins>
      <w:ins w:id="189" w:author="Veekija" w:date="2013-04-27T16:40:00Z">
        <w:r>
          <w:rPr>
            <w:sz w:val="24"/>
            <w:szCs w:val="24"/>
          </w:rPr>
          <w:t xml:space="preserve"> in </w:t>
        </w:r>
        <w:proofErr w:type="spellStart"/>
        <w:r>
          <w:rPr>
            <w:sz w:val="24"/>
            <w:szCs w:val="24"/>
          </w:rPr>
          <w:t>Netbeans</w:t>
        </w:r>
        <w:proofErr w:type="spellEnd"/>
        <w:r>
          <w:rPr>
            <w:sz w:val="24"/>
            <w:szCs w:val="24"/>
          </w:rPr>
          <w:t xml:space="preserve"> IDE using Open Project </w:t>
        </w:r>
      </w:ins>
      <w:ins w:id="190" w:author="Veekija" w:date="2013-04-27T16:42:00Z">
        <w:r>
          <w:rPr>
            <w:sz w:val="24"/>
            <w:szCs w:val="24"/>
          </w:rPr>
          <w:t>o</w:t>
        </w:r>
      </w:ins>
      <w:ins w:id="191" w:author="Veekija" w:date="2013-04-27T16:40:00Z">
        <w:r>
          <w:rPr>
            <w:sz w:val="24"/>
            <w:szCs w:val="24"/>
          </w:rPr>
          <w:t>ption</w:t>
        </w:r>
      </w:ins>
      <w:ins w:id="192" w:author="Veekija" w:date="2013-04-27T16:37:00Z">
        <w:r>
          <w:rPr>
            <w:sz w:val="24"/>
            <w:szCs w:val="24"/>
          </w:rPr>
          <w:t>.</w:t>
        </w:r>
      </w:ins>
    </w:p>
    <w:p w:rsidR="00E451ED" w:rsidRDefault="008E30BF" w:rsidP="00E451ED">
      <w:pPr>
        <w:pStyle w:val="ListParagraph"/>
        <w:numPr>
          <w:ilvl w:val="0"/>
          <w:numId w:val="17"/>
        </w:numPr>
        <w:spacing w:line="360" w:lineRule="auto"/>
        <w:rPr>
          <w:ins w:id="193" w:author="Veekija" w:date="2013-04-27T16:43:00Z"/>
          <w:sz w:val="24"/>
          <w:szCs w:val="24"/>
        </w:rPr>
      </w:pPr>
      <w:ins w:id="194" w:author="Veekija" w:date="2013-04-27T16:32:00Z">
        <w:r w:rsidRPr="00E451ED">
          <w:rPr>
            <w:sz w:val="24"/>
            <w:szCs w:val="24"/>
          </w:rPr>
          <w:lastRenderedPageBreak/>
          <w:t>The data source name used in the application is “</w:t>
        </w:r>
        <w:proofErr w:type="spellStart"/>
        <w:r w:rsidRPr="00E451ED">
          <w:rPr>
            <w:b/>
            <w:sz w:val="24"/>
            <w:szCs w:val="24"/>
          </w:rPr>
          <w:t>jdbc</w:t>
        </w:r>
        <w:proofErr w:type="spellEnd"/>
        <w:r w:rsidRPr="00E451ED">
          <w:rPr>
            <w:b/>
            <w:sz w:val="24"/>
            <w:szCs w:val="24"/>
          </w:rPr>
          <w:t>/SISDB</w:t>
        </w:r>
        <w:r w:rsidRPr="00E451ED">
          <w:rPr>
            <w:sz w:val="24"/>
            <w:szCs w:val="24"/>
          </w:rPr>
          <w:t>” and name of the persistent used is “</w:t>
        </w:r>
        <w:r w:rsidRPr="00E451ED">
          <w:rPr>
            <w:b/>
            <w:sz w:val="24"/>
            <w:szCs w:val="24"/>
          </w:rPr>
          <w:t>SISPU</w:t>
        </w:r>
        <w:r w:rsidRPr="00E451ED">
          <w:rPr>
            <w:sz w:val="24"/>
            <w:szCs w:val="24"/>
          </w:rPr>
          <w:t xml:space="preserve">”. Please </w:t>
        </w:r>
      </w:ins>
      <w:ins w:id="195" w:author="Veekija" w:date="2013-04-27T16:42:00Z">
        <w:r w:rsidR="00E451ED" w:rsidRPr="00E451ED">
          <w:rPr>
            <w:sz w:val="24"/>
            <w:szCs w:val="24"/>
          </w:rPr>
          <w:t>create the data</w:t>
        </w:r>
      </w:ins>
      <w:ins w:id="196" w:author="Veekija" w:date="2013-04-27T16:43:00Z">
        <w:r w:rsidR="00E451ED">
          <w:rPr>
            <w:sz w:val="24"/>
            <w:szCs w:val="24"/>
          </w:rPr>
          <w:t xml:space="preserve"> </w:t>
        </w:r>
      </w:ins>
      <w:ins w:id="197" w:author="Veekija" w:date="2013-04-27T16:42:00Z">
        <w:r w:rsidR="00E451ED" w:rsidRPr="00E451ED">
          <w:rPr>
            <w:sz w:val="24"/>
            <w:szCs w:val="24"/>
          </w:rPr>
          <w:t xml:space="preserve">source and </w:t>
        </w:r>
      </w:ins>
      <w:ins w:id="198" w:author="Veekija" w:date="2013-04-27T16:43:00Z">
        <w:r w:rsidR="00E451ED" w:rsidRPr="00E451ED">
          <w:rPr>
            <w:sz w:val="24"/>
            <w:szCs w:val="24"/>
          </w:rPr>
          <w:t>persistent</w:t>
        </w:r>
      </w:ins>
      <w:ins w:id="199" w:author="Veekija" w:date="2013-04-27T16:42:00Z">
        <w:r w:rsidR="00E451ED" w:rsidRPr="00E451ED">
          <w:rPr>
            <w:sz w:val="24"/>
            <w:szCs w:val="24"/>
          </w:rPr>
          <w:t xml:space="preserve"> units with the same name.</w:t>
        </w:r>
      </w:ins>
    </w:p>
    <w:p w:rsidR="00C34508" w:rsidRPr="00E451ED" w:rsidRDefault="00C34508">
      <w:pPr>
        <w:pStyle w:val="ListParagraph"/>
        <w:numPr>
          <w:ilvl w:val="0"/>
          <w:numId w:val="17"/>
        </w:numPr>
        <w:spacing w:after="0" w:line="360" w:lineRule="auto"/>
        <w:rPr>
          <w:ins w:id="200" w:author="Veekija" w:date="2013-04-27T16:21:00Z"/>
          <w:sz w:val="24"/>
          <w:szCs w:val="24"/>
        </w:rPr>
        <w:pPrChange w:id="201" w:author="Veekija" w:date="2013-04-27T16:46:00Z">
          <w:pPr>
            <w:pStyle w:val="ListParagraph"/>
            <w:numPr>
              <w:numId w:val="17"/>
            </w:numPr>
            <w:spacing w:line="360" w:lineRule="auto"/>
            <w:ind w:left="360" w:hanging="360"/>
          </w:pPr>
        </w:pPrChange>
      </w:pPr>
      <w:ins w:id="202" w:author="Veekija" w:date="2013-04-27T16:21:00Z">
        <w:r w:rsidRPr="00E451ED">
          <w:rPr>
            <w:sz w:val="24"/>
            <w:szCs w:val="24"/>
          </w:rPr>
          <w:t xml:space="preserve">Once project is opened successfully, </w:t>
        </w:r>
      </w:ins>
      <w:ins w:id="203" w:author="Veekija" w:date="2013-04-27T16:44:00Z">
        <w:r w:rsidR="00E451ED">
          <w:rPr>
            <w:sz w:val="24"/>
            <w:szCs w:val="24"/>
          </w:rPr>
          <w:t xml:space="preserve">build the project using </w:t>
        </w:r>
        <w:proofErr w:type="gramStart"/>
        <w:r w:rsidR="00E451ED">
          <w:rPr>
            <w:sz w:val="24"/>
            <w:szCs w:val="24"/>
          </w:rPr>
          <w:t>C</w:t>
        </w:r>
      </w:ins>
      <w:ins w:id="204" w:author="Veekija" w:date="2013-04-27T16:21:00Z">
        <w:r w:rsidRPr="00E451ED">
          <w:rPr>
            <w:sz w:val="24"/>
            <w:szCs w:val="24"/>
          </w:rPr>
          <w:t>lean</w:t>
        </w:r>
        <w:proofErr w:type="gramEnd"/>
        <w:r w:rsidRPr="00E451ED">
          <w:rPr>
            <w:sz w:val="24"/>
            <w:szCs w:val="24"/>
          </w:rPr>
          <w:t xml:space="preserve"> and build</w:t>
        </w:r>
      </w:ins>
      <w:ins w:id="205" w:author="Veekija" w:date="2013-04-27T16:44:00Z">
        <w:r w:rsidR="00E451ED">
          <w:rPr>
            <w:sz w:val="24"/>
            <w:szCs w:val="24"/>
          </w:rPr>
          <w:t xml:space="preserve"> option in </w:t>
        </w:r>
        <w:proofErr w:type="spellStart"/>
        <w:r w:rsidR="00E451ED">
          <w:rPr>
            <w:sz w:val="24"/>
            <w:szCs w:val="24"/>
          </w:rPr>
          <w:t>NetBeans</w:t>
        </w:r>
      </w:ins>
      <w:proofErr w:type="spellEnd"/>
      <w:ins w:id="206" w:author="Veekija" w:date="2013-04-27T16:21:00Z">
        <w:r w:rsidRPr="00E451ED">
          <w:rPr>
            <w:sz w:val="24"/>
            <w:szCs w:val="24"/>
          </w:rPr>
          <w:t>.</w:t>
        </w:r>
      </w:ins>
    </w:p>
    <w:p w:rsidR="00C34508" w:rsidRPr="00F357B9" w:rsidRDefault="00C34508">
      <w:pPr>
        <w:pStyle w:val="ListParagraph"/>
        <w:numPr>
          <w:ilvl w:val="0"/>
          <w:numId w:val="17"/>
        </w:numPr>
        <w:spacing w:after="0" w:line="360" w:lineRule="auto"/>
        <w:rPr>
          <w:ins w:id="207" w:author="Veekija" w:date="2013-04-27T16:21:00Z"/>
          <w:sz w:val="24"/>
          <w:szCs w:val="24"/>
        </w:rPr>
        <w:pPrChange w:id="208" w:author="Veekija" w:date="2013-04-27T16:46:00Z">
          <w:pPr>
            <w:pStyle w:val="ListParagraph"/>
            <w:numPr>
              <w:numId w:val="17"/>
            </w:numPr>
            <w:spacing w:line="360" w:lineRule="auto"/>
            <w:ind w:left="360" w:hanging="360"/>
          </w:pPr>
        </w:pPrChange>
      </w:pPr>
      <w:ins w:id="209" w:author="Veekija" w:date="2013-04-27T16:21:00Z">
        <w:r w:rsidRPr="00E451ED">
          <w:rPr>
            <w:sz w:val="24"/>
            <w:szCs w:val="24"/>
          </w:rPr>
          <w:t>Then locate /Webpages/</w:t>
        </w:r>
        <w:proofErr w:type="spellStart"/>
        <w:r w:rsidRPr="00E451ED">
          <w:rPr>
            <w:sz w:val="24"/>
            <w:szCs w:val="24"/>
          </w:rPr>
          <w:t>index.xhtml</w:t>
        </w:r>
      </w:ins>
      <w:proofErr w:type="spellEnd"/>
      <w:ins w:id="210" w:author="Veekija" w:date="2013-04-27T16:45:00Z">
        <w:r w:rsidR="00E451ED" w:rsidRPr="00E451ED">
          <w:rPr>
            <w:sz w:val="24"/>
            <w:szCs w:val="24"/>
          </w:rPr>
          <w:t>,</w:t>
        </w:r>
      </w:ins>
      <w:ins w:id="211" w:author="Veekija" w:date="2013-04-27T16:21:00Z">
        <w:r w:rsidRPr="00E451ED">
          <w:rPr>
            <w:sz w:val="24"/>
            <w:szCs w:val="24"/>
          </w:rPr>
          <w:t xml:space="preserve"> right click and </w:t>
        </w:r>
      </w:ins>
      <w:ins w:id="212" w:author="Veekija" w:date="2013-04-27T16:45:00Z">
        <w:r w:rsidR="00E451ED" w:rsidRPr="00E451ED">
          <w:rPr>
            <w:sz w:val="24"/>
            <w:szCs w:val="24"/>
          </w:rPr>
          <w:t>c</w:t>
        </w:r>
      </w:ins>
      <w:ins w:id="213" w:author="Veekija" w:date="2013-04-27T16:21:00Z">
        <w:r w:rsidRPr="00E451ED">
          <w:rPr>
            <w:sz w:val="24"/>
            <w:szCs w:val="24"/>
          </w:rPr>
          <w:t xml:space="preserve">hoose </w:t>
        </w:r>
      </w:ins>
      <w:ins w:id="214" w:author="Veekija" w:date="2013-04-27T16:45:00Z">
        <w:r w:rsidR="00E451ED" w:rsidRPr="00F357B9">
          <w:rPr>
            <w:sz w:val="24"/>
            <w:szCs w:val="24"/>
          </w:rPr>
          <w:t>R</w:t>
        </w:r>
      </w:ins>
      <w:ins w:id="215" w:author="Veekija" w:date="2013-04-27T16:21:00Z">
        <w:r w:rsidRPr="00F357B9">
          <w:rPr>
            <w:sz w:val="24"/>
            <w:szCs w:val="24"/>
          </w:rPr>
          <w:t xml:space="preserve">un </w:t>
        </w:r>
      </w:ins>
      <w:ins w:id="216" w:author="Veekija" w:date="2013-04-27T16:45:00Z">
        <w:r w:rsidR="00E451ED" w:rsidRPr="00F357B9">
          <w:rPr>
            <w:sz w:val="24"/>
            <w:szCs w:val="24"/>
          </w:rPr>
          <w:t>F</w:t>
        </w:r>
      </w:ins>
      <w:ins w:id="217" w:author="Veekija" w:date="2013-04-27T16:21:00Z">
        <w:r w:rsidRPr="00F357B9">
          <w:rPr>
            <w:sz w:val="24"/>
            <w:szCs w:val="24"/>
          </w:rPr>
          <w:t>ile option.</w:t>
        </w:r>
      </w:ins>
      <w:ins w:id="218" w:author="Veekija" w:date="2013-04-27T16:45:00Z">
        <w:r w:rsidR="00E451ED" w:rsidRPr="00F357B9">
          <w:rPr>
            <w:sz w:val="24"/>
            <w:szCs w:val="24"/>
          </w:rPr>
          <w:t xml:space="preserve"> </w:t>
        </w:r>
      </w:ins>
      <w:ins w:id="219" w:author="Veekija" w:date="2013-04-27T16:21:00Z">
        <w:r w:rsidRPr="00F357B9">
          <w:rPr>
            <w:sz w:val="24"/>
            <w:szCs w:val="24"/>
          </w:rPr>
          <w:t xml:space="preserve">This will load Home page of SIS application. </w:t>
        </w:r>
      </w:ins>
    </w:p>
    <w:p w:rsidR="00C34508" w:rsidRDefault="00E451ED">
      <w:pPr>
        <w:pStyle w:val="ListParagraph"/>
        <w:numPr>
          <w:ilvl w:val="0"/>
          <w:numId w:val="17"/>
        </w:numPr>
        <w:spacing w:after="0" w:line="360" w:lineRule="auto"/>
        <w:rPr>
          <w:ins w:id="220" w:author="Veekija" w:date="2013-04-27T16:21:00Z"/>
          <w:sz w:val="24"/>
          <w:szCs w:val="24"/>
        </w:rPr>
        <w:pPrChange w:id="221" w:author="Veekija" w:date="2013-04-27T16:46:00Z">
          <w:pPr>
            <w:pStyle w:val="ListParagraph"/>
            <w:numPr>
              <w:numId w:val="17"/>
            </w:numPr>
            <w:spacing w:line="360" w:lineRule="auto"/>
            <w:ind w:left="360" w:hanging="360"/>
          </w:pPr>
        </w:pPrChange>
      </w:pPr>
      <w:ins w:id="222" w:author="Veekija" w:date="2013-04-27T16:46:00Z">
        <w:r>
          <w:rPr>
            <w:sz w:val="24"/>
            <w:szCs w:val="24"/>
          </w:rPr>
          <w:t>U</w:t>
        </w:r>
      </w:ins>
      <w:ins w:id="223" w:author="Veekija" w:date="2013-04-27T16:21:00Z">
        <w:r w:rsidR="00C34508">
          <w:rPr>
            <w:sz w:val="24"/>
            <w:szCs w:val="24"/>
          </w:rPr>
          <w:t>se any one of the following user name and password to view admin, teacher and student modules.</w:t>
        </w:r>
      </w:ins>
    </w:p>
    <w:p w:rsidR="00C34508" w:rsidRDefault="00C34508">
      <w:pPr>
        <w:pStyle w:val="ListParagraph"/>
        <w:numPr>
          <w:ilvl w:val="1"/>
          <w:numId w:val="17"/>
        </w:numPr>
        <w:spacing w:after="0" w:line="360" w:lineRule="auto"/>
        <w:rPr>
          <w:ins w:id="224" w:author="Veekija" w:date="2013-04-27T16:21:00Z"/>
          <w:sz w:val="24"/>
          <w:szCs w:val="24"/>
        </w:rPr>
        <w:pPrChange w:id="225" w:author="Veekija" w:date="2013-04-27T16:46:00Z">
          <w:pPr>
            <w:pStyle w:val="ListParagraph"/>
            <w:numPr>
              <w:ilvl w:val="1"/>
              <w:numId w:val="17"/>
            </w:numPr>
            <w:spacing w:line="360" w:lineRule="auto"/>
            <w:ind w:left="1080" w:hanging="360"/>
          </w:pPr>
        </w:pPrChange>
      </w:pPr>
      <w:ins w:id="226" w:author="Veekija" w:date="2013-04-27T16:21:00Z">
        <w:r>
          <w:rPr>
            <w:sz w:val="24"/>
            <w:szCs w:val="24"/>
          </w:rPr>
          <w:t xml:space="preserve">Admin User (user name = </w:t>
        </w:r>
        <w:r>
          <w:rPr>
            <w:b/>
            <w:color w:val="FF0000"/>
            <w:sz w:val="24"/>
            <w:szCs w:val="24"/>
          </w:rPr>
          <w:t>admin</w:t>
        </w:r>
        <w:r>
          <w:rPr>
            <w:color w:val="FF0000"/>
            <w:sz w:val="24"/>
            <w:szCs w:val="24"/>
          </w:rPr>
          <w:t xml:space="preserve"> </w:t>
        </w:r>
        <w:r>
          <w:rPr>
            <w:sz w:val="24"/>
            <w:szCs w:val="24"/>
          </w:rPr>
          <w:t xml:space="preserve">&amp; password = </w:t>
        </w:r>
        <w:r>
          <w:rPr>
            <w:b/>
            <w:color w:val="FF0000"/>
            <w:sz w:val="24"/>
            <w:szCs w:val="24"/>
          </w:rPr>
          <w:t>admin</w:t>
        </w:r>
        <w:r>
          <w:rPr>
            <w:sz w:val="24"/>
            <w:szCs w:val="24"/>
          </w:rPr>
          <w:t>)</w:t>
        </w:r>
      </w:ins>
    </w:p>
    <w:p w:rsidR="00C34508" w:rsidRDefault="00C34508">
      <w:pPr>
        <w:pStyle w:val="ListParagraph"/>
        <w:numPr>
          <w:ilvl w:val="1"/>
          <w:numId w:val="17"/>
        </w:numPr>
        <w:spacing w:after="0" w:line="360" w:lineRule="auto"/>
        <w:rPr>
          <w:ins w:id="227" w:author="Veekija" w:date="2013-04-27T16:21:00Z"/>
          <w:sz w:val="24"/>
          <w:szCs w:val="24"/>
        </w:rPr>
        <w:pPrChange w:id="228" w:author="Veekija" w:date="2013-04-27T16:46:00Z">
          <w:pPr>
            <w:pStyle w:val="ListParagraph"/>
            <w:numPr>
              <w:ilvl w:val="1"/>
              <w:numId w:val="17"/>
            </w:numPr>
            <w:spacing w:line="360" w:lineRule="auto"/>
            <w:ind w:left="1080" w:hanging="360"/>
          </w:pPr>
        </w:pPrChange>
      </w:pPr>
      <w:ins w:id="229" w:author="Veekija" w:date="2013-04-27T16:21:00Z">
        <w:r>
          <w:rPr>
            <w:sz w:val="24"/>
            <w:szCs w:val="24"/>
          </w:rPr>
          <w:t xml:space="preserve">Teacher User (user name = </w:t>
        </w:r>
        <w:r>
          <w:rPr>
            <w:b/>
            <w:color w:val="FF0000"/>
            <w:sz w:val="24"/>
            <w:szCs w:val="24"/>
          </w:rPr>
          <w:t>teacher</w:t>
        </w:r>
        <w:r>
          <w:rPr>
            <w:color w:val="FF0000"/>
            <w:sz w:val="24"/>
            <w:szCs w:val="24"/>
          </w:rPr>
          <w:t xml:space="preserve"> </w:t>
        </w:r>
        <w:r>
          <w:rPr>
            <w:sz w:val="24"/>
            <w:szCs w:val="24"/>
          </w:rPr>
          <w:t xml:space="preserve">&amp; password = </w:t>
        </w:r>
        <w:r>
          <w:rPr>
            <w:b/>
            <w:color w:val="FF0000"/>
            <w:sz w:val="24"/>
            <w:szCs w:val="24"/>
          </w:rPr>
          <w:t>teacher</w:t>
        </w:r>
        <w:r>
          <w:rPr>
            <w:sz w:val="24"/>
            <w:szCs w:val="24"/>
          </w:rPr>
          <w:t>)</w:t>
        </w:r>
      </w:ins>
    </w:p>
    <w:p w:rsidR="00C34508" w:rsidRPr="00C34508" w:rsidRDefault="00C34508">
      <w:pPr>
        <w:numPr>
          <w:ilvl w:val="1"/>
          <w:numId w:val="17"/>
        </w:numPr>
        <w:spacing w:after="0" w:line="360" w:lineRule="auto"/>
        <w:rPr>
          <w:ins w:id="230" w:author="Veekija" w:date="2013-04-27T16:19:00Z"/>
        </w:rPr>
        <w:pPrChange w:id="231" w:author="Veekija" w:date="2013-04-27T16:46:00Z">
          <w:pPr>
            <w:numPr>
              <w:numId w:val="17"/>
            </w:numPr>
            <w:spacing w:line="360" w:lineRule="auto"/>
            <w:ind w:left="360" w:hanging="360"/>
          </w:pPr>
        </w:pPrChange>
      </w:pPr>
      <w:ins w:id="232" w:author="Veekija" w:date="2013-04-27T16:21:00Z">
        <w:r>
          <w:rPr>
            <w:sz w:val="24"/>
            <w:szCs w:val="24"/>
          </w:rPr>
          <w:t xml:space="preserve">Student User (user name = </w:t>
        </w:r>
        <w:r>
          <w:rPr>
            <w:b/>
            <w:color w:val="FF0000"/>
            <w:sz w:val="24"/>
            <w:szCs w:val="24"/>
          </w:rPr>
          <w:t>student</w:t>
        </w:r>
        <w:r>
          <w:rPr>
            <w:color w:val="FF0000"/>
            <w:sz w:val="24"/>
            <w:szCs w:val="24"/>
          </w:rPr>
          <w:t xml:space="preserve"> </w:t>
        </w:r>
        <w:r>
          <w:rPr>
            <w:sz w:val="24"/>
            <w:szCs w:val="24"/>
          </w:rPr>
          <w:t xml:space="preserve">&amp; password = </w:t>
        </w:r>
        <w:r>
          <w:rPr>
            <w:b/>
            <w:color w:val="FF0000"/>
            <w:sz w:val="24"/>
            <w:szCs w:val="24"/>
          </w:rPr>
          <w:t>student</w:t>
        </w:r>
        <w:r>
          <w:rPr>
            <w:sz w:val="24"/>
            <w:szCs w:val="24"/>
          </w:rPr>
          <w:t>)</w:t>
        </w:r>
      </w:ins>
    </w:p>
    <w:p w:rsidR="00CD0CF6" w:rsidRDefault="00CD0CF6" w:rsidP="0054524C">
      <w:pPr>
        <w:pStyle w:val="Heading1"/>
        <w:spacing w:line="360" w:lineRule="auto"/>
        <w:rPr>
          <w:ins w:id="233" w:author="Veekija" w:date="2013-04-22T17:52:00Z"/>
        </w:rPr>
      </w:pPr>
      <w:bookmarkStart w:id="234" w:name="_Toc354848802"/>
      <w:ins w:id="235" w:author="Veekija" w:date="2013-04-22T17:41:00Z">
        <w:r>
          <w:t>System Documentation</w:t>
        </w:r>
      </w:ins>
      <w:bookmarkEnd w:id="234"/>
    </w:p>
    <w:p w:rsidR="00DB0866" w:rsidRPr="00DB0866" w:rsidRDefault="00DB0866" w:rsidP="00B51A7E">
      <w:pPr>
        <w:spacing w:after="0" w:line="360" w:lineRule="auto"/>
        <w:ind w:firstLine="576"/>
        <w:rPr>
          <w:ins w:id="236" w:author="Veekija" w:date="2013-04-22T17:40:00Z"/>
        </w:rPr>
      </w:pPr>
      <w:ins w:id="237" w:author="Veekija" w:date="2013-04-22T17:52:00Z">
        <w:r>
          <w:t>Once Student Information System (SIS) application and Student database is configured successfully SIS application can be accessed through any standard web browsers using the following URL</w:t>
        </w:r>
      </w:ins>
      <w:ins w:id="238" w:author="Veekija" w:date="2013-04-22T17:56:00Z">
        <w:r>
          <w:t xml:space="preserve"> if SIS is deployed in desktop</w:t>
        </w:r>
      </w:ins>
      <w:ins w:id="239" w:author="Veekija" w:date="2013-04-22T17:57:00Z">
        <w:r>
          <w:t>’s application server instance</w:t>
        </w:r>
      </w:ins>
      <w:ins w:id="240" w:author="Veekija" w:date="2013-04-22T17:52:00Z">
        <w:r>
          <w:t xml:space="preserve">. </w:t>
        </w:r>
      </w:ins>
      <w:ins w:id="241"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242" w:author="Veekija" w:date="2013-04-22T17:57:00Z">
        <w:r>
          <w:t>. This URL displays the home page of SIS application. By default, application</w:t>
        </w:r>
      </w:ins>
      <w:ins w:id="243" w:author="Veekija" w:date="2013-04-22T17:58:00Z">
        <w:r>
          <w:t xml:space="preserve">’s database script creates an administrator user with user name as </w:t>
        </w:r>
      </w:ins>
      <w:ins w:id="244" w:author="Veekija" w:date="2013-04-22T17:59:00Z">
        <w:r>
          <w:t>“</w:t>
        </w:r>
      </w:ins>
      <w:ins w:id="245" w:author="Veekija" w:date="2013-04-22T17:58:00Z">
        <w:r>
          <w:t>admin</w:t>
        </w:r>
      </w:ins>
      <w:ins w:id="246" w:author="Veekija" w:date="2013-04-22T17:59:00Z">
        <w:r>
          <w:t>”</w:t>
        </w:r>
      </w:ins>
      <w:ins w:id="247" w:author="Veekija" w:date="2013-04-22T17:58:00Z">
        <w:r>
          <w:t xml:space="preserve"> and password as </w:t>
        </w:r>
      </w:ins>
      <w:ins w:id="248" w:author="Veekija" w:date="2013-04-22T17:59:00Z">
        <w:r>
          <w:t>“</w:t>
        </w:r>
      </w:ins>
      <w:ins w:id="249" w:author="Veekija" w:date="2013-04-22T17:58:00Z">
        <w:r>
          <w:t>admin</w:t>
        </w:r>
      </w:ins>
      <w:ins w:id="250" w:author="Veekija" w:date="2013-04-22T17:59:00Z">
        <w:r>
          <w:t xml:space="preserve">”. With this admin user id and password, administrator can be able to login to SIS application. </w:t>
        </w:r>
      </w:ins>
      <w:ins w:id="251"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252" w:author="Veekija" w:date="2013-04-22T18:01:00Z"/>
        </w:rPr>
      </w:pPr>
      <w:bookmarkStart w:id="253" w:name="_Toc354848803"/>
      <w:ins w:id="254" w:author="Veekija" w:date="2013-04-22T17:42:00Z">
        <w:r>
          <w:t xml:space="preserve">Common </w:t>
        </w:r>
      </w:ins>
      <w:ins w:id="255" w:author="Veekija" w:date="2013-04-27T08:43:00Z">
        <w:r w:rsidR="00D0197F">
          <w:t>modules</w:t>
        </w:r>
      </w:ins>
      <w:bookmarkEnd w:id="253"/>
    </w:p>
    <w:p w:rsidR="00094148" w:rsidRDefault="00094148" w:rsidP="00B51A7E">
      <w:pPr>
        <w:spacing w:after="0" w:line="360" w:lineRule="auto"/>
        <w:ind w:firstLine="576"/>
        <w:rPr>
          <w:ins w:id="256" w:author="Veekija" w:date="2013-04-22T18:02:00Z"/>
        </w:rPr>
      </w:pPr>
      <w:ins w:id="257" w:author="Veekija" w:date="2013-04-22T18:01:00Z">
        <w:r>
          <w:t xml:space="preserve">Common </w:t>
        </w:r>
      </w:ins>
      <w:ins w:id="258" w:author="Veekija" w:date="2013-04-22T18:03:00Z">
        <w:r>
          <w:t>functionalities</w:t>
        </w:r>
      </w:ins>
      <w:ins w:id="259" w:author="Veekija" w:date="2013-04-22T18:01:00Z">
        <w:r>
          <w:t xml:space="preserve"> of SIS application </w:t>
        </w:r>
      </w:ins>
      <w:ins w:id="260" w:author="Veekija" w:date="2013-04-22T18:04:00Z">
        <w:r>
          <w:t>are</w:t>
        </w:r>
      </w:ins>
      <w:ins w:id="261" w:author="Veekija" w:date="2013-04-22T18:01:00Z">
        <w:r>
          <w:t xml:space="preserve"> accessed by all authorized users of SIS </w:t>
        </w:r>
      </w:ins>
      <w:ins w:id="262" w:author="Veekija" w:date="2013-04-22T18:02:00Z">
        <w:r>
          <w:t>application.</w:t>
        </w:r>
      </w:ins>
      <w:ins w:id="263" w:author="Veekija" w:date="2013-04-22T18:15:00Z">
        <w:r w:rsidR="0054524C">
          <w:t xml:space="preserve"> </w:t>
        </w:r>
      </w:ins>
      <w:ins w:id="264" w:author="Veekija" w:date="2013-04-22T18:04:00Z">
        <w:r>
          <w:t xml:space="preserve">They can be able to access these functions through the links provided in the top right side of each screens. </w:t>
        </w:r>
      </w:ins>
      <w:ins w:id="265" w:author="Veekija" w:date="2013-04-22T18:02:00Z">
        <w:r>
          <w:t>Common modules include the following functions:</w:t>
        </w:r>
      </w:ins>
    </w:p>
    <w:p w:rsidR="00094148" w:rsidRPr="00A724C6" w:rsidRDefault="00094148" w:rsidP="00A724C6">
      <w:pPr>
        <w:numPr>
          <w:ilvl w:val="0"/>
          <w:numId w:val="13"/>
        </w:numPr>
        <w:spacing w:after="0" w:line="360" w:lineRule="auto"/>
        <w:rPr>
          <w:ins w:id="266" w:author="Veekija" w:date="2013-04-22T18:06:00Z"/>
          <w:b/>
        </w:rPr>
      </w:pPr>
      <w:ins w:id="267" w:author="Veekija" w:date="2013-04-22T18:03:00Z">
        <w:r w:rsidRPr="00A724C6">
          <w:rPr>
            <w:b/>
          </w:rPr>
          <w:t>Login</w:t>
        </w:r>
      </w:ins>
      <w:ins w:id="268" w:author="Veekija" w:date="2013-04-22T18:06:00Z">
        <w:r w:rsidRPr="00A724C6">
          <w:rPr>
            <w:b/>
          </w:rPr>
          <w:t xml:space="preserve">: </w:t>
        </w:r>
      </w:ins>
    </w:p>
    <w:p w:rsidR="00094148" w:rsidRDefault="00094148" w:rsidP="003F1101">
      <w:pPr>
        <w:spacing w:after="0" w:line="360" w:lineRule="auto"/>
        <w:ind w:firstLine="720"/>
        <w:rPr>
          <w:ins w:id="269" w:author="Veekija" w:date="2013-04-27T08:37:00Z"/>
        </w:rPr>
      </w:pPr>
      <w:ins w:id="270" w:author="Veekija" w:date="2013-04-22T18:09:00Z">
        <w:r>
          <w:t xml:space="preserve">This screen provides </w:t>
        </w:r>
      </w:ins>
      <w:ins w:id="271" w:author="Veekija" w:date="2013-04-27T08:03:00Z">
        <w:r w:rsidR="00C26D65">
          <w:t xml:space="preserve">the </w:t>
        </w:r>
      </w:ins>
      <w:ins w:id="272" w:author="Veekija" w:date="2013-04-22T18:11:00Z">
        <w:r w:rsidR="00E87BF7">
          <w:t>ability</w:t>
        </w:r>
      </w:ins>
      <w:ins w:id="273" w:author="Veekija" w:date="2013-04-22T18:09:00Z">
        <w:r>
          <w:t xml:space="preserve"> for Teachers/Students to login to</w:t>
        </w:r>
      </w:ins>
      <w:ins w:id="274" w:author="Veekija" w:date="2013-04-22T18:10:00Z">
        <w:r>
          <w:t xml:space="preserve"> SIS application based on the valid user login name and password provided by Administrator.</w:t>
        </w:r>
      </w:ins>
      <w:ins w:id="275" w:author="Veekija" w:date="2013-04-22T18:09:00Z">
        <w:r>
          <w:t xml:space="preserve"> </w:t>
        </w:r>
      </w:ins>
      <w:ins w:id="276" w:author="Veekija" w:date="2013-04-22T18:05:00Z">
        <w:r>
          <w:t>System automatically create</w:t>
        </w:r>
      </w:ins>
      <w:ins w:id="277" w:author="Veekija" w:date="2013-04-22T18:06:00Z">
        <w:r>
          <w:t>s</w:t>
        </w:r>
      </w:ins>
      <w:ins w:id="278" w:author="Veekija" w:date="2013-04-22T18:05:00Z">
        <w:r>
          <w:t xml:space="preserve"> unique use</w:t>
        </w:r>
      </w:ins>
      <w:ins w:id="279" w:author="Veekija" w:date="2013-04-22T18:06:00Z">
        <w:r>
          <w:t xml:space="preserve">r login name and password for each teacher </w:t>
        </w:r>
      </w:ins>
      <w:ins w:id="280" w:author="Veekija" w:date="2013-04-22T18:10:00Z">
        <w:r w:rsidR="00E87BF7">
          <w:t xml:space="preserve">whenever a new teacher is added. </w:t>
        </w:r>
      </w:ins>
      <w:ins w:id="281" w:author="Veekija" w:date="2013-04-22T18:11:00Z">
        <w:r w:rsidR="00E87BF7">
          <w:t xml:space="preserve">For students, it will be created once their </w:t>
        </w:r>
      </w:ins>
      <w:ins w:id="282" w:author="Veekija" w:date="2013-04-22T18:07:00Z">
        <w:r w:rsidR="00E87BF7">
          <w:t>admission</w:t>
        </w:r>
      </w:ins>
      <w:ins w:id="283" w:author="Veekija" w:date="2013-04-22T18:06:00Z">
        <w:r>
          <w:t xml:space="preserve"> is granted.</w:t>
        </w:r>
      </w:ins>
      <w:ins w:id="284" w:author="Veekija" w:date="2013-04-27T08:02:00Z">
        <w:r w:rsidR="00C26D65">
          <w:t xml:space="preserve"> </w:t>
        </w:r>
      </w:ins>
      <w:ins w:id="285" w:author="Veekija" w:date="2013-04-22T18:06:00Z">
        <w:r>
          <w:t xml:space="preserve">Administrator communicates user login name and password </w:t>
        </w:r>
        <w:r>
          <w:lastRenderedPageBreak/>
          <w:t>to the respective teachers and students</w:t>
        </w:r>
      </w:ins>
      <w:ins w:id="286" w:author="Veekija" w:date="2013-04-27T08:11:00Z">
        <w:r w:rsidR="003F1101">
          <w:t xml:space="preserve"> after user login name and password is created by the system</w:t>
        </w:r>
      </w:ins>
      <w:ins w:id="287" w:author="Veekija" w:date="2013-04-22T18:06:00Z">
        <w:r>
          <w:t>.</w:t>
        </w:r>
      </w:ins>
      <w:ins w:id="288" w:author="Veekija" w:date="2013-04-27T08:12:00Z">
        <w:r w:rsidR="003F1101">
          <w:t xml:space="preserve"> System will display an </w:t>
        </w:r>
      </w:ins>
      <w:ins w:id="289" w:author="Veekija" w:date="2013-04-27T08:13:00Z">
        <w:r w:rsidR="003F1101">
          <w:t>error message if users tried to login with invalid user name and password.</w:t>
        </w:r>
      </w:ins>
    </w:p>
    <w:p w:rsidR="00131A3E" w:rsidRDefault="00131A3E" w:rsidP="00A0255E">
      <w:pPr>
        <w:spacing w:after="0" w:line="360" w:lineRule="auto"/>
        <w:rPr>
          <w:ins w:id="290" w:author="Veekija" w:date="2013-04-27T08:41:00Z"/>
        </w:rPr>
      </w:pPr>
    </w:p>
    <w:p w:rsidR="00F066FE" w:rsidRDefault="003402B6" w:rsidP="00F066FE">
      <w:pPr>
        <w:spacing w:after="0" w:line="360" w:lineRule="auto"/>
        <w:ind w:firstLine="720"/>
        <w:rPr>
          <w:ins w:id="291" w:author="Veekija" w:date="2013-04-27T08:37:00Z"/>
        </w:rPr>
      </w:pPr>
      <w:ins w:id="292" w:author="Veekija" w:date="2013-04-27T08:41:00Z">
        <w:r>
          <w:rPr>
            <w:noProof/>
          </w:rPr>
          <w:pict>
            <v:shape id="_x0000_i1032" type="#_x0000_t75" style="width:315pt;height:166.5pt;visibility:visible;mso-wrap-style:square">
              <v:imagedata r:id="rId20" o:title=""/>
            </v:shape>
          </w:pict>
        </w:r>
      </w:ins>
    </w:p>
    <w:p w:rsidR="00131A3E" w:rsidRDefault="00131A3E" w:rsidP="003F1101">
      <w:pPr>
        <w:spacing w:after="0" w:line="360" w:lineRule="auto"/>
        <w:ind w:firstLine="720"/>
        <w:rPr>
          <w:ins w:id="293" w:author="Veekija" w:date="2013-04-22T18:06:00Z"/>
        </w:rPr>
      </w:pPr>
    </w:p>
    <w:p w:rsidR="003F1101" w:rsidRDefault="00094148" w:rsidP="003F1101">
      <w:pPr>
        <w:numPr>
          <w:ilvl w:val="0"/>
          <w:numId w:val="13"/>
        </w:numPr>
        <w:spacing w:after="0" w:line="360" w:lineRule="auto"/>
        <w:rPr>
          <w:ins w:id="294" w:author="Veekija" w:date="2013-04-27T08:14:00Z"/>
          <w:b/>
        </w:rPr>
      </w:pPr>
      <w:ins w:id="295" w:author="Veekija" w:date="2013-04-22T18:03:00Z">
        <w:r w:rsidRPr="00A724C6">
          <w:rPr>
            <w:b/>
          </w:rPr>
          <w:t>Change Profile</w:t>
        </w:r>
      </w:ins>
      <w:ins w:id="296" w:author="Veekija" w:date="2013-04-22T18:14:00Z">
        <w:r w:rsidR="00A724C6" w:rsidRPr="00A724C6">
          <w:rPr>
            <w:b/>
          </w:rPr>
          <w:t>:</w:t>
        </w:r>
      </w:ins>
    </w:p>
    <w:p w:rsidR="00094148" w:rsidRDefault="00AF4547" w:rsidP="00AF4547">
      <w:pPr>
        <w:spacing w:after="0" w:line="360" w:lineRule="auto"/>
        <w:ind w:firstLine="720"/>
        <w:rPr>
          <w:ins w:id="297" w:author="Veekija" w:date="2013-04-27T08:39:00Z"/>
        </w:rPr>
      </w:pPr>
      <w:ins w:id="298" w:author="Veekija" w:date="2013-04-27T08:15:00Z">
        <w:r>
          <w:t xml:space="preserve">Once user clicks Change Profile link, </w:t>
        </w:r>
      </w:ins>
      <w:ins w:id="299" w:author="Veekija" w:date="2013-04-27T08:23:00Z">
        <w:r w:rsidR="00B51A7E">
          <w:t>change profile screen will be displayed in</w:t>
        </w:r>
      </w:ins>
      <w:ins w:id="300" w:author="Veekija" w:date="2013-04-27T08:15:00Z">
        <w:r>
          <w:t xml:space="preserve"> editable mode to update profile information</w:t>
        </w:r>
      </w:ins>
      <w:ins w:id="301" w:author="Veekija" w:date="2013-04-22T18:08:00Z">
        <w:r w:rsidR="00094148">
          <w:t xml:space="preserve"> including </w:t>
        </w:r>
      </w:ins>
      <w:ins w:id="302" w:author="Veekija" w:date="2013-04-27T08:16:00Z">
        <w:r>
          <w:t>c</w:t>
        </w:r>
      </w:ins>
      <w:ins w:id="303" w:author="Veekija" w:date="2013-04-22T18:08:00Z">
        <w:r w:rsidR="00094148">
          <w:t xml:space="preserve">ontact </w:t>
        </w:r>
      </w:ins>
      <w:ins w:id="304" w:author="Veekija" w:date="2013-04-27T08:16:00Z">
        <w:r>
          <w:t>a</w:t>
        </w:r>
      </w:ins>
      <w:ins w:id="305" w:author="Veekija" w:date="2013-04-22T18:08:00Z">
        <w:r w:rsidR="00094148">
          <w:t xml:space="preserve">ddress, </w:t>
        </w:r>
      </w:ins>
      <w:ins w:id="306" w:author="Veekija" w:date="2013-04-27T08:16:00Z">
        <w:r>
          <w:t>e</w:t>
        </w:r>
      </w:ins>
      <w:ins w:id="307" w:author="Veekija" w:date="2013-04-22T18:08:00Z">
        <w:r>
          <w:t>mail</w:t>
        </w:r>
      </w:ins>
      <w:ins w:id="308" w:author="Veekija" w:date="2013-04-27T08:16:00Z">
        <w:r>
          <w:t xml:space="preserve"> and </w:t>
        </w:r>
      </w:ins>
      <w:ins w:id="309" w:author="Veekija" w:date="2013-04-27T08:14:00Z">
        <w:r>
          <w:t>p</w:t>
        </w:r>
      </w:ins>
      <w:ins w:id="310" w:author="Veekija" w:date="2013-04-22T18:08:00Z">
        <w:r w:rsidR="00094148">
          <w:t>hone</w:t>
        </w:r>
      </w:ins>
      <w:ins w:id="311" w:author="Veekija" w:date="2013-04-27T08:16:00Z">
        <w:r>
          <w:t xml:space="preserve">. </w:t>
        </w:r>
      </w:ins>
      <w:ins w:id="312" w:author="Veekija" w:date="2013-04-27T08:18:00Z">
        <w:r>
          <w:t xml:space="preserve">If user clicks </w:t>
        </w:r>
      </w:ins>
      <w:ins w:id="313" w:author="Veekija" w:date="2013-04-27T08:19:00Z">
        <w:r>
          <w:t>save</w:t>
        </w:r>
      </w:ins>
      <w:ins w:id="314" w:author="Veekija" w:date="2013-04-27T08:18:00Z">
        <w:r>
          <w:t xml:space="preserve"> button then the updated profile information will be stored</w:t>
        </w:r>
      </w:ins>
      <w:ins w:id="315" w:author="Veekija" w:date="2013-04-27T08:16:00Z">
        <w:r>
          <w:t>.</w:t>
        </w:r>
      </w:ins>
    </w:p>
    <w:p w:rsidR="00706DE0" w:rsidRPr="003F1101" w:rsidRDefault="003402B6" w:rsidP="00AF4547">
      <w:pPr>
        <w:spacing w:after="0" w:line="360" w:lineRule="auto"/>
        <w:ind w:firstLine="720"/>
        <w:rPr>
          <w:ins w:id="316" w:author="Veekija" w:date="2013-04-22T18:03:00Z"/>
          <w:b/>
        </w:rPr>
      </w:pPr>
      <w:ins w:id="317" w:author="Veekija" w:date="2013-04-27T08:39:00Z">
        <w:r>
          <w:rPr>
            <w:noProof/>
          </w:rPr>
          <w:pict>
            <v:shape id="Picture 1" o:spid="_x0000_i1033" type="#_x0000_t75" style="width:430.5pt;height:219.75pt;visibility:visible;mso-wrap-style:square">
              <v:imagedata r:id="rId21" o:title=""/>
            </v:shape>
          </w:pict>
        </w:r>
      </w:ins>
    </w:p>
    <w:p w:rsidR="00094148" w:rsidRPr="00A724C6" w:rsidRDefault="00094148" w:rsidP="0074726C">
      <w:pPr>
        <w:numPr>
          <w:ilvl w:val="0"/>
          <w:numId w:val="13"/>
        </w:numPr>
        <w:spacing w:after="0" w:line="360" w:lineRule="auto"/>
        <w:rPr>
          <w:ins w:id="318" w:author="Veekija" w:date="2013-04-22T18:09:00Z"/>
          <w:b/>
        </w:rPr>
      </w:pPr>
      <w:ins w:id="319" w:author="Veekija" w:date="2013-04-22T18:03:00Z">
        <w:r w:rsidRPr="00A724C6">
          <w:rPr>
            <w:b/>
          </w:rPr>
          <w:t>Change Password</w:t>
        </w:r>
      </w:ins>
      <w:ins w:id="320" w:author="Veekija" w:date="2013-04-22T18:14:00Z">
        <w:r w:rsidR="00A724C6" w:rsidRPr="00A724C6">
          <w:rPr>
            <w:b/>
          </w:rPr>
          <w:t>:</w:t>
        </w:r>
      </w:ins>
    </w:p>
    <w:p w:rsidR="00B51A7E" w:rsidRDefault="00AF4547" w:rsidP="00B51A7E">
      <w:pPr>
        <w:spacing w:after="0" w:line="360" w:lineRule="auto"/>
        <w:ind w:firstLine="720"/>
        <w:rPr>
          <w:ins w:id="321" w:author="Veekija" w:date="2013-04-27T08:40:00Z"/>
        </w:rPr>
      </w:pPr>
      <w:ins w:id="322" w:author="Veekija" w:date="2013-04-27T08:19:00Z">
        <w:r>
          <w:t xml:space="preserve">Once user clicks Change Password link, </w:t>
        </w:r>
      </w:ins>
      <w:ins w:id="323" w:author="Veekija" w:date="2013-04-27T08:24:00Z">
        <w:r w:rsidR="00B51A7E">
          <w:t>change password screen will be displayed in editable mode to update password</w:t>
        </w:r>
      </w:ins>
      <w:ins w:id="324" w:author="Veekija" w:date="2013-04-27T08:20:00Z">
        <w:r>
          <w:t xml:space="preserve">. System will display </w:t>
        </w:r>
      </w:ins>
      <w:ins w:id="325" w:author="Veekija" w:date="2013-04-27T08:21:00Z">
        <w:r w:rsidR="00523E3B">
          <w:t xml:space="preserve">new password and confirm password fields. </w:t>
        </w:r>
      </w:ins>
      <w:ins w:id="326" w:author="Veekija" w:date="2013-04-27T08:19:00Z">
        <w:r>
          <w:t xml:space="preserve">If user clicks </w:t>
        </w:r>
        <w:r>
          <w:lastRenderedPageBreak/>
          <w:t xml:space="preserve">save button then the </w:t>
        </w:r>
      </w:ins>
      <w:ins w:id="327" w:author="Veekija" w:date="2013-04-27T08:21:00Z">
        <w:r w:rsidR="00B51A7E">
          <w:t xml:space="preserve">old password will be </w:t>
        </w:r>
      </w:ins>
      <w:ins w:id="328" w:author="Veekija" w:date="2013-04-27T08:24:00Z">
        <w:r w:rsidR="00B51A7E">
          <w:t>replaced</w:t>
        </w:r>
      </w:ins>
      <w:ins w:id="329" w:author="Veekija" w:date="2013-04-27T08:21:00Z">
        <w:r w:rsidR="00B51A7E">
          <w:t xml:space="preserve"> with new </w:t>
        </w:r>
        <w:r w:rsidR="00523E3B">
          <w:t>confirmed</w:t>
        </w:r>
      </w:ins>
      <w:ins w:id="330" w:author="Veekija" w:date="2013-04-27T08:19:00Z">
        <w:r>
          <w:t xml:space="preserve"> </w:t>
        </w:r>
      </w:ins>
      <w:ins w:id="331" w:author="Veekija" w:date="2013-04-27T08:21:00Z">
        <w:r w:rsidR="00B51A7E">
          <w:t>p</w:t>
        </w:r>
      </w:ins>
      <w:ins w:id="332" w:author="Veekija" w:date="2013-04-27T08:22:00Z">
        <w:r w:rsidR="00B51A7E">
          <w:t xml:space="preserve">assword and </w:t>
        </w:r>
      </w:ins>
      <w:ins w:id="333" w:author="Veekija" w:date="2013-04-27T08:25:00Z">
        <w:r w:rsidR="00B51A7E">
          <w:t xml:space="preserve">“Password has been changed successfully” message will be displayed in the screen. </w:t>
        </w:r>
      </w:ins>
    </w:p>
    <w:p w:rsidR="00356B37" w:rsidRDefault="003402B6" w:rsidP="00F066FE">
      <w:pPr>
        <w:spacing w:after="0" w:line="360" w:lineRule="auto"/>
        <w:ind w:firstLine="720"/>
        <w:rPr>
          <w:ins w:id="334" w:author="Veekija" w:date="2013-04-27T08:22:00Z"/>
        </w:rPr>
      </w:pPr>
      <w:ins w:id="335" w:author="Veekija" w:date="2013-04-27T08:40:00Z">
        <w:r>
          <w:rPr>
            <w:noProof/>
          </w:rPr>
          <w:pict>
            <v:shape id="_x0000_i1034" type="#_x0000_t75" style="width:358.5pt;height:174.75pt;visibility:visible;mso-wrap-style:square">
              <v:imagedata r:id="rId22" o:title=""/>
            </v:shape>
          </w:pict>
        </w:r>
      </w:ins>
    </w:p>
    <w:p w:rsidR="00094148" w:rsidRPr="00B51A7E" w:rsidRDefault="00094148" w:rsidP="00B51A7E">
      <w:pPr>
        <w:numPr>
          <w:ilvl w:val="0"/>
          <w:numId w:val="13"/>
        </w:numPr>
        <w:spacing w:after="0" w:line="360" w:lineRule="auto"/>
        <w:rPr>
          <w:ins w:id="336" w:author="Veekija" w:date="2013-04-22T18:12:00Z"/>
        </w:rPr>
      </w:pPr>
      <w:ins w:id="337" w:author="Veekija" w:date="2013-04-22T18:03:00Z">
        <w:r w:rsidRPr="00A724C6">
          <w:rPr>
            <w:b/>
          </w:rPr>
          <w:t>Logout</w:t>
        </w:r>
      </w:ins>
      <w:ins w:id="338" w:author="Veekija" w:date="2013-04-22T18:14:00Z">
        <w:r w:rsidR="00A724C6" w:rsidRPr="00A724C6">
          <w:rPr>
            <w:b/>
          </w:rPr>
          <w:t>:</w:t>
        </w:r>
      </w:ins>
    </w:p>
    <w:p w:rsidR="00E87BF7" w:rsidRPr="00094148" w:rsidRDefault="00B51A7E" w:rsidP="0076491B">
      <w:pPr>
        <w:spacing w:after="0" w:line="360" w:lineRule="auto"/>
        <w:ind w:firstLine="720"/>
        <w:rPr>
          <w:ins w:id="339" w:author="Veekija" w:date="2013-04-22T17:42:00Z"/>
        </w:rPr>
      </w:pPr>
      <w:ins w:id="340" w:author="Veekija" w:date="2013-04-27T08:26:00Z">
        <w:r>
          <w:t xml:space="preserve">Once user clicks </w:t>
        </w:r>
      </w:ins>
      <w:ins w:id="341" w:author="Veekija" w:date="2013-04-27T08:27:00Z">
        <w:r>
          <w:t xml:space="preserve">Logout </w:t>
        </w:r>
      </w:ins>
      <w:ins w:id="342" w:author="Veekija" w:date="2013-04-27T08:26:00Z">
        <w:r>
          <w:t>link</w:t>
        </w:r>
      </w:ins>
      <w:ins w:id="343" w:author="Veekija" w:date="2013-04-27T08:27:00Z">
        <w:r>
          <w:t xml:space="preserve">, </w:t>
        </w:r>
      </w:ins>
      <w:ins w:id="344" w:author="Veekija" w:date="2013-04-27T08:28:00Z">
        <w:r>
          <w:t xml:space="preserve">users will be logged out from the </w:t>
        </w:r>
      </w:ins>
      <w:ins w:id="345" w:author="Veekija" w:date="2013-04-27T08:27:00Z">
        <w:r>
          <w:t xml:space="preserve">system </w:t>
        </w:r>
      </w:ins>
      <w:ins w:id="346" w:author="Veekija" w:date="2013-04-27T08:28:00Z">
        <w:r>
          <w:t xml:space="preserve">and they </w:t>
        </w:r>
      </w:ins>
      <w:ins w:id="347" w:author="Veekija" w:date="2013-04-27T08:27:00Z">
        <w:r>
          <w:t xml:space="preserve">will be redirected to the login page. </w:t>
        </w:r>
      </w:ins>
      <w:ins w:id="348" w:author="Veekija" w:date="2013-04-27T08:26:00Z">
        <w:r>
          <w:t xml:space="preserve"> </w:t>
        </w:r>
      </w:ins>
    </w:p>
    <w:p w:rsidR="00085912" w:rsidRDefault="00085912" w:rsidP="006474C6">
      <w:pPr>
        <w:pStyle w:val="Heading2"/>
        <w:spacing w:line="360" w:lineRule="auto"/>
        <w:rPr>
          <w:ins w:id="349" w:author="Veekija" w:date="2013-04-23T19:27:00Z"/>
        </w:rPr>
      </w:pPr>
      <w:bookmarkStart w:id="350" w:name="_Toc354848804"/>
      <w:ins w:id="351" w:author="Veekija" w:date="2013-04-22T17:49:00Z">
        <w:r>
          <w:t>Public user</w:t>
        </w:r>
      </w:ins>
      <w:ins w:id="352" w:author="Veekija" w:date="2013-04-22T18:17:00Z">
        <w:r w:rsidR="005E08AC">
          <w:t xml:space="preserve"> </w:t>
        </w:r>
      </w:ins>
      <w:ins w:id="353" w:author="Veekija" w:date="2013-04-27T08:43:00Z">
        <w:r w:rsidR="00D0197F">
          <w:t>modules</w:t>
        </w:r>
      </w:ins>
      <w:bookmarkEnd w:id="350"/>
      <w:ins w:id="354" w:author="Veekija" w:date="2013-04-22T17:49:00Z">
        <w:r>
          <w:t xml:space="preserve"> </w:t>
        </w:r>
      </w:ins>
    </w:p>
    <w:p w:rsidR="00A90490" w:rsidRDefault="00D0197F" w:rsidP="0076491B">
      <w:pPr>
        <w:spacing w:line="360" w:lineRule="auto"/>
        <w:ind w:firstLine="720"/>
        <w:rPr>
          <w:ins w:id="355" w:author="Veekija" w:date="2013-04-23T19:55:00Z"/>
        </w:rPr>
      </w:pPr>
      <w:ins w:id="356" w:author="Veekija" w:date="2013-04-27T08:44:00Z">
        <w:r>
          <w:t xml:space="preserve">Public </w:t>
        </w:r>
      </w:ins>
      <w:ins w:id="357" w:author="Veekija" w:date="2013-04-27T08:45:00Z">
        <w:r>
          <w:t>user’s</w:t>
        </w:r>
      </w:ins>
      <w:ins w:id="358" w:author="Veekija" w:date="2013-04-27T08:44:00Z">
        <w:r>
          <w:t xml:space="preserve"> modules/pages </w:t>
        </w:r>
      </w:ins>
      <w:ins w:id="359" w:author="Veekija" w:date="2013-04-27T08:45:00Z">
        <w:r>
          <w:t>will be</w:t>
        </w:r>
      </w:ins>
      <w:ins w:id="360" w:author="Veekija" w:date="2013-04-27T08:44:00Z">
        <w:r>
          <w:t xml:space="preserve"> accessed by any public users. Th</w:t>
        </w:r>
      </w:ins>
      <w:ins w:id="361" w:author="Veekija" w:date="2013-04-27T08:45:00Z">
        <w:r>
          <w:t>ese screens will be accessed by users without logging into the system.</w:t>
        </w:r>
      </w:ins>
      <w:ins w:id="362" w:author="Veekija" w:date="2013-04-27T08:44:00Z">
        <w:r>
          <w:t xml:space="preserve"> </w:t>
        </w:r>
      </w:ins>
    </w:p>
    <w:p w:rsidR="00D0197F" w:rsidRDefault="00A90490" w:rsidP="0076491B">
      <w:pPr>
        <w:numPr>
          <w:ilvl w:val="0"/>
          <w:numId w:val="13"/>
        </w:numPr>
        <w:spacing w:after="0" w:line="360" w:lineRule="auto"/>
        <w:rPr>
          <w:ins w:id="363" w:author="Veekija" w:date="2013-04-27T08:49:00Z"/>
          <w:b/>
        </w:rPr>
      </w:pPr>
      <w:ins w:id="364" w:author="Veekija" w:date="2013-04-23T19:28:00Z">
        <w:r w:rsidRPr="00A90490">
          <w:rPr>
            <w:b/>
          </w:rPr>
          <w:t>Prospective Students:</w:t>
        </w:r>
      </w:ins>
    </w:p>
    <w:p w:rsidR="00A90490" w:rsidRDefault="00D0197F" w:rsidP="0076491B">
      <w:pPr>
        <w:spacing w:line="360" w:lineRule="auto"/>
        <w:ind w:firstLine="720"/>
        <w:rPr>
          <w:ins w:id="365" w:author="Veekija" w:date="2013-04-27T09:11:00Z"/>
        </w:rPr>
      </w:pPr>
      <w:ins w:id="366" w:author="Veekija" w:date="2013-04-27T08:48:00Z">
        <w:r>
          <w:t xml:space="preserve">Once user clicks </w:t>
        </w:r>
      </w:ins>
      <w:ins w:id="367" w:author="Veekija" w:date="2013-04-27T08:49:00Z">
        <w:r>
          <w:t>Prospective</w:t>
        </w:r>
      </w:ins>
      <w:ins w:id="368" w:author="Veekija" w:date="2013-04-27T08:48:00Z">
        <w:r>
          <w:t xml:space="preserve"> Students link in the home page, </w:t>
        </w:r>
      </w:ins>
      <w:ins w:id="369" w:author="Veekija" w:date="2013-04-27T08:50:00Z">
        <w:r>
          <w:t>the prospective student page will be displayed. The prospective student page will display the details about</w:t>
        </w:r>
      </w:ins>
      <w:ins w:id="370" w:author="Veekija" w:date="2013-04-27T09:01:00Z">
        <w:r w:rsidR="00BC0875">
          <w:t xml:space="preserve"> school information</w:t>
        </w:r>
      </w:ins>
      <w:ins w:id="371" w:author="Veekija" w:date="2013-04-27T09:07:00Z">
        <w:r w:rsidR="00D74251">
          <w:t xml:space="preserve">, school features and </w:t>
        </w:r>
      </w:ins>
      <w:ins w:id="372" w:author="Veekija" w:date="2013-04-23T19:29:00Z">
        <w:r w:rsidR="00A90490">
          <w:t xml:space="preserve">important </w:t>
        </w:r>
      </w:ins>
      <w:ins w:id="373" w:author="Veekija" w:date="2013-04-27T09:08:00Z">
        <w:r w:rsidR="00D74251">
          <w:t>academic</w:t>
        </w:r>
      </w:ins>
      <w:ins w:id="374" w:author="Veekija" w:date="2013-04-27T09:07:00Z">
        <w:r w:rsidR="00D74251">
          <w:t xml:space="preserve"> year </w:t>
        </w:r>
      </w:ins>
      <w:ins w:id="375" w:author="Veekija" w:date="2013-04-23T19:29:00Z">
        <w:r w:rsidR="00D74251">
          <w:t xml:space="preserve">dates. The content of this screen will be managed by </w:t>
        </w:r>
        <w:r w:rsidR="008F6C5D">
          <w:t>administrator</w:t>
        </w:r>
      </w:ins>
      <w:ins w:id="376" w:author="Veekija" w:date="2013-04-27T10:16:00Z">
        <w:r w:rsidR="008F6C5D">
          <w:t>.</w:t>
        </w:r>
      </w:ins>
      <w:ins w:id="377" w:author="Veekija" w:date="2013-04-27T12:28:00Z">
        <w:r w:rsidR="00AC1AB7">
          <w:t xml:space="preserve"> </w:t>
        </w:r>
      </w:ins>
      <w:ins w:id="378" w:author="Veekija" w:date="2013-04-27T10:16:00Z">
        <w:r w:rsidR="00AC1AB7">
          <w:t>So</w:t>
        </w:r>
      </w:ins>
      <w:ins w:id="379" w:author="Veekija" w:date="2013-04-27T12:29:00Z">
        <w:r w:rsidR="00AC1AB7">
          <w:t xml:space="preserve">, </w:t>
        </w:r>
      </w:ins>
      <w:ins w:id="380" w:author="Veekija" w:date="2013-04-27T10:16:00Z">
        <w:r w:rsidR="008F6C5D">
          <w:t xml:space="preserve">they </w:t>
        </w:r>
      </w:ins>
      <w:ins w:id="381" w:author="Veekija" w:date="2013-04-27T09:09:00Z">
        <w:r w:rsidR="00D74251">
          <w:t xml:space="preserve">have a flexibility to </w:t>
        </w:r>
      </w:ins>
      <w:ins w:id="382" w:author="Veekija" w:date="2013-04-27T09:08:00Z">
        <w:r w:rsidR="00D74251">
          <w:t xml:space="preserve">update the contents of this page </w:t>
        </w:r>
      </w:ins>
      <w:ins w:id="383" w:author="Veekija" w:date="2013-04-27T09:09:00Z">
        <w:r w:rsidR="00D74251">
          <w:t xml:space="preserve">periodically based on </w:t>
        </w:r>
      </w:ins>
      <w:ins w:id="384" w:author="Veekija" w:date="2013-04-27T09:10:00Z">
        <w:r w:rsidR="00D74251">
          <w:t>the</w:t>
        </w:r>
      </w:ins>
      <w:ins w:id="385" w:author="Veekija" w:date="2013-04-27T09:09:00Z">
        <w:r w:rsidR="00D74251">
          <w:t xml:space="preserve"> important events.</w:t>
        </w:r>
      </w:ins>
    </w:p>
    <w:p w:rsidR="002D258A" w:rsidRDefault="003402B6">
      <w:pPr>
        <w:rPr>
          <w:ins w:id="386" w:author="Veekija" w:date="2013-04-23T19:32:00Z"/>
        </w:rPr>
        <w:pPrChange w:id="387" w:author="Veekija" w:date="2013-04-27T09:02:00Z">
          <w:pPr>
            <w:numPr>
              <w:ilvl w:val="1"/>
              <w:numId w:val="13"/>
            </w:numPr>
            <w:spacing w:after="0" w:line="360" w:lineRule="auto"/>
            <w:ind w:left="1080" w:hanging="360"/>
          </w:pPr>
        </w:pPrChange>
      </w:pPr>
      <w:ins w:id="388" w:author="Veekija" w:date="2013-04-27T09:11:00Z">
        <w:r>
          <w:rPr>
            <w:noProof/>
          </w:rPr>
          <w:lastRenderedPageBreak/>
          <w:pict>
            <v:shape id="_x0000_i1035" type="#_x0000_t75" style="width:468pt;height:291pt;visibility:visible;mso-wrap-style:square">
              <v:imagedata r:id="rId23" o:title=""/>
            </v:shape>
          </w:pict>
        </w:r>
      </w:ins>
    </w:p>
    <w:p w:rsidR="00A90490" w:rsidRDefault="00A90490" w:rsidP="00A90490">
      <w:pPr>
        <w:numPr>
          <w:ilvl w:val="0"/>
          <w:numId w:val="13"/>
        </w:numPr>
        <w:spacing w:after="0" w:line="360" w:lineRule="auto"/>
        <w:rPr>
          <w:ins w:id="389" w:author="Veekija" w:date="2013-04-23T19:32:00Z"/>
          <w:b/>
        </w:rPr>
      </w:pPr>
      <w:ins w:id="390" w:author="Veekija" w:date="2013-04-23T19:32:00Z">
        <w:r>
          <w:rPr>
            <w:b/>
          </w:rPr>
          <w:t>Submit Online Application</w:t>
        </w:r>
        <w:r w:rsidRPr="00A90490">
          <w:rPr>
            <w:b/>
          </w:rPr>
          <w:t>:</w:t>
        </w:r>
      </w:ins>
    </w:p>
    <w:p w:rsidR="00EE2D5D" w:rsidRDefault="008F6C5D">
      <w:pPr>
        <w:spacing w:after="0" w:line="360" w:lineRule="auto"/>
        <w:rPr>
          <w:ins w:id="391" w:author="Veekija" w:date="2013-04-27T09:27:00Z"/>
        </w:rPr>
        <w:pPrChange w:id="392" w:author="Veekija" w:date="2013-04-27T09:22:00Z">
          <w:pPr>
            <w:numPr>
              <w:numId w:val="13"/>
            </w:numPr>
            <w:spacing w:after="0" w:line="360" w:lineRule="auto"/>
            <w:ind w:left="360" w:hanging="360"/>
          </w:pPr>
        </w:pPrChange>
      </w:pPr>
      <w:ins w:id="393" w:author="Veekija" w:date="2013-04-27T09:12:00Z">
        <w:r>
          <w:t>If</w:t>
        </w:r>
        <w:r w:rsidR="00EE2D5D">
          <w:t xml:space="preserve"> students want to apply for the school for a specific grade level and academic year then they can be able to apply online through Submit </w:t>
        </w:r>
      </w:ins>
      <w:ins w:id="394" w:author="Veekija" w:date="2013-04-27T09:14:00Z">
        <w:r w:rsidR="00EE2D5D">
          <w:t xml:space="preserve">Online Application link provided in the prospective page. </w:t>
        </w:r>
      </w:ins>
      <w:ins w:id="395" w:author="Veekija" w:date="2013-04-27T09:06:00Z">
        <w:r w:rsidR="00EE2D5D">
          <w:t>Once users click</w:t>
        </w:r>
      </w:ins>
      <w:ins w:id="396" w:author="Veekija" w:date="2013-04-27T09:14:00Z">
        <w:r w:rsidR="00EE2D5D">
          <w:t xml:space="preserve"> </w:t>
        </w:r>
      </w:ins>
      <w:ins w:id="397" w:author="Veekija" w:date="2013-04-27T09:15:00Z">
        <w:r w:rsidR="00EE2D5D">
          <w:t>Submit Online Application link, submit online application screen will be displayed</w:t>
        </w:r>
      </w:ins>
      <w:ins w:id="398" w:author="Veekija" w:date="2013-04-23T19:33:00Z">
        <w:r w:rsidR="00A90490">
          <w:t>.</w:t>
        </w:r>
      </w:ins>
      <w:ins w:id="399" w:author="Veekija" w:date="2013-04-27T09:15:00Z">
        <w:r w:rsidR="00EE2D5D">
          <w:t xml:space="preserve"> This screen gathers the student personal, demographic information, academic year </w:t>
        </w:r>
      </w:ins>
      <w:ins w:id="400" w:author="Veekija" w:date="2013-04-27T09:16:00Z">
        <w:r w:rsidR="00EE2D5D">
          <w:t xml:space="preserve">and grade level </w:t>
        </w:r>
      </w:ins>
      <w:ins w:id="401" w:author="Veekija" w:date="2013-04-27T09:15:00Z">
        <w:r w:rsidR="00EE2D5D">
          <w:t xml:space="preserve">for which students are seeking </w:t>
        </w:r>
      </w:ins>
      <w:ins w:id="402" w:author="Veekija" w:date="2013-04-27T09:16:00Z">
        <w:r w:rsidR="00EE2D5D">
          <w:t>admission etc…</w:t>
        </w:r>
      </w:ins>
      <w:ins w:id="403" w:author="Veekija" w:date="2013-04-23T19:35:00Z">
        <w:r w:rsidR="00A90490">
          <w:t xml:space="preserve">Once the application is submitted, system initiates Admission Workflow and puts </w:t>
        </w:r>
      </w:ins>
      <w:ins w:id="404" w:author="Veekija" w:date="2013-04-27T09:17:00Z">
        <w:r w:rsidR="00EE2D5D">
          <w:t xml:space="preserve">application/admission </w:t>
        </w:r>
      </w:ins>
      <w:ins w:id="405" w:author="Veekija" w:date="2013-04-23T19:35:00Z">
        <w:r w:rsidR="00A90490">
          <w:t>in in-progress status and it will be listed in administrator</w:t>
        </w:r>
      </w:ins>
      <w:ins w:id="406" w:author="Veekija" w:date="2013-04-23T19:36:00Z">
        <w:r w:rsidR="00A90490">
          <w:t>’s queue for review and next steps.</w:t>
        </w:r>
      </w:ins>
      <w:ins w:id="407" w:author="Veekija" w:date="2013-04-27T09:17:00Z">
        <w:r w:rsidR="00EE2D5D">
          <w:t xml:space="preserve"> </w:t>
        </w:r>
      </w:ins>
      <w:ins w:id="408" w:author="Veekija" w:date="2013-04-27T09:19:00Z">
        <w:r w:rsidR="00EE2D5D">
          <w:t xml:space="preserve">Once the applications are submitted successfully system </w:t>
        </w:r>
      </w:ins>
      <w:ins w:id="409" w:author="Veekija" w:date="2013-04-27T09:20:00Z">
        <w:r w:rsidR="00EE2D5D">
          <w:t xml:space="preserve">will </w:t>
        </w:r>
      </w:ins>
      <w:ins w:id="410" w:author="Veekija" w:date="2013-04-27T09:19:00Z">
        <w:r w:rsidR="00EE2D5D">
          <w:t xml:space="preserve">provide a tracking number </w:t>
        </w:r>
      </w:ins>
      <w:ins w:id="411" w:author="Veekija" w:date="2013-04-27T09:20:00Z">
        <w:r w:rsidR="00EE2D5D">
          <w:t xml:space="preserve">to the users. Using this tracking number, </w:t>
        </w:r>
      </w:ins>
      <w:ins w:id="412" w:author="Veekija" w:date="2013-04-27T09:21:00Z">
        <w:r w:rsidR="00EE2D5D">
          <w:t>students can be able to</w:t>
        </w:r>
      </w:ins>
      <w:ins w:id="413" w:author="Veekija" w:date="2013-04-27T09:19:00Z">
        <w:r w:rsidR="00EE2D5D">
          <w:t xml:space="preserve"> track the status of their application at any point in time during the admission process</w:t>
        </w:r>
      </w:ins>
      <w:ins w:id="414" w:author="Veekija" w:date="2013-04-27T09:21:00Z">
        <w:r w:rsidR="00EE2D5D">
          <w:t xml:space="preserve"> using Track Application Status link provided in the Prospective Students page</w:t>
        </w:r>
      </w:ins>
      <w:ins w:id="415" w:author="Veekija" w:date="2013-04-27T09:19:00Z">
        <w:r w:rsidR="00EE2D5D">
          <w:t>.</w:t>
        </w:r>
      </w:ins>
      <w:ins w:id="416" w:author="Veekija" w:date="2013-04-27T09:21:00Z">
        <w:r w:rsidR="00EE2D5D">
          <w:t xml:space="preserve"> Also, </w:t>
        </w:r>
      </w:ins>
      <w:ins w:id="417" w:author="Veekija" w:date="2013-04-27T09:22:00Z">
        <w:r w:rsidR="00EE2D5D">
          <w:t>t</w:t>
        </w:r>
      </w:ins>
      <w:ins w:id="418" w:author="Veekija" w:date="2013-04-27T09:17:00Z">
        <w:r w:rsidR="00EE2D5D">
          <w:t xml:space="preserve">he applications that are received through this page will </w:t>
        </w:r>
      </w:ins>
      <w:ins w:id="419" w:author="Veekija" w:date="2013-04-27T09:18:00Z">
        <w:r w:rsidR="00EE2D5D">
          <w:t xml:space="preserve">be treated as “online” application type for operational and tracking purposes. </w:t>
        </w:r>
      </w:ins>
    </w:p>
    <w:p w:rsidR="004B20FA" w:rsidRDefault="003402B6">
      <w:pPr>
        <w:spacing w:after="0" w:line="360" w:lineRule="auto"/>
        <w:rPr>
          <w:ins w:id="420" w:author="Veekija" w:date="2013-04-27T09:28:00Z"/>
          <w:noProof/>
        </w:rPr>
        <w:pPrChange w:id="421" w:author="Veekija" w:date="2013-04-27T09:22:00Z">
          <w:pPr>
            <w:numPr>
              <w:numId w:val="13"/>
            </w:numPr>
            <w:spacing w:after="0" w:line="360" w:lineRule="auto"/>
            <w:ind w:left="360" w:hanging="360"/>
          </w:pPr>
        </w:pPrChange>
      </w:pPr>
      <w:ins w:id="422" w:author="Veekija" w:date="2013-04-27T09:27:00Z">
        <w:r>
          <w:rPr>
            <w:noProof/>
          </w:rPr>
          <w:lastRenderedPageBreak/>
          <w:pict>
            <v:shape id="_x0000_i1036" type="#_x0000_t75" style="width:438.75pt;height:434.25pt;visibility:visible;mso-wrap-style:square">
              <v:imagedata r:id="rId24" o:title=""/>
            </v:shape>
          </w:pict>
        </w:r>
      </w:ins>
    </w:p>
    <w:p w:rsidR="001C778F" w:rsidRPr="001C778F" w:rsidRDefault="001C778F">
      <w:pPr>
        <w:spacing w:after="0" w:line="360" w:lineRule="auto"/>
        <w:rPr>
          <w:ins w:id="423" w:author="Veekija" w:date="2013-04-27T09:28:00Z"/>
          <w:b/>
          <w:noProof/>
        </w:rPr>
        <w:pPrChange w:id="424" w:author="Veekija" w:date="2013-04-27T09:22:00Z">
          <w:pPr>
            <w:numPr>
              <w:numId w:val="13"/>
            </w:numPr>
            <w:spacing w:after="0" w:line="360" w:lineRule="auto"/>
            <w:ind w:left="360" w:hanging="360"/>
          </w:pPr>
        </w:pPrChange>
      </w:pPr>
      <w:ins w:id="425" w:author="Veekija" w:date="2013-04-27T09:30:00Z">
        <w:r w:rsidRPr="001C778F">
          <w:rPr>
            <w:b/>
            <w:noProof/>
          </w:rPr>
          <w:t>Application Confirmation page:</w:t>
        </w:r>
      </w:ins>
    </w:p>
    <w:p w:rsidR="001C778F" w:rsidRDefault="003402B6">
      <w:pPr>
        <w:spacing w:after="0" w:line="360" w:lineRule="auto"/>
        <w:rPr>
          <w:ins w:id="426" w:author="Veekija" w:date="2013-04-27T09:22:00Z"/>
        </w:rPr>
        <w:pPrChange w:id="427" w:author="Veekija" w:date="2013-04-27T09:22:00Z">
          <w:pPr>
            <w:numPr>
              <w:numId w:val="13"/>
            </w:numPr>
            <w:spacing w:after="0" w:line="360" w:lineRule="auto"/>
            <w:ind w:left="360" w:hanging="360"/>
          </w:pPr>
        </w:pPrChange>
      </w:pPr>
      <w:ins w:id="428" w:author="Veekija" w:date="2013-04-27T09:30:00Z">
        <w:r>
          <w:rPr>
            <w:noProof/>
          </w:rPr>
          <w:pict>
            <v:shape id="_x0000_i1037" type="#_x0000_t75" style="width:468pt;height:117pt;visibility:visible;mso-wrap-style:square">
              <v:imagedata r:id="rId25" o:title=""/>
            </v:shape>
          </w:pict>
        </w:r>
      </w:ins>
    </w:p>
    <w:p w:rsidR="00BA3AE3" w:rsidRDefault="00BA3AE3" w:rsidP="00BA3AE3">
      <w:pPr>
        <w:numPr>
          <w:ilvl w:val="0"/>
          <w:numId w:val="13"/>
        </w:numPr>
        <w:spacing w:after="0" w:line="360" w:lineRule="auto"/>
        <w:rPr>
          <w:ins w:id="429" w:author="Veekija" w:date="2013-04-27T09:22:00Z"/>
          <w:b/>
        </w:rPr>
      </w:pPr>
      <w:ins w:id="430" w:author="Veekija" w:date="2013-04-27T09:22:00Z">
        <w:r>
          <w:rPr>
            <w:b/>
          </w:rPr>
          <w:t>Track Application Status</w:t>
        </w:r>
        <w:r w:rsidRPr="00A90490">
          <w:rPr>
            <w:b/>
          </w:rPr>
          <w:t>:</w:t>
        </w:r>
      </w:ins>
    </w:p>
    <w:p w:rsidR="00BA3AE3" w:rsidRDefault="00BA3AE3">
      <w:pPr>
        <w:spacing w:after="0" w:line="360" w:lineRule="auto"/>
        <w:rPr>
          <w:ins w:id="431" w:author="Veekija" w:date="2013-04-27T09:24:00Z"/>
        </w:rPr>
        <w:pPrChange w:id="432" w:author="Veekija" w:date="2013-04-27T09:23:00Z">
          <w:pPr>
            <w:numPr>
              <w:ilvl w:val="1"/>
              <w:numId w:val="13"/>
            </w:numPr>
            <w:spacing w:after="0" w:line="360" w:lineRule="auto"/>
            <w:ind w:left="1080" w:hanging="360"/>
          </w:pPr>
        </w:pPrChange>
      </w:pPr>
      <w:ins w:id="433" w:author="Veekija" w:date="2013-04-27T09:23:00Z">
        <w:r>
          <w:t xml:space="preserve">Once users click Track Application Status link, system will </w:t>
        </w:r>
      </w:ins>
      <w:ins w:id="434" w:author="Veekija" w:date="2013-04-27T09:24:00Z">
        <w:r>
          <w:t xml:space="preserve">display track </w:t>
        </w:r>
      </w:ins>
      <w:ins w:id="435" w:author="Veekija" w:date="2013-04-27T09:25:00Z">
        <w:r>
          <w:t>application</w:t>
        </w:r>
      </w:ins>
      <w:ins w:id="436" w:author="Veekija" w:date="2013-04-27T09:24:00Z">
        <w:r>
          <w:t xml:space="preserve"> </w:t>
        </w:r>
      </w:ins>
      <w:ins w:id="437" w:author="Veekija" w:date="2013-04-27T09:25:00Z">
        <w:r>
          <w:t xml:space="preserve">status page. Once user enters tracking number and clicks Check Status button, the screen will display the status of </w:t>
        </w:r>
        <w:r>
          <w:lastRenderedPageBreak/>
          <w:t>the application based on the tracking numb</w:t>
        </w:r>
        <w:r w:rsidR="007B586D">
          <w:t>ers. The possible statuses</w:t>
        </w:r>
        <w:r>
          <w:t xml:space="preserve"> expected are: </w:t>
        </w:r>
      </w:ins>
      <w:ins w:id="438" w:author="Veekija" w:date="2013-04-27T09:26:00Z">
        <w:r>
          <w:t>In-progress, Granted and Rejected.</w:t>
        </w:r>
      </w:ins>
    </w:p>
    <w:p w:rsidR="00A90490" w:rsidRPr="00A90490" w:rsidRDefault="003402B6">
      <w:pPr>
        <w:spacing w:after="0" w:line="360" w:lineRule="auto"/>
        <w:rPr>
          <w:ins w:id="439" w:author="Veekija" w:date="2013-04-23T19:28:00Z"/>
        </w:rPr>
        <w:pPrChange w:id="440" w:author="Veekija" w:date="2013-04-27T09:23:00Z">
          <w:pPr>
            <w:numPr>
              <w:ilvl w:val="1"/>
              <w:numId w:val="13"/>
            </w:numPr>
            <w:spacing w:after="0" w:line="360" w:lineRule="auto"/>
            <w:ind w:left="1080" w:hanging="360"/>
          </w:pPr>
        </w:pPrChange>
      </w:pPr>
      <w:ins w:id="441" w:author="Veekija" w:date="2013-04-27T09:24:00Z">
        <w:r>
          <w:rPr>
            <w:noProof/>
          </w:rPr>
          <w:pict>
            <v:shape id="_x0000_i1038" type="#_x0000_t75" style="width:468pt;height:290.25pt;visibility:visible;mso-wrap-style:square">
              <v:imagedata r:id="rId26" o:title=""/>
            </v:shape>
          </w:pict>
        </w:r>
      </w:ins>
    </w:p>
    <w:p w:rsidR="008533A2" w:rsidRDefault="00CD0CF6" w:rsidP="00CD0CF6">
      <w:pPr>
        <w:pStyle w:val="Heading2"/>
        <w:spacing w:line="360" w:lineRule="auto"/>
        <w:rPr>
          <w:ins w:id="442" w:author="Veekija" w:date="2013-04-22T17:44:00Z"/>
        </w:rPr>
      </w:pPr>
      <w:bookmarkStart w:id="443" w:name="_Toc354848805"/>
      <w:ins w:id="444" w:author="Veekija" w:date="2013-04-22T17:41:00Z">
        <w:r>
          <w:t>Administrator</w:t>
        </w:r>
      </w:ins>
      <w:ins w:id="445" w:author="Veekija" w:date="2013-04-22T18:17:00Z">
        <w:r w:rsidR="005E08AC">
          <w:t xml:space="preserve"> Portal</w:t>
        </w:r>
      </w:ins>
      <w:bookmarkEnd w:id="443"/>
    </w:p>
    <w:p w:rsidR="001D7166" w:rsidRDefault="001D7166" w:rsidP="00FB716F">
      <w:pPr>
        <w:pStyle w:val="Heading4"/>
        <w:spacing w:line="360" w:lineRule="auto"/>
        <w:rPr>
          <w:ins w:id="446" w:author="Veekija" w:date="2013-04-23T19:42:00Z"/>
        </w:rPr>
      </w:pPr>
      <w:bookmarkStart w:id="447" w:name="_Toc354252434"/>
      <w:bookmarkStart w:id="448" w:name="_Toc354848806"/>
      <w:ins w:id="449" w:author="Veekija" w:date="2013-04-22T17:44:00Z">
        <w:r>
          <w:t>Administrator Home page</w:t>
        </w:r>
      </w:ins>
      <w:bookmarkEnd w:id="447"/>
      <w:bookmarkEnd w:id="448"/>
    </w:p>
    <w:p w:rsidR="00FB716F" w:rsidRPr="00FB716F" w:rsidRDefault="006F3702" w:rsidP="006F3702">
      <w:pPr>
        <w:spacing w:after="0" w:line="360" w:lineRule="auto"/>
        <w:ind w:firstLine="720"/>
        <w:rPr>
          <w:ins w:id="450" w:author="Veekija" w:date="2013-04-23T19:42:00Z"/>
        </w:rPr>
      </w:pPr>
      <w:ins w:id="451" w:author="Veekija" w:date="2013-04-23T19:42:00Z">
        <w:r>
          <w:t xml:space="preserve">Admin users will be redirected to </w:t>
        </w:r>
      </w:ins>
      <w:ins w:id="452" w:author="Veekija" w:date="2013-04-27T10:23:00Z">
        <w:r w:rsidR="006351D8">
          <w:t>Administrator home</w:t>
        </w:r>
      </w:ins>
      <w:ins w:id="453" w:author="Veekija" w:date="2013-04-23T19:42:00Z">
        <w:r>
          <w:t xml:space="preserve"> page </w:t>
        </w:r>
        <w:r w:rsidR="00D51CFE">
          <w:t xml:space="preserve">as soon as they login to </w:t>
        </w:r>
      </w:ins>
      <w:ins w:id="454" w:author="Veekija" w:date="2013-04-27T10:23:00Z">
        <w:r w:rsidR="006351D8">
          <w:t>the application</w:t>
        </w:r>
      </w:ins>
      <w:ins w:id="455" w:author="Veekija" w:date="2013-04-23T19:42:00Z">
        <w:r w:rsidR="00F37BF6">
          <w:t xml:space="preserve"> using their user </w:t>
        </w:r>
      </w:ins>
      <w:ins w:id="456" w:author="Veekija" w:date="2013-04-27T09:33:00Z">
        <w:r w:rsidR="00F37BF6">
          <w:t xml:space="preserve">name </w:t>
        </w:r>
      </w:ins>
      <w:ins w:id="457" w:author="Veekija" w:date="2013-04-23T19:42:00Z">
        <w:r>
          <w:t>and password. Administrator home page will provide the various option</w:t>
        </w:r>
      </w:ins>
      <w:ins w:id="458" w:author="Veekija" w:date="2013-04-23T19:51:00Z">
        <w:r>
          <w:t>s for administrators to perform various administrative related functions</w:t>
        </w:r>
      </w:ins>
      <w:ins w:id="459" w:author="Veekija" w:date="2013-04-23T19:52:00Z">
        <w:r>
          <w:t xml:space="preserve"> </w:t>
        </w:r>
      </w:ins>
      <w:ins w:id="460" w:author="Veekija" w:date="2013-04-27T09:33:00Z">
        <w:r w:rsidR="00F37BF6">
          <w:t xml:space="preserve">that </w:t>
        </w:r>
      </w:ins>
      <w:ins w:id="461" w:author="Veekija" w:date="2013-04-27T09:42:00Z">
        <w:r w:rsidR="00430E25">
          <w:t>support</w:t>
        </w:r>
      </w:ins>
      <w:ins w:id="462" w:author="Veekija" w:date="2013-04-27T09:33:00Z">
        <w:r w:rsidR="00F37BF6">
          <w:t xml:space="preserve"> school’s academic process on a daily, </w:t>
        </w:r>
      </w:ins>
      <w:ins w:id="463" w:author="Veekija" w:date="2013-04-27T09:34:00Z">
        <w:r w:rsidR="00F37BF6">
          <w:t>monthly</w:t>
        </w:r>
      </w:ins>
      <w:ins w:id="464" w:author="Veekija" w:date="2013-04-27T09:33:00Z">
        <w:r w:rsidR="00F37BF6">
          <w:t xml:space="preserve"> and</w:t>
        </w:r>
      </w:ins>
      <w:ins w:id="465" w:author="Veekija" w:date="2013-04-27T10:24:00Z">
        <w:r w:rsidR="006351D8">
          <w:t>/or</w:t>
        </w:r>
      </w:ins>
      <w:ins w:id="466" w:author="Veekija" w:date="2013-04-27T09:33:00Z">
        <w:r w:rsidR="00F37BF6">
          <w:t xml:space="preserve"> yearly basis. </w:t>
        </w:r>
      </w:ins>
      <w:ins w:id="467" w:author="Veekija" w:date="2013-04-27T09:34:00Z">
        <w:r w:rsidR="00F37BF6">
          <w:t>In addition to that, Administrator will manage teacher</w:t>
        </w:r>
      </w:ins>
      <w:ins w:id="468" w:author="Veekija" w:date="2013-04-27T09:35:00Z">
        <w:r w:rsidR="00F37BF6">
          <w:t xml:space="preserve"> records</w:t>
        </w:r>
      </w:ins>
      <w:ins w:id="469" w:author="Veekija" w:date="2013-04-27T09:34:00Z">
        <w:r w:rsidR="00F37BF6">
          <w:t xml:space="preserve">, </w:t>
        </w:r>
      </w:ins>
      <w:ins w:id="470" w:author="Veekija" w:date="2013-04-27T09:35:00Z">
        <w:r w:rsidR="00070567">
          <w:t>student records</w:t>
        </w:r>
      </w:ins>
      <w:ins w:id="471" w:author="Veekija" w:date="2013-04-27T09:36:00Z">
        <w:r w:rsidR="00F37BF6">
          <w:t xml:space="preserve"> student</w:t>
        </w:r>
      </w:ins>
      <w:ins w:id="472" w:author="Veekija" w:date="2013-04-27T09:35:00Z">
        <w:r w:rsidR="00070567">
          <w:t xml:space="preserve"> admission</w:t>
        </w:r>
      </w:ins>
      <w:ins w:id="473" w:author="Veekija" w:date="2013-04-27T10:26:00Z">
        <w:r w:rsidR="00070567">
          <w:t xml:space="preserve">, </w:t>
        </w:r>
      </w:ins>
      <w:ins w:id="474" w:author="Veekija" w:date="2013-04-27T09:36:00Z">
        <w:r w:rsidR="00F37BF6">
          <w:t>student enrollment</w:t>
        </w:r>
      </w:ins>
      <w:ins w:id="475" w:author="Veekija" w:date="2013-04-27T09:35:00Z">
        <w:r w:rsidR="00070567">
          <w:t xml:space="preserve"> </w:t>
        </w:r>
      </w:ins>
      <w:ins w:id="476" w:author="Veekija" w:date="2013-04-27T10:26:00Z">
        <w:r w:rsidR="00070567">
          <w:t xml:space="preserve">and various reports </w:t>
        </w:r>
      </w:ins>
      <w:ins w:id="477" w:author="Veekija" w:date="2013-04-27T09:35:00Z">
        <w:r w:rsidR="00070567">
          <w:t xml:space="preserve">through the set of </w:t>
        </w:r>
      </w:ins>
      <w:ins w:id="478" w:author="Veekija" w:date="2013-04-27T10:25:00Z">
        <w:r w:rsidR="00070567">
          <w:t xml:space="preserve">links </w:t>
        </w:r>
      </w:ins>
      <w:ins w:id="479" w:author="Veekija" w:date="2013-04-27T09:35:00Z">
        <w:r w:rsidR="00F37BF6">
          <w:t>p</w:t>
        </w:r>
        <w:r w:rsidR="00070567">
          <w:t>rovided in Administrator</w:t>
        </w:r>
      </w:ins>
      <w:ins w:id="480" w:author="Veekija" w:date="2013-04-27T10:25:00Z">
        <w:r w:rsidR="00070567">
          <w:t xml:space="preserve"> home page</w:t>
        </w:r>
      </w:ins>
      <w:ins w:id="481" w:author="Veekija" w:date="2013-04-27T09:38:00Z">
        <w:r w:rsidR="00F37BF6">
          <w:t>.</w:t>
        </w:r>
      </w:ins>
    </w:p>
    <w:p w:rsidR="00792AD4" w:rsidRPr="00FB716F" w:rsidRDefault="003402B6" w:rsidP="001F075F">
      <w:pPr>
        <w:ind w:firstLine="720"/>
        <w:rPr>
          <w:ins w:id="482" w:author="Veekija" w:date="2013-04-22T17:44:00Z"/>
        </w:rPr>
      </w:pPr>
      <w:ins w:id="483" w:author="Veekija" w:date="2013-04-27T09:39:00Z">
        <w:r>
          <w:rPr>
            <w:noProof/>
          </w:rPr>
          <w:lastRenderedPageBreak/>
          <w:pict>
            <v:shape id="_x0000_i1039" type="#_x0000_t75" style="width:468pt;height:289.5pt;visibility:visible;mso-wrap-style:square">
              <v:imagedata r:id="rId27" o:title=""/>
            </v:shape>
          </w:pict>
        </w:r>
      </w:ins>
    </w:p>
    <w:p w:rsidR="001D7166" w:rsidRDefault="001D7166" w:rsidP="002C0829">
      <w:pPr>
        <w:pStyle w:val="Heading4"/>
        <w:spacing w:line="360" w:lineRule="auto"/>
        <w:rPr>
          <w:ins w:id="484" w:author="Veekija" w:date="2013-04-23T19:58:00Z"/>
        </w:rPr>
      </w:pPr>
      <w:bookmarkStart w:id="485" w:name="_Toc354252435"/>
      <w:bookmarkStart w:id="486" w:name="_Toc354848807"/>
      <w:ins w:id="487" w:author="Veekija" w:date="2013-04-22T17:44:00Z">
        <w:r>
          <w:t>SIS System Management</w:t>
        </w:r>
      </w:ins>
      <w:bookmarkEnd w:id="485"/>
      <w:bookmarkEnd w:id="486"/>
    </w:p>
    <w:p w:rsidR="001C521D" w:rsidRDefault="00430E25" w:rsidP="003415B6">
      <w:pPr>
        <w:spacing w:after="0" w:line="360" w:lineRule="auto"/>
        <w:ind w:firstLine="720"/>
        <w:rPr>
          <w:ins w:id="488" w:author="Veekija" w:date="2013-04-23T20:02:00Z"/>
        </w:rPr>
      </w:pPr>
      <w:ins w:id="489" w:author="Veekija" w:date="2013-04-27T09:43:00Z">
        <w:r>
          <w:t xml:space="preserve">Once user clicks, SIS System Management link in Administrator Home page, </w:t>
        </w:r>
      </w:ins>
      <w:ins w:id="490" w:author="Veekija" w:date="2013-04-27T09:44:00Z">
        <w:r>
          <w:t xml:space="preserve">SIS </w:t>
        </w:r>
      </w:ins>
      <w:ins w:id="491" w:author="Veekija" w:date="2013-04-23T19:58:00Z">
        <w:r w:rsidR="001C521D">
          <w:t xml:space="preserve">System Management </w:t>
        </w:r>
      </w:ins>
      <w:ins w:id="492" w:author="Veekija" w:date="2013-04-27T09:44:00Z">
        <w:r>
          <w:t xml:space="preserve">home page will be displayed. This page will contain the links to </w:t>
        </w:r>
      </w:ins>
      <w:ins w:id="493" w:author="Veekija" w:date="2013-04-27T09:45:00Z">
        <w:r>
          <w:t>various</w:t>
        </w:r>
      </w:ins>
      <w:ins w:id="494" w:author="Veekija" w:date="2013-04-23T19:58:00Z">
        <w:r w:rsidR="001C521D">
          <w:t xml:space="preserve"> </w:t>
        </w:r>
      </w:ins>
      <w:ins w:id="495" w:author="Veekija" w:date="2013-04-23T19:59:00Z">
        <w:r w:rsidR="002C0829">
          <w:t>academic</w:t>
        </w:r>
      </w:ins>
      <w:ins w:id="496" w:author="Veekija" w:date="2013-04-23T19:58:00Z">
        <w:r w:rsidR="002C0829">
          <w:t xml:space="preserve"> </w:t>
        </w:r>
      </w:ins>
      <w:ins w:id="497" w:author="Veekija" w:date="2013-04-23T19:59:00Z">
        <w:r w:rsidR="002C0829">
          <w:t xml:space="preserve">data </w:t>
        </w:r>
      </w:ins>
      <w:ins w:id="498" w:author="Veekija" w:date="2013-04-27T09:45:00Z">
        <w:r>
          <w:t>setup</w:t>
        </w:r>
      </w:ins>
      <w:ins w:id="499" w:author="Veekija" w:date="2013-04-27T09:47:00Z">
        <w:r>
          <w:t>/maintenance</w:t>
        </w:r>
      </w:ins>
      <w:ins w:id="500" w:author="Veekija" w:date="2013-04-27T09:45:00Z">
        <w:r>
          <w:t xml:space="preserve"> pages </w:t>
        </w:r>
      </w:ins>
      <w:ins w:id="501" w:author="Veekija" w:date="2013-04-23T19:59:00Z">
        <w:r w:rsidR="002C0829">
          <w:t xml:space="preserve">that </w:t>
        </w:r>
      </w:ins>
      <w:ins w:id="502" w:author="Veekija" w:date="2013-04-23T20:00:00Z">
        <w:r w:rsidR="00C926CF">
          <w:t>includes School year, Grade</w:t>
        </w:r>
      </w:ins>
      <w:ins w:id="503" w:author="Veekija" w:date="2013-04-27T09:47:00Z">
        <w:r>
          <w:t xml:space="preserve"> L</w:t>
        </w:r>
      </w:ins>
      <w:ins w:id="504" w:author="Veekija" w:date="2013-04-23T20:00:00Z">
        <w:r w:rsidR="002C0829">
          <w:t>evel,</w:t>
        </w:r>
      </w:ins>
      <w:ins w:id="505" w:author="Veekija" w:date="2013-04-27T09:40:00Z">
        <w:r w:rsidR="00EE0131">
          <w:t xml:space="preserve"> </w:t>
        </w:r>
      </w:ins>
      <w:ins w:id="506" w:author="Veekija" w:date="2013-04-23T20:00:00Z">
        <w:r w:rsidR="002C0829">
          <w:t>Subject, Period and Teacher/Subject schedules.</w:t>
        </w:r>
      </w:ins>
    </w:p>
    <w:p w:rsidR="002C0829" w:rsidRPr="001C521D" w:rsidRDefault="003402B6" w:rsidP="00DD1C9D">
      <w:pPr>
        <w:spacing w:after="0" w:line="360" w:lineRule="auto"/>
        <w:ind w:firstLine="720"/>
        <w:rPr>
          <w:ins w:id="507" w:author="Veekija" w:date="2013-04-22T17:44:00Z"/>
        </w:rPr>
      </w:pPr>
      <w:ins w:id="508" w:author="Veekija" w:date="2013-04-27T09:41:00Z">
        <w:r>
          <w:rPr>
            <w:noProof/>
          </w:rPr>
          <w:pict>
            <v:shape id="_x0000_i1040" type="#_x0000_t75" style="width:468pt;height:175.5pt;visibility:visible;mso-wrap-style:square">
              <v:imagedata r:id="rId28" o:title=""/>
            </v:shape>
          </w:pict>
        </w:r>
      </w:ins>
    </w:p>
    <w:p w:rsidR="001D7166" w:rsidRDefault="001D7166">
      <w:pPr>
        <w:pStyle w:val="Heading5"/>
        <w:spacing w:line="360" w:lineRule="auto"/>
        <w:rPr>
          <w:ins w:id="509" w:author="Veekija" w:date="2013-04-23T20:03:00Z"/>
        </w:rPr>
        <w:pPrChange w:id="510" w:author="Veekija" w:date="2013-04-27T09:49:00Z">
          <w:pPr>
            <w:pStyle w:val="Heading5"/>
          </w:pPr>
        </w:pPrChange>
      </w:pPr>
      <w:bookmarkStart w:id="511" w:name="_Toc354252436"/>
      <w:bookmarkStart w:id="512" w:name="_Toc354848808"/>
      <w:ins w:id="513" w:author="Veekija" w:date="2013-04-22T17:44:00Z">
        <w:r>
          <w:lastRenderedPageBreak/>
          <w:t>SIS Content Maintenance</w:t>
        </w:r>
      </w:ins>
      <w:bookmarkEnd w:id="511"/>
      <w:bookmarkEnd w:id="512"/>
    </w:p>
    <w:p w:rsidR="0035783B" w:rsidRDefault="00686EBB">
      <w:pPr>
        <w:spacing w:after="0" w:line="360" w:lineRule="auto"/>
        <w:rPr>
          <w:ins w:id="514" w:author="Veekija" w:date="2013-04-27T09:58:00Z"/>
        </w:rPr>
        <w:pPrChange w:id="515" w:author="Veekija" w:date="2013-04-27T09:56:00Z">
          <w:pPr>
            <w:numPr>
              <w:numId w:val="14"/>
            </w:numPr>
            <w:spacing w:after="0" w:line="360" w:lineRule="auto"/>
            <w:ind w:left="720" w:hanging="360"/>
          </w:pPr>
        </w:pPrChange>
      </w:pPr>
      <w:ins w:id="516" w:author="Veekija" w:date="2013-04-27T09:48:00Z">
        <w:r>
          <w:t>Once user clicks SIS Content Maintenance link</w:t>
        </w:r>
      </w:ins>
      <w:ins w:id="517" w:author="Veekija" w:date="2013-04-27T10:03:00Z">
        <w:r w:rsidR="0008634C">
          <w:t xml:space="preserve"> in SIS System/Data Management home page</w:t>
        </w:r>
      </w:ins>
      <w:ins w:id="518" w:author="Veekija" w:date="2013-04-27T09:49:00Z">
        <w:r>
          <w:t xml:space="preserve">, SIS content maintenance screen will be displayed. This screen will display the </w:t>
        </w:r>
      </w:ins>
      <w:ins w:id="519" w:author="Veekija" w:date="2013-04-27T09:51:00Z">
        <w:r>
          <w:t xml:space="preserve">data grid that contains the </w:t>
        </w:r>
      </w:ins>
      <w:ins w:id="520" w:author="Veekija" w:date="2013-04-27T09:49:00Z">
        <w:r>
          <w:t xml:space="preserve">list of </w:t>
        </w:r>
      </w:ins>
      <w:ins w:id="521" w:author="Veekija" w:date="2013-04-27T09:51:00Z">
        <w:r>
          <w:t xml:space="preserve">content </w:t>
        </w:r>
      </w:ins>
      <w:ins w:id="522" w:author="Veekija" w:date="2013-04-27T09:49:00Z">
        <w:r>
          <w:t>page</w:t>
        </w:r>
      </w:ins>
      <w:ins w:id="523" w:author="Veekija" w:date="2013-04-27T09:50:00Z">
        <w:r>
          <w:t>s that are configured with content text</w:t>
        </w:r>
      </w:ins>
      <w:ins w:id="524" w:author="Veekija" w:date="2013-04-27T17:50:00Z">
        <w:r w:rsidR="00777EF3">
          <w:t xml:space="preserve">. </w:t>
        </w:r>
      </w:ins>
      <w:ins w:id="525" w:author="Veekija" w:date="2013-04-27T17:51:00Z">
        <w:r w:rsidR="00777EF3">
          <w:t>In e</w:t>
        </w:r>
      </w:ins>
      <w:ins w:id="526" w:author="Veekija" w:date="2013-04-27T17:50:00Z">
        <w:r w:rsidR="00777EF3">
          <w:t xml:space="preserve">ach row </w:t>
        </w:r>
      </w:ins>
      <w:ins w:id="527" w:author="Veekija" w:date="2013-04-27T17:51:00Z">
        <w:r w:rsidR="00777EF3">
          <w:t>e</w:t>
        </w:r>
      </w:ins>
      <w:ins w:id="528" w:author="Veekija" w:date="2013-04-27T09:52:00Z">
        <w:r>
          <w:t xml:space="preserve">dit option </w:t>
        </w:r>
      </w:ins>
      <w:ins w:id="529" w:author="Veekija" w:date="2013-04-27T17:51:00Z">
        <w:r w:rsidR="00777EF3">
          <w:t xml:space="preserve">will be displayed. </w:t>
        </w:r>
      </w:ins>
      <w:ins w:id="530" w:author="Veekija" w:date="2013-04-27T09:52:00Z">
        <w:r>
          <w:t xml:space="preserve">Currently SIS application maintains the content text only for Prospective Students. </w:t>
        </w:r>
      </w:ins>
      <w:ins w:id="531" w:author="Veekija" w:date="2013-04-27T09:53:00Z">
        <w:r w:rsidR="009937F6">
          <w:t xml:space="preserve"> If there are no content text is configured for any pages then the data grid will not display any rows. </w:t>
        </w:r>
      </w:ins>
    </w:p>
    <w:p w:rsidR="0035783B" w:rsidRDefault="003402B6">
      <w:pPr>
        <w:spacing w:after="0" w:line="360" w:lineRule="auto"/>
        <w:rPr>
          <w:ins w:id="532" w:author="Veekija" w:date="2013-04-27T09:58:00Z"/>
        </w:rPr>
        <w:pPrChange w:id="533" w:author="Veekija" w:date="2013-04-27T09:56:00Z">
          <w:pPr>
            <w:numPr>
              <w:numId w:val="14"/>
            </w:numPr>
            <w:spacing w:after="0" w:line="360" w:lineRule="auto"/>
            <w:ind w:left="720" w:hanging="360"/>
          </w:pPr>
        </w:pPrChange>
      </w:pPr>
      <w:ins w:id="534" w:author="Veekija" w:date="2013-04-27T09:58:00Z">
        <w:r>
          <w:rPr>
            <w:noProof/>
          </w:rPr>
          <w:pict>
            <v:shape id="_x0000_i1041" type="#_x0000_t75" style="width:468pt;height:187.5pt;visibility:visible;mso-wrap-style:square">
              <v:imagedata r:id="rId29" o:title=""/>
            </v:shape>
          </w:pict>
        </w:r>
      </w:ins>
    </w:p>
    <w:p w:rsidR="00BB6B44" w:rsidRDefault="009937F6">
      <w:pPr>
        <w:spacing w:after="0" w:line="360" w:lineRule="auto"/>
        <w:rPr>
          <w:ins w:id="535" w:author="Veekija" w:date="2013-04-27T09:58:00Z"/>
        </w:rPr>
        <w:pPrChange w:id="536" w:author="Veekija" w:date="2013-04-27T09:56:00Z">
          <w:pPr>
            <w:numPr>
              <w:numId w:val="14"/>
            </w:numPr>
            <w:spacing w:after="0" w:line="360" w:lineRule="auto"/>
            <w:ind w:left="720" w:hanging="360"/>
          </w:pPr>
        </w:pPrChange>
      </w:pPr>
      <w:ins w:id="537" w:author="Veekija" w:date="2013-04-27T09:53:00Z">
        <w:r>
          <w:t xml:space="preserve">Using </w:t>
        </w:r>
      </w:ins>
      <w:ins w:id="538" w:author="Veekija" w:date="2013-04-27T09:54:00Z">
        <w:r>
          <w:t>“Add Contents” Button, Administrator will add the contents using the rich text bo</w:t>
        </w:r>
      </w:ins>
      <w:ins w:id="539" w:author="Veekija" w:date="2013-04-27T09:55:00Z">
        <w:r>
          <w:t xml:space="preserve">x provided in the Add Contents page. </w:t>
        </w:r>
      </w:ins>
      <w:ins w:id="540" w:author="Veekija" w:date="2013-04-27T09:50:00Z">
        <w:r w:rsidR="00686EBB">
          <w:t xml:space="preserve"> </w:t>
        </w:r>
      </w:ins>
      <w:ins w:id="541" w:author="Veekija" w:date="2013-04-27T09:55:00Z">
        <w:r>
          <w:t xml:space="preserve">Using “Edit” link, Administrator will update the </w:t>
        </w:r>
      </w:ins>
      <w:ins w:id="542" w:author="Veekija" w:date="2013-04-27T09:56:00Z">
        <w:r>
          <w:t xml:space="preserve">previously entered </w:t>
        </w:r>
      </w:ins>
      <w:ins w:id="543" w:author="Veekija" w:date="2013-04-27T09:55:00Z">
        <w:r>
          <w:t xml:space="preserve">contents using the rich text box provided in the </w:t>
        </w:r>
      </w:ins>
      <w:ins w:id="544" w:author="Veekija" w:date="2013-04-27T09:56:00Z">
        <w:r>
          <w:t>Update</w:t>
        </w:r>
      </w:ins>
      <w:ins w:id="545" w:author="Veekija" w:date="2013-04-27T09:55:00Z">
        <w:r>
          <w:t xml:space="preserve"> Contents page</w:t>
        </w:r>
      </w:ins>
      <w:ins w:id="546" w:author="Veekija" w:date="2013-04-27T09:56:00Z">
        <w:r>
          <w:t>. The u</w:t>
        </w:r>
      </w:ins>
      <w:ins w:id="547" w:author="Veekija" w:date="2013-04-23T20:06:00Z">
        <w:r>
          <w:t xml:space="preserve">pdated contents will </w:t>
        </w:r>
        <w:r w:rsidR="00BB6B44">
          <w:t xml:space="preserve">immediately available in </w:t>
        </w:r>
      </w:ins>
      <w:ins w:id="548" w:author="Veekija" w:date="2013-04-27T09:56:00Z">
        <w:r>
          <w:t>the p</w:t>
        </w:r>
      </w:ins>
      <w:ins w:id="549" w:author="Veekija" w:date="2013-04-23T20:06:00Z">
        <w:r w:rsidR="00BB6B44">
          <w:t xml:space="preserve">rospective </w:t>
        </w:r>
      </w:ins>
      <w:ins w:id="550" w:author="Veekija" w:date="2013-04-27T09:56:00Z">
        <w:r>
          <w:t>s</w:t>
        </w:r>
      </w:ins>
      <w:ins w:id="551" w:author="Veekija" w:date="2013-04-23T20:06:00Z">
        <w:r w:rsidR="00BB6B44">
          <w:t xml:space="preserve">tudent page without any code </w:t>
        </w:r>
      </w:ins>
      <w:ins w:id="552" w:author="Veekija" w:date="2013-04-23T20:07:00Z">
        <w:r w:rsidR="00BB6B44">
          <w:t xml:space="preserve">changes and </w:t>
        </w:r>
      </w:ins>
      <w:ins w:id="553" w:author="Veekija" w:date="2013-04-23T20:06:00Z">
        <w:r w:rsidR="00BB6B44">
          <w:t>deployment</w:t>
        </w:r>
      </w:ins>
      <w:ins w:id="554" w:author="Veekija" w:date="2013-04-23T20:07:00Z">
        <w:r w:rsidR="00BB6B44">
          <w:t>.</w:t>
        </w:r>
      </w:ins>
      <w:ins w:id="555" w:author="Veekija" w:date="2013-04-23T20:06:00Z">
        <w:r w:rsidR="00BB6B44">
          <w:t xml:space="preserve"> </w:t>
        </w:r>
      </w:ins>
    </w:p>
    <w:p w:rsidR="00AC4D9A" w:rsidRDefault="003402B6">
      <w:pPr>
        <w:spacing w:after="0" w:line="360" w:lineRule="auto"/>
        <w:rPr>
          <w:ins w:id="556" w:author="Veekija" w:date="2013-04-23T20:08:00Z"/>
        </w:rPr>
        <w:pPrChange w:id="557" w:author="Veekija" w:date="2013-04-27T09:56:00Z">
          <w:pPr>
            <w:numPr>
              <w:numId w:val="14"/>
            </w:numPr>
            <w:spacing w:after="0" w:line="360" w:lineRule="auto"/>
            <w:ind w:left="720" w:hanging="360"/>
          </w:pPr>
        </w:pPrChange>
      </w:pPr>
      <w:ins w:id="558" w:author="Veekija" w:date="2013-04-27T10:00:00Z">
        <w:r>
          <w:rPr>
            <w:noProof/>
          </w:rPr>
          <w:pict>
            <v:shape id="_x0000_i1042" type="#_x0000_t75" style="width:447.75pt;height:219.75pt;visibility:visible;mso-wrap-style:square">
              <v:imagedata r:id="rId30" o:title=""/>
            </v:shape>
          </w:pict>
        </w:r>
      </w:ins>
    </w:p>
    <w:p w:rsidR="001D7166" w:rsidRDefault="001D7166" w:rsidP="00E40C72">
      <w:pPr>
        <w:pStyle w:val="Heading5"/>
        <w:spacing w:line="360" w:lineRule="auto"/>
        <w:rPr>
          <w:ins w:id="559" w:author="Veekija" w:date="2013-04-23T20:07:00Z"/>
        </w:rPr>
      </w:pPr>
      <w:bookmarkStart w:id="560" w:name="_Toc354252437"/>
      <w:bookmarkStart w:id="561" w:name="_Toc354848809"/>
      <w:ins w:id="562" w:author="Veekija" w:date="2013-04-22T17:44:00Z">
        <w:r>
          <w:lastRenderedPageBreak/>
          <w:t>School year Maintenance</w:t>
        </w:r>
      </w:ins>
      <w:bookmarkEnd w:id="560"/>
      <w:bookmarkEnd w:id="561"/>
    </w:p>
    <w:p w:rsidR="003B65FE" w:rsidRDefault="0008634C">
      <w:pPr>
        <w:spacing w:after="0" w:line="360" w:lineRule="auto"/>
        <w:ind w:firstLine="720"/>
        <w:rPr>
          <w:ins w:id="563" w:author="Veekija" w:date="2013-04-23T20:07:00Z"/>
        </w:rPr>
        <w:pPrChange w:id="564" w:author="Veekija" w:date="2013-04-27T10:39:00Z">
          <w:pPr>
            <w:spacing w:after="0" w:line="360" w:lineRule="auto"/>
          </w:pPr>
        </w:pPrChange>
      </w:pPr>
      <w:ins w:id="565" w:author="Veekija" w:date="2013-04-27T10:04:00Z">
        <w:r>
          <w:t xml:space="preserve">Once user clicks School Year Maintenance link in SIS System/Data Management home page, School Year Maintenance </w:t>
        </w:r>
      </w:ins>
      <w:ins w:id="566" w:author="Veekija" w:date="2013-04-27T10:05:00Z">
        <w:r>
          <w:t>page</w:t>
        </w:r>
      </w:ins>
      <w:ins w:id="567" w:author="Veekija" w:date="2013-04-27T10:04:00Z">
        <w:r>
          <w:t xml:space="preserve"> will be displayed. This screen will display the data grid that contains the list of </w:t>
        </w:r>
      </w:ins>
      <w:ins w:id="568" w:author="Veekija" w:date="2013-04-27T10:05:00Z">
        <w:r>
          <w:t>schoo</w:t>
        </w:r>
        <w:r w:rsidR="00053B32">
          <w:t>l years</w:t>
        </w:r>
      </w:ins>
      <w:ins w:id="569" w:author="Veekija" w:date="2013-04-27T10:32:00Z">
        <w:r w:rsidR="00A23E04">
          <w:t xml:space="preserve">. In each </w:t>
        </w:r>
      </w:ins>
      <w:ins w:id="570" w:author="Veekija" w:date="2013-04-27T10:33:00Z">
        <w:r w:rsidR="00A23E04">
          <w:t>row</w:t>
        </w:r>
      </w:ins>
      <w:ins w:id="571" w:author="Veekija" w:date="2013-04-27T10:05:00Z">
        <w:r>
          <w:t xml:space="preserve"> Edi</w:t>
        </w:r>
        <w:r w:rsidR="00A23E04">
          <w:t xml:space="preserve">t and Delete option </w:t>
        </w:r>
      </w:ins>
      <w:ins w:id="572" w:author="Veekija" w:date="2013-04-27T10:33:00Z">
        <w:r w:rsidR="00A23E04">
          <w:t xml:space="preserve">will be </w:t>
        </w:r>
      </w:ins>
      <w:ins w:id="573" w:author="Veekija" w:date="2013-04-27T17:51:00Z">
        <w:r w:rsidR="00777EF3">
          <w:t xml:space="preserve">displayed. These options will be </w:t>
        </w:r>
      </w:ins>
      <w:ins w:id="574" w:author="Veekija" w:date="2013-04-27T11:52:00Z">
        <w:r w:rsidR="00337AA7">
          <w:t xml:space="preserve">used </w:t>
        </w:r>
      </w:ins>
      <w:ins w:id="575" w:author="Veekija" w:date="2013-04-27T11:42:00Z">
        <w:r w:rsidR="00867DC0">
          <w:t>to update and delete school years</w:t>
        </w:r>
      </w:ins>
      <w:ins w:id="576" w:author="Veekija" w:date="2013-04-27T10:05:00Z">
        <w:r>
          <w:t xml:space="preserve">. </w:t>
        </w:r>
      </w:ins>
      <w:ins w:id="577" w:author="Veekija" w:date="2013-04-27T10:06:00Z">
        <w:r>
          <w:t xml:space="preserve">Add School Year button </w:t>
        </w:r>
      </w:ins>
      <w:ins w:id="578" w:author="Veekija" w:date="2013-04-27T10:34:00Z">
        <w:r w:rsidR="009058B0">
          <w:t xml:space="preserve">will be </w:t>
        </w:r>
      </w:ins>
      <w:ins w:id="579" w:author="Veekija" w:date="2013-04-27T11:52:00Z">
        <w:r w:rsidR="00337AA7">
          <w:t xml:space="preserve">used </w:t>
        </w:r>
      </w:ins>
      <w:ins w:id="580" w:author="Veekija" w:date="2013-04-27T10:06:00Z">
        <w:r>
          <w:t xml:space="preserve">to add </w:t>
        </w:r>
      </w:ins>
      <w:ins w:id="581" w:author="Veekija" w:date="2013-04-27T10:34:00Z">
        <w:r w:rsidR="009058B0">
          <w:t xml:space="preserve">the </w:t>
        </w:r>
      </w:ins>
      <w:ins w:id="582" w:author="Veekija" w:date="2013-04-27T10:06:00Z">
        <w:r>
          <w:t xml:space="preserve">new school years. </w:t>
        </w:r>
      </w:ins>
      <w:ins w:id="583" w:author="Veekija" w:date="2013-04-27T10:07:00Z">
        <w:r>
          <w:t>At any point in time</w:t>
        </w:r>
      </w:ins>
      <w:ins w:id="584" w:author="Veekija" w:date="2013-04-27T10:12:00Z">
        <w:r w:rsidR="005427F4">
          <w:t>,</w:t>
        </w:r>
      </w:ins>
      <w:ins w:id="585" w:author="Veekija" w:date="2013-04-27T10:07:00Z">
        <w:r>
          <w:t xml:space="preserve"> only one academic school year will be active. </w:t>
        </w:r>
      </w:ins>
      <w:ins w:id="586" w:author="Veekija" w:date="2013-04-27T10:37:00Z">
        <w:r w:rsidR="00ED35BC">
          <w:t>If</w:t>
        </w:r>
      </w:ins>
      <w:ins w:id="587" w:author="Veekija" w:date="2013-04-27T10:08:00Z">
        <w:r>
          <w:t xml:space="preserve"> </w:t>
        </w:r>
      </w:ins>
      <w:ins w:id="588" w:author="Veekija" w:date="2013-04-27T10:09:00Z">
        <w:r>
          <w:t xml:space="preserve">Administrator tried to create a new active school year if </w:t>
        </w:r>
      </w:ins>
      <w:ins w:id="589" w:author="Veekija" w:date="2013-04-27T10:38:00Z">
        <w:r w:rsidR="00ED35BC">
          <w:t xml:space="preserve">an </w:t>
        </w:r>
      </w:ins>
      <w:ins w:id="590" w:author="Veekija" w:date="2013-04-27T10:09:00Z">
        <w:r>
          <w:t>active school year already exists</w:t>
        </w:r>
      </w:ins>
      <w:ins w:id="591" w:author="Veekija" w:date="2013-04-27T10:38:00Z">
        <w:r w:rsidR="00ED35BC">
          <w:t xml:space="preserve"> then system will display an error message</w:t>
        </w:r>
      </w:ins>
      <w:ins w:id="592" w:author="Veekija" w:date="2013-04-27T10:09:00Z">
        <w:r>
          <w:t>.</w:t>
        </w:r>
      </w:ins>
      <w:ins w:id="593" w:author="Veekija" w:date="2013-04-23T20:07:00Z">
        <w:r w:rsidR="003B65FE">
          <w:t xml:space="preserve"> </w:t>
        </w:r>
      </w:ins>
    </w:p>
    <w:p w:rsidR="003B65FE" w:rsidRPr="003B65FE" w:rsidRDefault="003402B6" w:rsidP="00EA197F">
      <w:pPr>
        <w:ind w:firstLine="720"/>
        <w:rPr>
          <w:ins w:id="594" w:author="Veekija" w:date="2013-04-22T17:44:00Z"/>
        </w:rPr>
      </w:pPr>
      <w:ins w:id="595" w:author="Veekija" w:date="2013-04-27T10:11:00Z">
        <w:r>
          <w:rPr>
            <w:noProof/>
          </w:rPr>
          <w:pict>
            <v:shape id="_x0000_i1043" type="#_x0000_t75" style="width:468pt;height:290.25pt;visibility:visible;mso-wrap-style:square">
              <v:imagedata r:id="rId31" o:title=""/>
            </v:shape>
          </w:pict>
        </w:r>
      </w:ins>
    </w:p>
    <w:p w:rsidR="001D7166" w:rsidRDefault="001D7166" w:rsidP="0093553D">
      <w:pPr>
        <w:pStyle w:val="Heading5"/>
        <w:spacing w:line="360" w:lineRule="auto"/>
        <w:rPr>
          <w:ins w:id="596" w:author="Veekija" w:date="2013-04-23T20:15:00Z"/>
        </w:rPr>
      </w:pPr>
      <w:bookmarkStart w:id="597" w:name="_Toc354252438"/>
      <w:bookmarkStart w:id="598" w:name="_Toc354848810"/>
      <w:ins w:id="599" w:author="Veekija" w:date="2013-04-22T17:44:00Z">
        <w:r>
          <w:t>Grade Level Maintenance</w:t>
        </w:r>
      </w:ins>
      <w:bookmarkEnd w:id="597"/>
      <w:bookmarkEnd w:id="598"/>
    </w:p>
    <w:p w:rsidR="00B25092" w:rsidRDefault="005227A8">
      <w:pPr>
        <w:spacing w:after="0" w:line="360" w:lineRule="auto"/>
        <w:rPr>
          <w:ins w:id="600" w:author="Veekija" w:date="2013-04-23T20:15:00Z"/>
        </w:rPr>
        <w:pPrChange w:id="601" w:author="Veekija" w:date="2013-04-27T10:41:00Z">
          <w:pPr>
            <w:numPr>
              <w:numId w:val="14"/>
            </w:numPr>
            <w:spacing w:after="0" w:line="360" w:lineRule="auto"/>
            <w:ind w:left="720" w:hanging="360"/>
          </w:pPr>
        </w:pPrChange>
      </w:pPr>
      <w:ins w:id="602" w:author="Veekija" w:date="2013-04-27T10:39:00Z">
        <w:r>
          <w:t xml:space="preserve">Once user clicks Grade Level Maintenance link in SIS System/Data Management home page, </w:t>
        </w:r>
      </w:ins>
      <w:ins w:id="603" w:author="Veekija" w:date="2013-04-27T10:40:00Z">
        <w:r>
          <w:t>Grade Level</w:t>
        </w:r>
      </w:ins>
      <w:ins w:id="604" w:author="Veekija" w:date="2013-04-27T10:39:00Z">
        <w:r>
          <w:t xml:space="preserve"> Maintenance page will be displayed. This screen will display the data grid that contains the list of </w:t>
        </w:r>
      </w:ins>
      <w:ins w:id="605" w:author="Veekija" w:date="2013-04-27T10:40:00Z">
        <w:r>
          <w:t>grade levels</w:t>
        </w:r>
      </w:ins>
      <w:ins w:id="606" w:author="Veekija" w:date="2013-04-27T10:39:00Z">
        <w:r>
          <w:t xml:space="preserve">. </w:t>
        </w:r>
      </w:ins>
      <w:ins w:id="607" w:author="Veekija" w:date="2013-04-27T17:52:00Z">
        <w:r w:rsidR="00777EF3">
          <w:t>In each row Edit and Delete option will be displayed. These options will be used to</w:t>
        </w:r>
      </w:ins>
      <w:ins w:id="608" w:author="Veekija" w:date="2013-04-27T11:42:00Z">
        <w:r w:rsidR="00867DC0">
          <w:t xml:space="preserve"> update and delete grade levels</w:t>
        </w:r>
      </w:ins>
      <w:ins w:id="609" w:author="Veekija" w:date="2013-04-27T10:39:00Z">
        <w:r>
          <w:t xml:space="preserve">. Add </w:t>
        </w:r>
      </w:ins>
      <w:ins w:id="610" w:author="Veekija" w:date="2013-04-27T10:40:00Z">
        <w:r>
          <w:t>Grade Level</w:t>
        </w:r>
      </w:ins>
      <w:ins w:id="611" w:author="Veekija" w:date="2013-04-27T10:39:00Z">
        <w:r>
          <w:t xml:space="preserve"> button will be </w:t>
        </w:r>
      </w:ins>
      <w:ins w:id="612" w:author="Veekija" w:date="2013-04-27T11:51:00Z">
        <w:r w:rsidR="00337AA7">
          <w:t>used</w:t>
        </w:r>
      </w:ins>
      <w:ins w:id="613" w:author="Veekija" w:date="2013-04-27T10:39:00Z">
        <w:r>
          <w:t xml:space="preserve"> to add the new </w:t>
        </w:r>
      </w:ins>
      <w:ins w:id="614" w:author="Veekija" w:date="2013-04-27T10:40:00Z">
        <w:r>
          <w:t>grade levels</w:t>
        </w:r>
      </w:ins>
      <w:ins w:id="615" w:author="Veekija" w:date="2013-04-27T10:39:00Z">
        <w:r>
          <w:t xml:space="preserve">. </w:t>
        </w:r>
      </w:ins>
      <w:ins w:id="616" w:author="Veekija" w:date="2013-04-23T20:19:00Z">
        <w:r w:rsidR="00B25092">
          <w:t xml:space="preserve">Sort order attribute in </w:t>
        </w:r>
      </w:ins>
      <w:ins w:id="617" w:author="Veekija" w:date="2013-04-27T10:41:00Z">
        <w:r w:rsidR="00052742">
          <w:t xml:space="preserve">the </w:t>
        </w:r>
      </w:ins>
      <w:ins w:id="618" w:author="Veekija" w:date="2013-04-23T20:19:00Z">
        <w:r w:rsidR="00B25092">
          <w:t xml:space="preserve">grade level will </w:t>
        </w:r>
      </w:ins>
      <w:ins w:id="619" w:author="Veekija" w:date="2013-04-23T20:20:00Z">
        <w:r w:rsidR="00B25092">
          <w:t xml:space="preserve">define the </w:t>
        </w:r>
      </w:ins>
      <w:ins w:id="620" w:author="Veekija" w:date="2013-04-27T10:42:00Z">
        <w:r w:rsidR="00052742">
          <w:t>sequence</w:t>
        </w:r>
      </w:ins>
      <w:ins w:id="621" w:author="Veekija" w:date="2013-04-23T20:20:00Z">
        <w:r w:rsidR="00B25092">
          <w:t xml:space="preserve"> of grade level</w:t>
        </w:r>
      </w:ins>
      <w:ins w:id="622" w:author="Veekija" w:date="2013-04-23T20:21:00Z">
        <w:r w:rsidR="00B25092">
          <w:t xml:space="preserve"> (lower to higher)</w:t>
        </w:r>
      </w:ins>
      <w:ins w:id="623" w:author="Veekija" w:date="2013-04-23T20:20:00Z">
        <w:r w:rsidR="00B25092">
          <w:t xml:space="preserve"> </w:t>
        </w:r>
      </w:ins>
      <w:ins w:id="624" w:author="Veekija" w:date="2013-04-27T10:44:00Z">
        <w:r w:rsidR="0073506E">
          <w:t>that helps system to move the students to next grade level during the enrollment process</w:t>
        </w:r>
      </w:ins>
      <w:ins w:id="625" w:author="Veekija" w:date="2013-04-23T20:21:00Z">
        <w:r w:rsidR="00B25092">
          <w:t>.</w:t>
        </w:r>
      </w:ins>
      <w:ins w:id="626" w:author="Veekija" w:date="2013-04-27T10:45:00Z">
        <w:r w:rsidR="003203A4">
          <w:t xml:space="preserve"> Sort order will be unique at the grade level. If Administrator tried to create a new </w:t>
        </w:r>
      </w:ins>
      <w:ins w:id="627" w:author="Veekija" w:date="2013-04-27T10:46:00Z">
        <w:r w:rsidR="003203A4">
          <w:t xml:space="preserve">grade level with an existing sort order then </w:t>
        </w:r>
        <w:r w:rsidR="003B3D13">
          <w:t xml:space="preserve">the </w:t>
        </w:r>
      </w:ins>
      <w:ins w:id="628" w:author="Veekija" w:date="2013-04-27T10:45:00Z">
        <w:r w:rsidR="003203A4">
          <w:t>system will display an error message.</w:t>
        </w:r>
      </w:ins>
    </w:p>
    <w:p w:rsidR="00335383" w:rsidRPr="00335383" w:rsidRDefault="00801434" w:rsidP="002A00E9">
      <w:pPr>
        <w:spacing w:line="360" w:lineRule="auto"/>
        <w:rPr>
          <w:ins w:id="629" w:author="Veekija" w:date="2013-04-22T17:44:00Z"/>
        </w:rPr>
      </w:pPr>
      <w:ins w:id="630" w:author="Veekija" w:date="2013-04-27T10:54:00Z">
        <w:r>
          <w:lastRenderedPageBreak/>
          <w:tab/>
        </w:r>
        <w:r w:rsidR="003402B6">
          <w:rPr>
            <w:noProof/>
          </w:rPr>
          <w:pict>
            <v:shape id="_x0000_i1044" type="#_x0000_t75" style="width:468pt;height:290.25pt;visibility:visible;mso-wrap-style:square">
              <v:imagedata r:id="rId32" o:title=""/>
            </v:shape>
          </w:pict>
        </w:r>
      </w:ins>
    </w:p>
    <w:p w:rsidR="001D7166" w:rsidRDefault="001D7166" w:rsidP="0093553D">
      <w:pPr>
        <w:pStyle w:val="Heading5"/>
        <w:spacing w:line="360" w:lineRule="auto"/>
        <w:rPr>
          <w:ins w:id="631" w:author="Veekija" w:date="2013-04-23T20:23:00Z"/>
        </w:rPr>
      </w:pPr>
      <w:bookmarkStart w:id="632" w:name="_Toc354252439"/>
      <w:bookmarkStart w:id="633" w:name="_Toc354848811"/>
      <w:ins w:id="634" w:author="Veekija" w:date="2013-04-22T17:44:00Z">
        <w:r>
          <w:t>Subject Maintenance</w:t>
        </w:r>
      </w:ins>
      <w:bookmarkEnd w:id="632"/>
      <w:bookmarkEnd w:id="633"/>
    </w:p>
    <w:p w:rsidR="00237031" w:rsidRDefault="00237031" w:rsidP="00284355">
      <w:pPr>
        <w:spacing w:after="0" w:line="360" w:lineRule="auto"/>
        <w:ind w:firstLine="720"/>
        <w:rPr>
          <w:ins w:id="635" w:author="Veekija" w:date="2013-04-27T10:55:00Z"/>
        </w:rPr>
      </w:pPr>
      <w:ins w:id="636" w:author="Veekija" w:date="2013-04-27T10:55:00Z">
        <w:r>
          <w:t xml:space="preserve">Once user clicks </w:t>
        </w:r>
      </w:ins>
      <w:ins w:id="637" w:author="Veekija" w:date="2013-04-27T10:56:00Z">
        <w:r>
          <w:t>Subject</w:t>
        </w:r>
      </w:ins>
      <w:ins w:id="638" w:author="Veekija" w:date="2013-04-27T10:55:00Z">
        <w:r>
          <w:t xml:space="preserve"> Maintenance link in SIS System/Data Management home page, </w:t>
        </w:r>
      </w:ins>
      <w:ins w:id="639" w:author="Veekija" w:date="2013-04-27T10:57:00Z">
        <w:r>
          <w:t>Subject</w:t>
        </w:r>
      </w:ins>
      <w:ins w:id="640" w:author="Veekija" w:date="2013-04-27T10:55:00Z">
        <w:r>
          <w:t xml:space="preserve"> Maintenance page will be displayed. This screen will display the data grid that contains the list of </w:t>
        </w:r>
      </w:ins>
      <w:ins w:id="641" w:author="Veekija" w:date="2013-04-27T10:57:00Z">
        <w:r>
          <w:t>subjects taught in the school</w:t>
        </w:r>
      </w:ins>
      <w:ins w:id="642" w:author="Veekija" w:date="2013-04-27T10:55:00Z">
        <w:r>
          <w:t xml:space="preserve">. </w:t>
        </w:r>
      </w:ins>
      <w:ins w:id="643" w:author="Veekija" w:date="2013-04-27T17:52:00Z">
        <w:r w:rsidR="00777EF3">
          <w:t>In each row Edit and Delete option will be displayed. These options will be used to</w:t>
        </w:r>
      </w:ins>
      <w:ins w:id="644" w:author="Veekija" w:date="2013-04-27T11:43:00Z">
        <w:r w:rsidR="00867DC0">
          <w:t xml:space="preserve"> update and delete subject information</w:t>
        </w:r>
      </w:ins>
      <w:ins w:id="645" w:author="Veekija" w:date="2013-04-27T10:55:00Z">
        <w:r>
          <w:t xml:space="preserve">. Add </w:t>
        </w:r>
      </w:ins>
      <w:ins w:id="646" w:author="Veekija" w:date="2013-04-27T10:57:00Z">
        <w:r>
          <w:t xml:space="preserve">Subject </w:t>
        </w:r>
      </w:ins>
      <w:ins w:id="647" w:author="Veekija" w:date="2013-04-27T10:55:00Z">
        <w:r>
          <w:t xml:space="preserve">button will be </w:t>
        </w:r>
      </w:ins>
      <w:ins w:id="648" w:author="Veekija" w:date="2013-04-27T11:51:00Z">
        <w:r w:rsidR="00337AA7">
          <w:t>used</w:t>
        </w:r>
      </w:ins>
      <w:ins w:id="649" w:author="Veekija" w:date="2013-04-27T10:55:00Z">
        <w:r>
          <w:t xml:space="preserve"> to add the new </w:t>
        </w:r>
      </w:ins>
      <w:ins w:id="650" w:author="Veekija" w:date="2013-04-27T10:57:00Z">
        <w:r>
          <w:t>subject</w:t>
        </w:r>
      </w:ins>
      <w:ins w:id="651" w:author="Veekija" w:date="2013-04-27T10:55:00Z">
        <w:r>
          <w:t xml:space="preserve">s. </w:t>
        </w:r>
      </w:ins>
    </w:p>
    <w:p w:rsidR="00237031" w:rsidRDefault="003402B6" w:rsidP="00284355">
      <w:pPr>
        <w:spacing w:after="0" w:line="360" w:lineRule="auto"/>
        <w:ind w:firstLine="720"/>
        <w:rPr>
          <w:ins w:id="652" w:author="Veekija" w:date="2013-04-27T10:56:00Z"/>
        </w:rPr>
      </w:pPr>
      <w:ins w:id="653" w:author="Veekija" w:date="2013-04-27T10:56:00Z">
        <w:r>
          <w:rPr>
            <w:noProof/>
          </w:rPr>
          <w:lastRenderedPageBreak/>
          <w:pict>
            <v:shape id="_x0000_i1045" type="#_x0000_t75" style="width:468pt;height:290.25pt;visibility:visible;mso-wrap-style:square">
              <v:imagedata r:id="rId33" o:title=""/>
            </v:shape>
          </w:pict>
        </w:r>
      </w:ins>
    </w:p>
    <w:p w:rsidR="001D7166" w:rsidRDefault="001D7166" w:rsidP="0093553D">
      <w:pPr>
        <w:pStyle w:val="Heading5"/>
        <w:spacing w:line="360" w:lineRule="auto"/>
        <w:rPr>
          <w:ins w:id="654" w:author="Veekija" w:date="2013-04-23T20:24:00Z"/>
        </w:rPr>
      </w:pPr>
      <w:bookmarkStart w:id="655" w:name="_Toc354252440"/>
      <w:bookmarkStart w:id="656" w:name="_Toc354848812"/>
      <w:ins w:id="657" w:author="Veekija" w:date="2013-04-22T17:44:00Z">
        <w:r>
          <w:t>Period Maintenance</w:t>
        </w:r>
      </w:ins>
      <w:bookmarkEnd w:id="655"/>
      <w:bookmarkEnd w:id="656"/>
    </w:p>
    <w:p w:rsidR="00DF5D73" w:rsidRDefault="00DF5D73" w:rsidP="00DF5D73">
      <w:pPr>
        <w:spacing w:after="0" w:line="360" w:lineRule="auto"/>
        <w:ind w:firstLine="720"/>
        <w:rPr>
          <w:ins w:id="658" w:author="Veekija" w:date="2013-04-27T10:59:00Z"/>
        </w:rPr>
      </w:pPr>
      <w:ins w:id="659" w:author="Veekija" w:date="2013-04-27T10:59:00Z">
        <w:r>
          <w:t xml:space="preserve">Once user clicks Period Maintenance link in SIS System/Data Management home page, Period Maintenance page will be displayed. This screen will display the data grid that contains the list of </w:t>
        </w:r>
      </w:ins>
      <w:ins w:id="660" w:author="Veekija" w:date="2013-04-27T11:00:00Z">
        <w:r>
          <w:t>periods</w:t>
        </w:r>
      </w:ins>
      <w:ins w:id="661" w:author="Veekija" w:date="2013-04-27T10:59:00Z">
        <w:r>
          <w:t xml:space="preserve"> </w:t>
        </w:r>
      </w:ins>
      <w:ins w:id="662" w:author="Veekija" w:date="2013-04-27T11:00:00Z">
        <w:r w:rsidR="00224B70">
          <w:t xml:space="preserve">that are configured for the </w:t>
        </w:r>
      </w:ins>
      <w:ins w:id="663" w:author="Veekija" w:date="2013-04-27T10:59:00Z">
        <w:r>
          <w:t>school</w:t>
        </w:r>
      </w:ins>
      <w:ins w:id="664" w:author="Veekija" w:date="2013-04-27T11:01:00Z">
        <w:r w:rsidR="00224B70">
          <w:t xml:space="preserve"> year</w:t>
        </w:r>
      </w:ins>
      <w:ins w:id="665" w:author="Veekija" w:date="2013-04-27T10:59:00Z">
        <w:r>
          <w:t xml:space="preserve">. </w:t>
        </w:r>
      </w:ins>
      <w:ins w:id="666" w:author="Veekija" w:date="2013-04-27T17:53:00Z">
        <w:r w:rsidR="00777EF3">
          <w:t>In each row Edit and Delete option will be displayed. These options will be used to</w:t>
        </w:r>
      </w:ins>
      <w:ins w:id="667" w:author="Veekija" w:date="2013-04-27T11:41:00Z">
        <w:r w:rsidR="00867DC0">
          <w:t xml:space="preserve"> update and delete periods respectively. </w:t>
        </w:r>
      </w:ins>
      <w:ins w:id="668" w:author="Veekija" w:date="2013-04-27T10:59:00Z">
        <w:r>
          <w:t xml:space="preserve"> Add </w:t>
        </w:r>
      </w:ins>
      <w:ins w:id="669" w:author="Veekija" w:date="2013-04-27T11:01:00Z">
        <w:r w:rsidR="00224B70">
          <w:t>Period</w:t>
        </w:r>
      </w:ins>
      <w:ins w:id="670" w:author="Veekija" w:date="2013-04-27T10:59:00Z">
        <w:r>
          <w:t xml:space="preserve"> button will be </w:t>
        </w:r>
      </w:ins>
      <w:ins w:id="671" w:author="Veekija" w:date="2013-04-27T11:51:00Z">
        <w:r w:rsidR="00337AA7">
          <w:t>used</w:t>
        </w:r>
      </w:ins>
      <w:ins w:id="672" w:author="Veekija" w:date="2013-04-27T10:59:00Z">
        <w:r>
          <w:t xml:space="preserve"> to add the new </w:t>
        </w:r>
      </w:ins>
      <w:ins w:id="673" w:author="Veekija" w:date="2013-04-27T11:01:00Z">
        <w:r w:rsidR="00224B70">
          <w:t>per</w:t>
        </w:r>
      </w:ins>
      <w:ins w:id="674" w:author="Veekija" w:date="2013-04-27T11:02:00Z">
        <w:r w:rsidR="0057779F">
          <w:t>i</w:t>
        </w:r>
      </w:ins>
      <w:ins w:id="675" w:author="Veekija" w:date="2013-04-27T11:01:00Z">
        <w:r w:rsidR="00224B70">
          <w:t>ods</w:t>
        </w:r>
      </w:ins>
      <w:ins w:id="676" w:author="Veekija" w:date="2013-04-27T10:59:00Z">
        <w:r>
          <w:t xml:space="preserve">. </w:t>
        </w:r>
      </w:ins>
      <w:ins w:id="677" w:author="Veekija" w:date="2013-04-27T11:02:00Z">
        <w:r w:rsidR="0057779F">
          <w:t xml:space="preserve">Sort order attribute in the period will define the sequence of </w:t>
        </w:r>
      </w:ins>
      <w:ins w:id="678" w:author="Veekija" w:date="2013-04-27T11:03:00Z">
        <w:r w:rsidR="0057779F">
          <w:t>period</w:t>
        </w:r>
      </w:ins>
      <w:ins w:id="679" w:author="Veekija" w:date="2013-04-27T11:02:00Z">
        <w:r w:rsidR="0057779F">
          <w:t xml:space="preserve">. Sort order will be unique </w:t>
        </w:r>
      </w:ins>
      <w:ins w:id="680" w:author="Veekija" w:date="2013-04-27T11:04:00Z">
        <w:r w:rsidR="0057779F">
          <w:t>for a period and school year</w:t>
        </w:r>
      </w:ins>
      <w:ins w:id="681" w:author="Veekija" w:date="2013-04-27T11:02:00Z">
        <w:r w:rsidR="0057779F">
          <w:t xml:space="preserve">. If Administrator tried to create a new </w:t>
        </w:r>
      </w:ins>
      <w:ins w:id="682" w:author="Veekija" w:date="2013-04-27T11:04:00Z">
        <w:r w:rsidR="0057779F">
          <w:t>period</w:t>
        </w:r>
      </w:ins>
      <w:ins w:id="683" w:author="Veekija" w:date="2013-04-27T11:02:00Z">
        <w:r w:rsidR="0057779F">
          <w:t xml:space="preserve"> with an existing sort order then the system will display an error message.</w:t>
        </w:r>
      </w:ins>
    </w:p>
    <w:p w:rsidR="00E27C28" w:rsidRDefault="003402B6" w:rsidP="00F956A6">
      <w:pPr>
        <w:spacing w:after="0" w:line="360" w:lineRule="auto"/>
        <w:ind w:firstLine="720"/>
        <w:rPr>
          <w:ins w:id="684" w:author="Veekija" w:date="2013-04-23T20:25:00Z"/>
        </w:rPr>
      </w:pPr>
      <w:ins w:id="685" w:author="Veekija" w:date="2013-04-27T11:05:00Z">
        <w:r>
          <w:rPr>
            <w:noProof/>
          </w:rPr>
          <w:lastRenderedPageBreak/>
          <w:pict>
            <v:shape id="_x0000_i1046" type="#_x0000_t75" style="width:468pt;height:290.25pt;visibility:visible;mso-wrap-style:square">
              <v:imagedata r:id="rId34" o:title=""/>
            </v:shape>
          </w:pict>
        </w:r>
      </w:ins>
    </w:p>
    <w:p w:rsidR="001D7166" w:rsidRDefault="001D7166" w:rsidP="0093553D">
      <w:pPr>
        <w:pStyle w:val="Heading5"/>
        <w:spacing w:line="360" w:lineRule="auto"/>
        <w:rPr>
          <w:ins w:id="686" w:author="Veekija" w:date="2013-04-23T20:28:00Z"/>
        </w:rPr>
      </w:pPr>
      <w:bookmarkStart w:id="687" w:name="_Toc354252441"/>
      <w:bookmarkStart w:id="688" w:name="_Toc354848813"/>
      <w:ins w:id="689" w:author="Veekija" w:date="2013-04-22T17:44:00Z">
        <w:r>
          <w:t>Teacher/Subject Schedule Maintenance</w:t>
        </w:r>
      </w:ins>
      <w:bookmarkEnd w:id="687"/>
      <w:bookmarkEnd w:id="688"/>
    </w:p>
    <w:p w:rsidR="00E26A07" w:rsidRDefault="00B45D7F" w:rsidP="00641E41">
      <w:pPr>
        <w:spacing w:after="0" w:line="360" w:lineRule="auto"/>
        <w:ind w:firstLine="720"/>
        <w:rPr>
          <w:ins w:id="690" w:author="Veekija" w:date="2013-04-27T11:16:00Z"/>
        </w:rPr>
      </w:pPr>
      <w:ins w:id="691" w:author="Veekija" w:date="2013-04-27T11:10:00Z">
        <w:r>
          <w:t xml:space="preserve">Once user clicks Teacher/Subject schedule Maintenance link in SIS System/Data Management home page, </w:t>
        </w:r>
      </w:ins>
      <w:ins w:id="692" w:author="Veekija" w:date="2013-04-27T11:11:00Z">
        <w:r>
          <w:t>Teacher/Subject schedule</w:t>
        </w:r>
      </w:ins>
      <w:ins w:id="693" w:author="Veekija" w:date="2013-04-27T11:10:00Z">
        <w:r>
          <w:t xml:space="preserve"> </w:t>
        </w:r>
      </w:ins>
      <w:ins w:id="694" w:author="Veekija" w:date="2013-04-27T11:11:00Z">
        <w:r>
          <w:t>m</w:t>
        </w:r>
      </w:ins>
      <w:ins w:id="695" w:author="Veekija" w:date="2013-04-27T11:10:00Z">
        <w:r>
          <w:t xml:space="preserve">aintenance page will be displayed. This screen will display the data grid that contains the list of </w:t>
        </w:r>
      </w:ins>
      <w:ins w:id="696" w:author="Veekija" w:date="2013-04-27T11:11:00Z">
        <w:r>
          <w:t>teacher/subject schedules</w:t>
        </w:r>
      </w:ins>
      <w:ins w:id="697" w:author="Veekija" w:date="2013-04-27T11:10:00Z">
        <w:r>
          <w:t xml:space="preserve"> that are configured for the school year. </w:t>
        </w:r>
      </w:ins>
      <w:ins w:id="698" w:author="Veekija" w:date="2013-04-27T17:53:00Z">
        <w:r w:rsidR="00777EF3">
          <w:t>In each row Edit and Delete option will be displayed. These options will be used to</w:t>
        </w:r>
      </w:ins>
      <w:ins w:id="699" w:author="Veekija" w:date="2013-04-27T11:11:00Z">
        <w:r>
          <w:t xml:space="preserve"> </w:t>
        </w:r>
      </w:ins>
      <w:ins w:id="700" w:author="Veekija" w:date="2013-04-27T11:12:00Z">
        <w:r>
          <w:t>update</w:t>
        </w:r>
      </w:ins>
      <w:ins w:id="701" w:author="Veekija" w:date="2013-04-27T11:11:00Z">
        <w:r>
          <w:t xml:space="preserve"> the teacher</w:t>
        </w:r>
      </w:ins>
      <w:ins w:id="702" w:author="Veekija" w:date="2013-04-27T11:12:00Z">
        <w:r>
          <w:t xml:space="preserve"> and subject schedules</w:t>
        </w:r>
      </w:ins>
      <w:ins w:id="703" w:author="Veekija" w:date="2013-04-27T11:10:00Z">
        <w:r>
          <w:t xml:space="preserve">. Add </w:t>
        </w:r>
      </w:ins>
      <w:ins w:id="704" w:author="Veekija" w:date="2013-04-27T11:12:00Z">
        <w:r>
          <w:t>Teacher/subject schedule</w:t>
        </w:r>
      </w:ins>
      <w:ins w:id="705" w:author="Veekija" w:date="2013-04-27T11:10:00Z">
        <w:r>
          <w:t xml:space="preserve"> button will be </w:t>
        </w:r>
      </w:ins>
      <w:ins w:id="706" w:author="Veekija" w:date="2013-04-27T11:51:00Z">
        <w:r w:rsidR="00337AA7">
          <w:t>used</w:t>
        </w:r>
      </w:ins>
      <w:ins w:id="707" w:author="Veekija" w:date="2013-04-27T11:10:00Z">
        <w:r>
          <w:t xml:space="preserve"> to add the </w:t>
        </w:r>
      </w:ins>
      <w:ins w:id="708" w:author="Veekija" w:date="2013-04-27T11:12:00Z">
        <w:r>
          <w:t>assign teachers to the specific subjects and</w:t>
        </w:r>
      </w:ins>
      <w:ins w:id="709" w:author="Veekija" w:date="2013-04-27T11:10:00Z">
        <w:r>
          <w:t xml:space="preserve"> periods. </w:t>
        </w:r>
      </w:ins>
      <w:ins w:id="710" w:author="Veekija" w:date="2013-04-23T21:03:00Z">
        <w:r w:rsidR="00E26A07">
          <w:t xml:space="preserve">During the primary and secondary teacher assignment, </w:t>
        </w:r>
      </w:ins>
      <w:ins w:id="711" w:author="Veekija" w:date="2013-04-27T11:19:00Z">
        <w:r w:rsidR="00AC4CAF">
          <w:t>if</w:t>
        </w:r>
      </w:ins>
      <w:ins w:id="712" w:author="Veekija" w:date="2013-04-27T11:18:00Z">
        <w:r w:rsidR="00641E41">
          <w:t xml:space="preserve"> the user selects the same primary teacher and secondary teacher for the schedules </w:t>
        </w:r>
      </w:ins>
      <w:ins w:id="713" w:author="Veekija" w:date="2013-04-27T11:20:00Z">
        <w:r w:rsidR="00AC4CAF">
          <w:t xml:space="preserve">then system will display an error message and prompts the </w:t>
        </w:r>
      </w:ins>
      <w:ins w:id="714" w:author="Veekija" w:date="2013-04-27T11:21:00Z">
        <w:r w:rsidR="00AC4CAF">
          <w:t>administrator</w:t>
        </w:r>
      </w:ins>
      <w:ins w:id="715" w:author="Veekija" w:date="2013-04-27T11:20:00Z">
        <w:r w:rsidR="00AC4CAF">
          <w:t xml:space="preserve"> to select </w:t>
        </w:r>
      </w:ins>
      <w:ins w:id="716" w:author="Veekija" w:date="2013-04-27T11:21:00Z">
        <w:r w:rsidR="00AC4CAF">
          <w:t xml:space="preserve">the </w:t>
        </w:r>
      </w:ins>
      <w:ins w:id="717" w:author="Veekija" w:date="2013-04-27T11:20:00Z">
        <w:r w:rsidR="00AC4CAF">
          <w:t xml:space="preserve">different </w:t>
        </w:r>
      </w:ins>
      <w:ins w:id="718" w:author="Veekija" w:date="2013-04-27T11:21:00Z">
        <w:r w:rsidR="00AC4CAF">
          <w:t>primary or secondary teacher. Also,</w:t>
        </w:r>
      </w:ins>
      <w:ins w:id="719" w:author="Veekija" w:date="2013-04-27T11:22:00Z">
        <w:r w:rsidR="00AC4CAF">
          <w:t xml:space="preserve"> if the selected primary or secondary </w:t>
        </w:r>
      </w:ins>
      <w:ins w:id="720" w:author="Veekija" w:date="2013-04-27T11:19:00Z">
        <w:r w:rsidR="00AC4CAF">
          <w:t>teachers are already assigned to the same period</w:t>
        </w:r>
      </w:ins>
      <w:ins w:id="721" w:author="Veekija" w:date="2013-04-27T11:22:00Z">
        <w:r w:rsidR="00AC4CAF">
          <w:t xml:space="preserve"> then system will display</w:t>
        </w:r>
      </w:ins>
      <w:ins w:id="722" w:author="Veekija" w:date="2013-04-27T11:23:00Z">
        <w:r w:rsidR="00AC4CAF">
          <w:t xml:space="preserve"> an error message and prompts the administrator either to select the different primary/secondary teacher or different period.</w:t>
        </w:r>
      </w:ins>
      <w:ins w:id="723" w:author="Veekija" w:date="2013-04-27T11:22:00Z">
        <w:r w:rsidR="00AC4CAF">
          <w:t xml:space="preserve"> </w:t>
        </w:r>
      </w:ins>
    </w:p>
    <w:p w:rsidR="00A44D44" w:rsidRDefault="00A44D44" w:rsidP="00A23890">
      <w:pPr>
        <w:rPr>
          <w:ins w:id="724" w:author="Veekija" w:date="2013-04-27T11:09:00Z"/>
        </w:rPr>
      </w:pPr>
    </w:p>
    <w:p w:rsidR="000163EA" w:rsidRDefault="003402B6" w:rsidP="000163EA">
      <w:pPr>
        <w:ind w:left="720"/>
        <w:rPr>
          <w:ins w:id="725" w:author="Veekija" w:date="2013-04-27T11:26:00Z"/>
          <w:noProof/>
        </w:rPr>
      </w:pPr>
      <w:ins w:id="726" w:author="Veekija" w:date="2013-04-27T11:09:00Z">
        <w:r>
          <w:rPr>
            <w:noProof/>
          </w:rPr>
          <w:lastRenderedPageBreak/>
          <w:pict>
            <v:shape id="_x0000_i1047" type="#_x0000_t75" style="width:468pt;height:290.25pt;visibility:visible;mso-wrap-style:square">
              <v:imagedata r:id="rId35" o:title=""/>
            </v:shape>
          </w:pict>
        </w:r>
      </w:ins>
    </w:p>
    <w:p w:rsidR="0012536A" w:rsidRPr="0012536A" w:rsidRDefault="0012536A" w:rsidP="000163EA">
      <w:pPr>
        <w:ind w:left="720"/>
        <w:rPr>
          <w:ins w:id="727" w:author="Veekija" w:date="2013-04-23T20:28:00Z"/>
          <w:b/>
        </w:rPr>
      </w:pPr>
      <w:ins w:id="728" w:author="Veekija" w:date="2013-04-27T11:26:00Z">
        <w:r w:rsidRPr="0012536A">
          <w:rPr>
            <w:b/>
            <w:noProof/>
          </w:rPr>
          <w:t>Update Teacher/Subject Schedule Screen:</w:t>
        </w:r>
      </w:ins>
    </w:p>
    <w:p w:rsidR="0012536A" w:rsidRPr="0012536A" w:rsidRDefault="003402B6" w:rsidP="0012536A">
      <w:pPr>
        <w:ind w:firstLine="720"/>
        <w:rPr>
          <w:ins w:id="729" w:author="Veekija" w:date="2013-04-27T11:25:00Z"/>
        </w:rPr>
      </w:pPr>
      <w:ins w:id="730" w:author="Veekija" w:date="2013-04-27T11:26:00Z">
        <w:r>
          <w:rPr>
            <w:noProof/>
          </w:rPr>
          <w:pict>
            <v:shape id="_x0000_i1048" type="#_x0000_t75" style="width:468pt;height:289.5pt;visibility:visible;mso-wrap-style:square">
              <v:imagedata r:id="rId36" o:title=""/>
            </v:shape>
          </w:pict>
        </w:r>
      </w:ins>
    </w:p>
    <w:p w:rsidR="0012536A" w:rsidRDefault="0012536A" w:rsidP="00A23890">
      <w:pPr>
        <w:rPr>
          <w:ins w:id="731" w:author="Veekija" w:date="2013-04-27T11:25:00Z"/>
        </w:rPr>
      </w:pPr>
    </w:p>
    <w:p w:rsidR="001D7166" w:rsidRDefault="001D7166" w:rsidP="000B298B">
      <w:pPr>
        <w:pStyle w:val="Heading4"/>
        <w:spacing w:line="360" w:lineRule="auto"/>
        <w:rPr>
          <w:ins w:id="732" w:author="Veekija" w:date="2013-04-24T10:22:00Z"/>
        </w:rPr>
      </w:pPr>
      <w:bookmarkStart w:id="733" w:name="_Toc354252442"/>
      <w:bookmarkStart w:id="734" w:name="_Toc354848814"/>
      <w:ins w:id="735" w:author="Veekija" w:date="2013-04-22T17:44:00Z">
        <w:r>
          <w:t>Admission Management</w:t>
        </w:r>
      </w:ins>
      <w:bookmarkEnd w:id="733"/>
      <w:bookmarkEnd w:id="734"/>
    </w:p>
    <w:p w:rsidR="00B653F0" w:rsidRDefault="008D102B">
      <w:pPr>
        <w:spacing w:after="0" w:line="360" w:lineRule="auto"/>
        <w:rPr>
          <w:ins w:id="736" w:author="Veekija" w:date="2013-04-27T11:46:00Z"/>
        </w:rPr>
        <w:pPrChange w:id="737" w:author="Veekija" w:date="2013-04-27T11:41:00Z">
          <w:pPr>
            <w:numPr>
              <w:numId w:val="14"/>
            </w:numPr>
            <w:spacing w:after="0" w:line="360" w:lineRule="auto"/>
            <w:ind w:left="720" w:hanging="360"/>
          </w:pPr>
        </w:pPrChange>
      </w:pPr>
      <w:ins w:id="738" w:author="Veekija" w:date="2013-04-27T11:29:00Z">
        <w:r>
          <w:t xml:space="preserve">Once user clicks Admission Management link in Administrator Home page, </w:t>
        </w:r>
      </w:ins>
      <w:ins w:id="739" w:author="Veekija" w:date="2013-04-27T11:30:00Z">
        <w:r>
          <w:t xml:space="preserve">Admission </w:t>
        </w:r>
      </w:ins>
      <w:ins w:id="740" w:author="Veekija" w:date="2013-04-27T11:29:00Z">
        <w:r>
          <w:t>maintenance page will be displayed. This screen will display the data gri</w:t>
        </w:r>
      </w:ins>
      <w:ins w:id="741" w:author="Veekija" w:date="2013-04-27T11:30:00Z">
        <w:r>
          <w:t>d with the list of applications</w:t>
        </w:r>
      </w:ins>
      <w:ins w:id="742" w:author="Veekija" w:date="2013-04-27T11:32:00Z">
        <w:r>
          <w:t xml:space="preserve">. </w:t>
        </w:r>
      </w:ins>
      <w:ins w:id="743" w:author="Veekija" w:date="2013-04-27T11:46:00Z">
        <w:r w:rsidR="00450F4F">
          <w:t xml:space="preserve">The data grid contains the application description, application created date, status of the application in the admission </w:t>
        </w:r>
      </w:ins>
      <w:ins w:id="744" w:author="Veekija" w:date="2013-04-27T11:47:00Z">
        <w:r w:rsidR="00450F4F">
          <w:t>workflow</w:t>
        </w:r>
      </w:ins>
      <w:ins w:id="745" w:author="Veekija" w:date="2013-04-27T11:46:00Z">
        <w:r w:rsidR="00450F4F">
          <w:t>,</w:t>
        </w:r>
      </w:ins>
      <w:ins w:id="746" w:author="Veekija" w:date="2013-04-27T11:47:00Z">
        <w:r w:rsidR="00450F4F">
          <w:t xml:space="preserve"> application type and tracking number. </w:t>
        </w:r>
      </w:ins>
      <w:ins w:id="747" w:author="Veekija" w:date="2013-04-27T11:49:00Z">
        <w:r w:rsidR="00F13DF0">
          <w:t>Screen displays b</w:t>
        </w:r>
      </w:ins>
      <w:ins w:id="748" w:author="Veekija" w:date="2013-04-27T11:48:00Z">
        <w:r w:rsidR="00DB6EE3">
          <w:t>oth application types</w:t>
        </w:r>
      </w:ins>
      <w:ins w:id="749" w:author="Veekija" w:date="2013-04-27T11:32:00Z">
        <w:r>
          <w:t xml:space="preserve"> </w:t>
        </w:r>
      </w:ins>
      <w:ins w:id="750" w:author="Veekija" w:date="2013-04-27T11:49:00Z">
        <w:r w:rsidR="00F13DF0">
          <w:t xml:space="preserve">such as </w:t>
        </w:r>
      </w:ins>
      <w:ins w:id="751" w:author="Veekija" w:date="2013-04-27T11:34:00Z">
        <w:r>
          <w:t>“</w:t>
        </w:r>
      </w:ins>
      <w:ins w:id="752" w:author="Veekija" w:date="2013-04-27T11:32:00Z">
        <w:r>
          <w:t>O</w:t>
        </w:r>
      </w:ins>
      <w:ins w:id="753" w:author="Veekija" w:date="2013-04-27T11:30:00Z">
        <w:r>
          <w:t>nline</w:t>
        </w:r>
      </w:ins>
      <w:ins w:id="754" w:author="Veekija" w:date="2013-04-27T11:34:00Z">
        <w:r>
          <w:t>”</w:t>
        </w:r>
      </w:ins>
      <w:ins w:id="755" w:author="Veekija" w:date="2013-04-27T11:30:00Z">
        <w:r>
          <w:t xml:space="preserve"> </w:t>
        </w:r>
      </w:ins>
      <w:ins w:id="756" w:author="Veekija" w:date="2013-04-27T11:35:00Z">
        <w:r>
          <w:t>(</w:t>
        </w:r>
      </w:ins>
      <w:ins w:id="757" w:author="Veekija" w:date="2013-04-27T11:32:00Z">
        <w:r>
          <w:t xml:space="preserve">submitted </w:t>
        </w:r>
      </w:ins>
      <w:ins w:id="758" w:author="Veekija" w:date="2013-04-27T11:30:00Z">
        <w:r>
          <w:t xml:space="preserve">by </w:t>
        </w:r>
      </w:ins>
      <w:ins w:id="759" w:author="Veekija" w:date="2013-04-27T11:31:00Z">
        <w:r>
          <w:t>public users</w:t>
        </w:r>
      </w:ins>
      <w:ins w:id="760" w:author="Veekija" w:date="2013-04-27T11:35:00Z">
        <w:r>
          <w:t>)</w:t>
        </w:r>
      </w:ins>
      <w:ins w:id="761" w:author="Veekija" w:date="2013-04-27T11:31:00Z">
        <w:r>
          <w:t xml:space="preserve"> and</w:t>
        </w:r>
      </w:ins>
      <w:ins w:id="762" w:author="Veekija" w:date="2013-04-27T11:32:00Z">
        <w:r>
          <w:t xml:space="preserve"> </w:t>
        </w:r>
      </w:ins>
      <w:ins w:id="763" w:author="Veekija" w:date="2013-04-27T11:34:00Z">
        <w:r>
          <w:t>“</w:t>
        </w:r>
      </w:ins>
      <w:ins w:id="764" w:author="Veekija" w:date="2013-04-27T11:32:00Z">
        <w:r>
          <w:t>Paper</w:t>
        </w:r>
      </w:ins>
      <w:ins w:id="765" w:author="Veekija" w:date="2013-04-27T11:34:00Z">
        <w:r>
          <w:t>”</w:t>
        </w:r>
      </w:ins>
      <w:ins w:id="766" w:author="Veekija" w:date="2013-04-27T11:32:00Z">
        <w:r>
          <w:t xml:space="preserve"> </w:t>
        </w:r>
      </w:ins>
      <w:ins w:id="767" w:author="Veekija" w:date="2013-04-27T11:35:00Z">
        <w:r>
          <w:t>(</w:t>
        </w:r>
      </w:ins>
      <w:ins w:id="768" w:author="Veekija" w:date="2013-04-27T11:31:00Z">
        <w:r>
          <w:t>created by administrator</w:t>
        </w:r>
      </w:ins>
      <w:ins w:id="769" w:author="Veekija" w:date="2013-04-27T11:33:00Z">
        <w:r>
          <w:t xml:space="preserve"> based on the manually submitted paper application by the st</w:t>
        </w:r>
      </w:ins>
      <w:ins w:id="770" w:author="Veekija" w:date="2013-04-27T11:34:00Z">
        <w:r>
          <w:t>u</w:t>
        </w:r>
      </w:ins>
      <w:ins w:id="771" w:author="Veekija" w:date="2013-04-27T11:33:00Z">
        <w:r>
          <w:t>dents or parents</w:t>
        </w:r>
      </w:ins>
      <w:ins w:id="772" w:author="Veekija" w:date="2013-04-27T11:35:00Z">
        <w:r>
          <w:t>)</w:t>
        </w:r>
      </w:ins>
      <w:ins w:id="773" w:author="Veekija" w:date="2013-04-27T11:34:00Z">
        <w:r>
          <w:t>.</w:t>
        </w:r>
      </w:ins>
      <w:ins w:id="774" w:author="Veekija" w:date="2013-04-27T11:36:00Z">
        <w:r>
          <w:t xml:space="preserve"> Each row has Edit and Steps link that are used to update the application information and track/process the admission process respectively.</w:t>
        </w:r>
      </w:ins>
      <w:ins w:id="775" w:author="Veekija" w:date="2013-04-27T11:37:00Z">
        <w:r>
          <w:t xml:space="preserve"> </w:t>
        </w:r>
      </w:ins>
      <w:ins w:id="776" w:author="Veekija" w:date="2013-04-27T11:39:00Z">
        <w:r w:rsidR="00867DC0">
          <w:t xml:space="preserve">Submit New Application </w:t>
        </w:r>
      </w:ins>
      <w:ins w:id="777" w:author="Veekija" w:date="2013-04-27T11:50:00Z">
        <w:r w:rsidR="00F27467">
          <w:t xml:space="preserve">button </w:t>
        </w:r>
      </w:ins>
      <w:ins w:id="778" w:author="Veekija" w:date="2013-04-27T11:39:00Z">
        <w:r w:rsidR="00867DC0">
          <w:t xml:space="preserve">will be </w:t>
        </w:r>
      </w:ins>
      <w:ins w:id="779" w:author="Veekija" w:date="2013-04-27T11:50:00Z">
        <w:r w:rsidR="00337AA7">
          <w:t>used</w:t>
        </w:r>
      </w:ins>
      <w:ins w:id="780" w:author="Veekija" w:date="2013-04-27T11:40:00Z">
        <w:r w:rsidR="00867DC0">
          <w:t xml:space="preserve"> </w:t>
        </w:r>
      </w:ins>
      <w:ins w:id="781" w:author="Veekija" w:date="2013-04-27T11:50:00Z">
        <w:r w:rsidR="00337AA7">
          <w:t>t</w:t>
        </w:r>
      </w:ins>
      <w:ins w:id="782" w:author="Veekija" w:date="2013-04-27T11:40:00Z">
        <w:r w:rsidR="00867DC0">
          <w:t xml:space="preserve">o create </w:t>
        </w:r>
      </w:ins>
      <w:ins w:id="783" w:author="Veekija" w:date="2013-04-27T11:50:00Z">
        <w:r w:rsidR="00337AA7">
          <w:t>a</w:t>
        </w:r>
        <w:r w:rsidR="00F27467">
          <w:t xml:space="preserve"> </w:t>
        </w:r>
      </w:ins>
      <w:ins w:id="784" w:author="Veekija" w:date="2013-04-27T11:40:00Z">
        <w:r w:rsidR="00867DC0">
          <w:t xml:space="preserve">new application. </w:t>
        </w:r>
      </w:ins>
    </w:p>
    <w:p w:rsidR="00450F4F" w:rsidRDefault="003402B6">
      <w:pPr>
        <w:spacing w:after="0" w:line="360" w:lineRule="auto"/>
        <w:rPr>
          <w:ins w:id="785" w:author="Veekija" w:date="2013-04-27T11:46:00Z"/>
        </w:rPr>
        <w:pPrChange w:id="786" w:author="Veekija" w:date="2013-04-27T11:41:00Z">
          <w:pPr>
            <w:numPr>
              <w:numId w:val="14"/>
            </w:numPr>
            <w:spacing w:after="0" w:line="360" w:lineRule="auto"/>
            <w:ind w:left="720" w:hanging="360"/>
          </w:pPr>
        </w:pPrChange>
      </w:pPr>
      <w:ins w:id="787" w:author="Veekija" w:date="2013-04-27T11:46:00Z">
        <w:r>
          <w:rPr>
            <w:noProof/>
          </w:rPr>
          <w:pict>
            <v:shape id="_x0000_i1049" type="#_x0000_t75" style="width:468pt;height:289.5pt;visibility:visible;mso-wrap-style:square">
              <v:imagedata r:id="rId37" o:title=""/>
            </v:shape>
          </w:pict>
        </w:r>
      </w:ins>
    </w:p>
    <w:p w:rsidR="007A5F2F" w:rsidRDefault="00450F4F">
      <w:pPr>
        <w:spacing w:after="0" w:line="360" w:lineRule="auto"/>
        <w:ind w:firstLine="720"/>
        <w:rPr>
          <w:ins w:id="788" w:author="Veekija" w:date="2013-04-27T12:22:00Z"/>
        </w:rPr>
        <w:pPrChange w:id="789" w:author="Veekija" w:date="2013-04-27T12:22:00Z">
          <w:pPr>
            <w:spacing w:after="0" w:line="360" w:lineRule="auto"/>
          </w:pPr>
        </w:pPrChange>
      </w:pPr>
      <w:ins w:id="790" w:author="Veekija" w:date="2013-04-27T11:44:00Z">
        <w:r>
          <w:t xml:space="preserve">Once user clicks Steps link for any specific admission record in the data grid, system will display </w:t>
        </w:r>
      </w:ins>
      <w:ins w:id="791" w:author="Veekija" w:date="2013-04-27T11:53:00Z">
        <w:r w:rsidR="000B298B">
          <w:t>Admission Process Step screen.</w:t>
        </w:r>
      </w:ins>
      <w:ins w:id="792" w:author="Veekija" w:date="2013-04-27T11:54:00Z">
        <w:r w:rsidR="00260B74">
          <w:t xml:space="preserve"> </w:t>
        </w:r>
      </w:ins>
      <w:ins w:id="793" w:author="Veekija" w:date="2013-04-27T12:07:00Z">
        <w:r w:rsidR="006C4C26">
          <w:t xml:space="preserve">If the selected Application is in Granted or Rejected status then this screen will be displayed in read-only mode, otherwise this screen will be displayed in editable mode. </w:t>
        </w:r>
      </w:ins>
      <w:ins w:id="794" w:author="Veekija" w:date="2013-04-27T11:54:00Z">
        <w:r w:rsidR="00260B74">
          <w:t xml:space="preserve">In this screen, administrator will take various actions in admission workflow process. Administrator will </w:t>
        </w:r>
      </w:ins>
      <w:ins w:id="795" w:author="Veekija" w:date="2013-04-27T11:55:00Z">
        <w:r w:rsidR="00260B74">
          <w:t xml:space="preserve">either update </w:t>
        </w:r>
      </w:ins>
      <w:ins w:id="796" w:author="Veekija" w:date="2013-04-27T11:56:00Z">
        <w:r w:rsidR="00260B74">
          <w:t xml:space="preserve">any additional </w:t>
        </w:r>
      </w:ins>
      <w:ins w:id="797" w:author="Veekija" w:date="2013-04-27T11:55:00Z">
        <w:r w:rsidR="00260B74">
          <w:t>comments</w:t>
        </w:r>
      </w:ins>
      <w:ins w:id="798" w:author="Veekija" w:date="2013-04-27T11:56:00Z">
        <w:r w:rsidR="00260B74">
          <w:t xml:space="preserve">/notes or request </w:t>
        </w:r>
      </w:ins>
      <w:ins w:id="799" w:author="Veekija" w:date="2013-04-27T11:57:00Z">
        <w:r w:rsidR="00260B74">
          <w:t xml:space="preserve">and schedule </w:t>
        </w:r>
      </w:ins>
      <w:ins w:id="800" w:author="Veekija" w:date="2013-04-27T18:04:00Z">
        <w:r w:rsidR="00CC4C32">
          <w:t xml:space="preserve">an </w:t>
        </w:r>
      </w:ins>
      <w:ins w:id="801" w:author="Veekija" w:date="2013-04-27T11:56:00Z">
        <w:r w:rsidR="00260B74">
          <w:t>Interview</w:t>
        </w:r>
      </w:ins>
      <w:ins w:id="802" w:author="Veekija" w:date="2013-04-27T11:57:00Z">
        <w:r w:rsidR="0062273C">
          <w:t xml:space="preserve"> or approve the application</w:t>
        </w:r>
      </w:ins>
      <w:ins w:id="803" w:author="Veekija" w:date="2013-04-27T11:58:00Z">
        <w:r w:rsidR="00260B74">
          <w:t xml:space="preserve"> or reject the application.</w:t>
        </w:r>
      </w:ins>
      <w:ins w:id="804" w:author="Veekija" w:date="2013-04-27T11:57:00Z">
        <w:r w:rsidR="00260B74">
          <w:t xml:space="preserve"> </w:t>
        </w:r>
      </w:ins>
    </w:p>
    <w:p w:rsidR="007A5F2F" w:rsidRDefault="00260B74">
      <w:pPr>
        <w:spacing w:after="0" w:line="360" w:lineRule="auto"/>
        <w:rPr>
          <w:ins w:id="805" w:author="Veekija" w:date="2013-04-27T12:25:00Z"/>
        </w:rPr>
        <w:pPrChange w:id="806" w:author="Veekija" w:date="2013-04-27T12:25:00Z">
          <w:pPr>
            <w:numPr>
              <w:numId w:val="14"/>
            </w:numPr>
            <w:spacing w:after="0" w:line="360" w:lineRule="auto"/>
            <w:ind w:left="720" w:hanging="360"/>
          </w:pPr>
        </w:pPrChange>
      </w:pPr>
      <w:ins w:id="807" w:author="Veekija" w:date="2013-04-27T11:59:00Z">
        <w:r>
          <w:lastRenderedPageBreak/>
          <w:t xml:space="preserve">If administrator clicks on Approve button then </w:t>
        </w:r>
      </w:ins>
      <w:ins w:id="808" w:author="Veekija" w:date="2013-04-27T12:00:00Z">
        <w:r>
          <w:t xml:space="preserve">admission workflow process will be </w:t>
        </w:r>
      </w:ins>
      <w:ins w:id="809" w:author="Veekija" w:date="2013-04-27T12:03:00Z">
        <w:r w:rsidR="00A754DF">
          <w:t>completed</w:t>
        </w:r>
      </w:ins>
      <w:ins w:id="810" w:author="Veekija" w:date="2013-04-27T12:06:00Z">
        <w:r w:rsidR="00A754DF">
          <w:t xml:space="preserve"> and t</w:t>
        </w:r>
      </w:ins>
      <w:ins w:id="811" w:author="Veekija" w:date="2013-04-27T12:03:00Z">
        <w:r w:rsidR="00A754DF">
          <w:t>he status of the admission workflow will be moved</w:t>
        </w:r>
      </w:ins>
      <w:ins w:id="812" w:author="Veekija" w:date="2013-04-27T12:00:00Z">
        <w:r>
          <w:t xml:space="preserve"> to</w:t>
        </w:r>
        <w:r w:rsidR="00A754DF">
          <w:t xml:space="preserve"> </w:t>
        </w:r>
      </w:ins>
      <w:ins w:id="813" w:author="Veekija" w:date="2013-04-27T18:03:00Z">
        <w:r w:rsidR="00CC4C32">
          <w:t>the “</w:t>
        </w:r>
      </w:ins>
      <w:ins w:id="814" w:author="Veekija" w:date="2013-04-27T12:00:00Z">
        <w:r w:rsidR="00A754DF">
          <w:t>Granted</w:t>
        </w:r>
      </w:ins>
      <w:ins w:id="815" w:author="Veekija" w:date="2013-04-27T18:03:00Z">
        <w:r w:rsidR="00CC4C32">
          <w:t>”</w:t>
        </w:r>
      </w:ins>
      <w:ins w:id="816" w:author="Veekija" w:date="2013-04-27T12:00:00Z">
        <w:r w:rsidR="00A754DF">
          <w:t xml:space="preserve"> status</w:t>
        </w:r>
      </w:ins>
      <w:ins w:id="817" w:author="Veekija" w:date="2013-04-27T12:06:00Z">
        <w:r w:rsidR="00A754DF">
          <w:t>.</w:t>
        </w:r>
      </w:ins>
      <w:ins w:id="818" w:author="Veekija" w:date="2013-04-27T12:00:00Z">
        <w:r w:rsidR="00A754DF">
          <w:t xml:space="preserve"> </w:t>
        </w:r>
      </w:ins>
      <w:ins w:id="819" w:author="Veekija" w:date="2013-04-27T12:22:00Z">
        <w:r w:rsidR="007A5F2F">
          <w:t xml:space="preserve">Student associated to the </w:t>
        </w:r>
      </w:ins>
      <w:ins w:id="820" w:author="Veekija" w:date="2013-04-27T18:03:00Z">
        <w:r w:rsidR="00CC4C32">
          <w:t>g</w:t>
        </w:r>
      </w:ins>
      <w:ins w:id="821" w:author="Veekija" w:date="2013-04-27T12:22:00Z">
        <w:r w:rsidR="007A5F2F">
          <w:t>ranted application will be eligible for grade level enrollment and they will be shown in Student Grade Level enrollment page. Also, system automatically creates unique user name and default password as “password” for the eligible students. The system generated user name will</w:t>
        </w:r>
      </w:ins>
      <w:ins w:id="822" w:author="Veekija" w:date="2013-04-27T12:23:00Z">
        <w:r w:rsidR="007A5F2F">
          <w:t xml:space="preserve"> be displayed in the student maintenance screen</w:t>
        </w:r>
      </w:ins>
      <w:ins w:id="823" w:author="Veekija" w:date="2013-04-27T12:24:00Z">
        <w:r w:rsidR="00CC4C32">
          <w:t>s.</w:t>
        </w:r>
      </w:ins>
      <w:ins w:id="824" w:author="Veekija" w:date="2013-04-27T18:03:00Z">
        <w:r w:rsidR="00CC4C32">
          <w:t xml:space="preserve"> Administrato</w:t>
        </w:r>
      </w:ins>
      <w:ins w:id="825" w:author="Veekija" w:date="2013-04-27T18:04:00Z">
        <w:r w:rsidR="00CC4C32">
          <w:t>r will communicate this user name to the students.</w:t>
        </w:r>
      </w:ins>
    </w:p>
    <w:p w:rsidR="007A5F2F" w:rsidRDefault="00A754DF">
      <w:pPr>
        <w:spacing w:after="0" w:line="360" w:lineRule="auto"/>
        <w:rPr>
          <w:ins w:id="826" w:author="Veekija" w:date="2013-04-27T12:20:00Z"/>
        </w:rPr>
        <w:pPrChange w:id="827" w:author="Veekija" w:date="2013-04-27T12:25:00Z">
          <w:pPr>
            <w:numPr>
              <w:numId w:val="14"/>
            </w:numPr>
            <w:spacing w:after="0" w:line="360" w:lineRule="auto"/>
            <w:ind w:left="720" w:hanging="360"/>
          </w:pPr>
        </w:pPrChange>
      </w:pPr>
      <w:ins w:id="828" w:author="Veekija" w:date="2013-04-27T12:02:00Z">
        <w:r>
          <w:t xml:space="preserve">If administrator clicks on Reject button then </w:t>
        </w:r>
      </w:ins>
      <w:ins w:id="829" w:author="Veekija" w:date="2013-04-27T12:05:00Z">
        <w:r>
          <w:t>admission workflow process will be completed</w:t>
        </w:r>
      </w:ins>
      <w:ins w:id="830" w:author="Veekija" w:date="2013-04-27T12:07:00Z">
        <w:r>
          <w:t xml:space="preserve"> and the status of the admission workflow will be moved to Rejected status</w:t>
        </w:r>
      </w:ins>
      <w:ins w:id="831" w:author="Veekija" w:date="2013-04-27T12:05:00Z">
        <w:r>
          <w:t>.</w:t>
        </w:r>
      </w:ins>
      <w:ins w:id="832" w:author="Veekija" w:date="2013-04-27T12:20:00Z">
        <w:r w:rsidR="007A5F2F">
          <w:t xml:space="preserve"> </w:t>
        </w:r>
      </w:ins>
    </w:p>
    <w:p w:rsidR="006C4C26" w:rsidRDefault="006C4C26">
      <w:pPr>
        <w:spacing w:after="0" w:line="360" w:lineRule="auto"/>
        <w:rPr>
          <w:ins w:id="833" w:author="Veekija" w:date="2013-04-27T12:09:00Z"/>
        </w:rPr>
        <w:pPrChange w:id="834" w:author="Veekija" w:date="2013-04-27T11:41:00Z">
          <w:pPr>
            <w:numPr>
              <w:numId w:val="14"/>
            </w:numPr>
            <w:spacing w:after="0" w:line="360" w:lineRule="auto"/>
            <w:ind w:left="720" w:hanging="360"/>
          </w:pPr>
        </w:pPrChange>
      </w:pPr>
    </w:p>
    <w:p w:rsidR="006C4C26" w:rsidRDefault="003402B6">
      <w:pPr>
        <w:spacing w:after="0" w:line="360" w:lineRule="auto"/>
        <w:rPr>
          <w:ins w:id="835" w:author="Veekija" w:date="2013-04-27T12:12:00Z"/>
          <w:noProof/>
        </w:rPr>
        <w:pPrChange w:id="836" w:author="Veekija" w:date="2013-04-27T11:41:00Z">
          <w:pPr>
            <w:numPr>
              <w:numId w:val="14"/>
            </w:numPr>
            <w:spacing w:after="0" w:line="360" w:lineRule="auto"/>
            <w:ind w:left="720" w:hanging="360"/>
          </w:pPr>
        </w:pPrChange>
      </w:pPr>
      <w:ins w:id="837" w:author="Veekija" w:date="2013-04-27T12:12:00Z">
        <w:r>
          <w:rPr>
            <w:noProof/>
          </w:rPr>
          <w:pict>
            <v:shape id="_x0000_i1050" type="#_x0000_t75" style="width:468pt;height:289.5pt;visibility:visible;mso-wrap-style:square">
              <v:imagedata r:id="rId38" o:title=""/>
            </v:shape>
          </w:pict>
        </w:r>
      </w:ins>
    </w:p>
    <w:p w:rsidR="00DB554F" w:rsidRDefault="00DB554F">
      <w:pPr>
        <w:spacing w:after="0" w:line="360" w:lineRule="auto"/>
        <w:rPr>
          <w:ins w:id="838" w:author="Veekija" w:date="2013-04-27T12:12:00Z"/>
          <w:noProof/>
        </w:rPr>
        <w:pPrChange w:id="839" w:author="Veekija" w:date="2013-04-27T11:41:00Z">
          <w:pPr>
            <w:numPr>
              <w:numId w:val="14"/>
            </w:numPr>
            <w:spacing w:after="0" w:line="360" w:lineRule="auto"/>
            <w:ind w:left="720" w:hanging="360"/>
          </w:pPr>
        </w:pPrChange>
      </w:pPr>
    </w:p>
    <w:p w:rsidR="00DB554F" w:rsidRPr="00B653F0" w:rsidRDefault="003402B6">
      <w:pPr>
        <w:spacing w:after="0" w:line="360" w:lineRule="auto"/>
        <w:rPr>
          <w:ins w:id="840" w:author="Veekija" w:date="2013-04-22T17:44:00Z"/>
        </w:rPr>
        <w:pPrChange w:id="841" w:author="Veekija" w:date="2013-04-27T11:41:00Z">
          <w:pPr>
            <w:numPr>
              <w:numId w:val="14"/>
            </w:numPr>
            <w:spacing w:after="0" w:line="360" w:lineRule="auto"/>
            <w:ind w:left="720" w:hanging="360"/>
          </w:pPr>
        </w:pPrChange>
      </w:pPr>
      <w:ins w:id="842" w:author="Veekija" w:date="2013-04-27T12:13:00Z">
        <w:r>
          <w:rPr>
            <w:noProof/>
          </w:rPr>
          <w:lastRenderedPageBreak/>
          <w:pict>
            <v:shape id="_x0000_i1051" type="#_x0000_t75" style="width:468pt;height:291pt;visibility:visible;mso-wrap-style:square">
              <v:imagedata r:id="rId39" o:title=""/>
            </v:shape>
          </w:pict>
        </w:r>
      </w:ins>
    </w:p>
    <w:p w:rsidR="001D7166" w:rsidRDefault="001D7166" w:rsidP="006A4342">
      <w:pPr>
        <w:pStyle w:val="Heading4"/>
        <w:spacing w:line="360" w:lineRule="auto"/>
        <w:rPr>
          <w:ins w:id="843" w:author="Veekija" w:date="2013-04-23T21:09:00Z"/>
        </w:rPr>
      </w:pPr>
      <w:bookmarkStart w:id="844" w:name="_Toc354252443"/>
      <w:bookmarkStart w:id="845" w:name="_Toc354848815"/>
      <w:ins w:id="846" w:author="Veekija" w:date="2013-04-22T17:44:00Z">
        <w:r>
          <w:t>Teacher Management</w:t>
        </w:r>
      </w:ins>
      <w:bookmarkEnd w:id="844"/>
      <w:bookmarkEnd w:id="845"/>
    </w:p>
    <w:p w:rsidR="00E73A4D" w:rsidRDefault="006474C6" w:rsidP="006A4342">
      <w:pPr>
        <w:spacing w:line="360" w:lineRule="auto"/>
        <w:ind w:firstLine="720"/>
        <w:rPr>
          <w:ins w:id="847" w:author="Veekija" w:date="2013-04-23T21:09:00Z"/>
        </w:rPr>
      </w:pPr>
      <w:ins w:id="848" w:author="Veekija" w:date="2013-04-27T17:46:00Z">
        <w:r>
          <w:t>Once user clicks Teacher Management link in Administrator home page, Teacher maintenance page will be displayed. This screen will display the data grid that contains the list of teacher</w:t>
        </w:r>
      </w:ins>
      <w:ins w:id="849" w:author="Veekija" w:date="2013-04-27T17:47:00Z">
        <w:r>
          <w:t>s those are working in the school</w:t>
        </w:r>
      </w:ins>
      <w:ins w:id="850" w:author="Veekija" w:date="2013-04-27T17:46:00Z">
        <w:r>
          <w:t>. In each row Edit option will be displayed</w:t>
        </w:r>
      </w:ins>
      <w:ins w:id="851" w:author="Veekija" w:date="2013-04-27T17:48:00Z">
        <w:r>
          <w:t xml:space="preserve">. Using Edit option, user will </w:t>
        </w:r>
      </w:ins>
      <w:ins w:id="852" w:author="Veekija" w:date="2013-04-27T17:46:00Z">
        <w:r>
          <w:t xml:space="preserve">update the </w:t>
        </w:r>
      </w:ins>
      <w:ins w:id="853" w:author="Veekija" w:date="2013-04-27T17:49:00Z">
        <w:r>
          <w:t>teacher information</w:t>
        </w:r>
      </w:ins>
      <w:ins w:id="854" w:author="Veekija" w:date="2013-04-27T17:46:00Z">
        <w:r>
          <w:t xml:space="preserve">. Add Teacher button will be used to add </w:t>
        </w:r>
      </w:ins>
      <w:ins w:id="855" w:author="Veekija" w:date="2013-04-27T17:49:00Z">
        <w:r>
          <w:t>new teachers</w:t>
        </w:r>
      </w:ins>
      <w:ins w:id="856" w:author="Veekija" w:date="2013-04-27T17:46:00Z">
        <w:r>
          <w:t>.</w:t>
        </w:r>
      </w:ins>
    </w:p>
    <w:p w:rsidR="00E73A4D" w:rsidRPr="00E73A4D" w:rsidRDefault="003402B6" w:rsidP="005860D8">
      <w:pPr>
        <w:spacing w:line="360" w:lineRule="auto"/>
        <w:rPr>
          <w:ins w:id="857" w:author="Veekija" w:date="2013-04-22T17:44:00Z"/>
        </w:rPr>
      </w:pPr>
      <w:ins w:id="858" w:author="Veekija" w:date="2013-04-27T17:54:00Z">
        <w:r>
          <w:rPr>
            <w:noProof/>
          </w:rPr>
          <w:lastRenderedPageBreak/>
          <w:pict>
            <v:shape id="_x0000_i1052" type="#_x0000_t75" style="width:468pt;height:290.25pt;visibility:visible;mso-wrap-style:square">
              <v:imagedata r:id="rId40" o:title=""/>
            </v:shape>
          </w:pict>
        </w:r>
      </w:ins>
    </w:p>
    <w:p w:rsidR="001D7166" w:rsidRDefault="001D7166" w:rsidP="005860D8">
      <w:pPr>
        <w:pStyle w:val="Heading4"/>
        <w:spacing w:line="360" w:lineRule="auto"/>
        <w:rPr>
          <w:ins w:id="859" w:author="Veekija" w:date="2013-04-24T19:05:00Z"/>
        </w:rPr>
      </w:pPr>
      <w:bookmarkStart w:id="860" w:name="_Toc354252444"/>
      <w:bookmarkStart w:id="861" w:name="_Toc354848816"/>
      <w:ins w:id="862" w:author="Veekija" w:date="2013-04-22T17:44:00Z">
        <w:r>
          <w:t>Student Management</w:t>
        </w:r>
      </w:ins>
      <w:bookmarkEnd w:id="860"/>
      <w:bookmarkEnd w:id="861"/>
    </w:p>
    <w:p w:rsidR="00404B79" w:rsidRDefault="00404B79" w:rsidP="00404B79">
      <w:pPr>
        <w:spacing w:after="0" w:line="360" w:lineRule="auto"/>
        <w:ind w:firstLine="720"/>
        <w:rPr>
          <w:ins w:id="863" w:author="Veekija" w:date="2013-04-24T19:08:00Z"/>
        </w:rPr>
      </w:pPr>
      <w:ins w:id="864" w:author="Veekija" w:date="2013-04-24T19:05:00Z">
        <w:r>
          <w:t xml:space="preserve">Using Student Management option, administrator will perform student </w:t>
        </w:r>
      </w:ins>
      <w:ins w:id="865" w:author="Veekija" w:date="2013-04-24T19:06:00Z">
        <w:r>
          <w:t xml:space="preserve">records </w:t>
        </w:r>
      </w:ins>
      <w:ins w:id="866" w:author="Veekija" w:date="2013-04-24T19:05:00Z">
        <w:r>
          <w:t xml:space="preserve">related activities such as </w:t>
        </w:r>
      </w:ins>
      <w:ins w:id="867" w:author="Veekija" w:date="2013-04-24T19:06:00Z">
        <w:r>
          <w:t xml:space="preserve">maintaining and updating </w:t>
        </w:r>
      </w:ins>
      <w:ins w:id="868" w:author="Veekija" w:date="2013-04-24T19:05:00Z">
        <w:r>
          <w:t>student records</w:t>
        </w:r>
      </w:ins>
      <w:ins w:id="869" w:author="Veekija" w:date="2013-04-24T19:06:00Z">
        <w:r>
          <w:t xml:space="preserve">, enrolling students to grade level, subjects and processing </w:t>
        </w:r>
      </w:ins>
      <w:ins w:id="870" w:author="Veekija" w:date="2013-04-24T19:08:00Z">
        <w:r w:rsidR="008B6715">
          <w:t>student’s</w:t>
        </w:r>
      </w:ins>
      <w:ins w:id="871" w:author="Veekija" w:date="2013-04-24T19:06:00Z">
        <w:r>
          <w:t xml:space="preserve"> final results at the end of the school year. </w:t>
        </w:r>
      </w:ins>
    </w:p>
    <w:p w:rsidR="008B6715" w:rsidRDefault="008B6715" w:rsidP="00404B79">
      <w:pPr>
        <w:spacing w:after="0" w:line="360" w:lineRule="auto"/>
        <w:ind w:firstLine="720"/>
        <w:rPr>
          <w:ins w:id="872" w:author="Veekija" w:date="2013-04-24T19:05:00Z"/>
        </w:rPr>
      </w:pPr>
    </w:p>
    <w:p w:rsidR="00E704B7" w:rsidRDefault="00E704B7" w:rsidP="00E704B7">
      <w:pPr>
        <w:pStyle w:val="Heading5"/>
        <w:spacing w:line="360" w:lineRule="auto"/>
        <w:rPr>
          <w:ins w:id="873" w:author="Veekija" w:date="2013-04-24T19:07:00Z"/>
        </w:rPr>
      </w:pPr>
      <w:bookmarkStart w:id="874" w:name="_Toc354848817"/>
      <w:ins w:id="875" w:author="Veekija" w:date="2013-04-24T19:01:00Z">
        <w:r>
          <w:t>Student Maintenance</w:t>
        </w:r>
      </w:ins>
      <w:bookmarkEnd w:id="874"/>
    </w:p>
    <w:p w:rsidR="00404B79" w:rsidRDefault="00404B79" w:rsidP="008B6715">
      <w:pPr>
        <w:numPr>
          <w:ilvl w:val="0"/>
          <w:numId w:val="15"/>
        </w:numPr>
        <w:rPr>
          <w:ins w:id="876" w:author="Veekija" w:date="2013-04-24T19:10:00Z"/>
        </w:rPr>
      </w:pPr>
      <w:ins w:id="877" w:author="Veekija" w:date="2013-04-24T19:07:00Z">
        <w:r>
          <w:t>T</w:t>
        </w:r>
      </w:ins>
      <w:ins w:id="878" w:author="Veekija" w:date="2013-04-24T19:08:00Z">
        <w:r w:rsidR="008B6715">
          <w:t xml:space="preserve">his screen will provide an option for Administrators to update various student records such as Race, </w:t>
        </w:r>
      </w:ins>
      <w:ins w:id="879" w:author="Veekija" w:date="2013-04-24T19:09:00Z">
        <w:r w:rsidR="008B6715">
          <w:t>Ethnicity</w:t>
        </w:r>
      </w:ins>
      <w:ins w:id="880" w:author="Veekija" w:date="2013-04-24T19:08:00Z">
        <w:r w:rsidR="008B6715">
          <w:t>, C</w:t>
        </w:r>
      </w:ins>
      <w:ins w:id="881" w:author="Veekija" w:date="2013-04-24T19:09:00Z">
        <w:r w:rsidR="008B6715">
          <w:t xml:space="preserve">ontact Address, phone # , health records </w:t>
        </w:r>
      </w:ins>
      <w:ins w:id="882" w:author="Veekija" w:date="2013-04-24T19:10:00Z">
        <w:r w:rsidR="008B6715">
          <w:t>and IEP needed etc…</w:t>
        </w:r>
      </w:ins>
    </w:p>
    <w:p w:rsidR="008B6715" w:rsidRPr="00404B79" w:rsidRDefault="003402B6" w:rsidP="00784983">
      <w:pPr>
        <w:rPr>
          <w:ins w:id="883" w:author="Veekija" w:date="2013-04-24T19:01:00Z"/>
        </w:rPr>
      </w:pPr>
      <w:ins w:id="884" w:author="Veekija" w:date="2013-04-24T19:11:00Z">
        <w:r>
          <w:lastRenderedPageBreak/>
          <w:pict>
            <v:shape id="_x0000_i1053" type="#_x0000_t75" style="width:468pt;height:170.25pt">
              <v:imagedata r:id="rId41" o:title=""/>
            </v:shape>
          </w:pict>
        </w:r>
      </w:ins>
    </w:p>
    <w:p w:rsidR="00E704B7" w:rsidRDefault="00E704B7" w:rsidP="00E704B7">
      <w:pPr>
        <w:pStyle w:val="Heading5"/>
        <w:spacing w:line="360" w:lineRule="auto"/>
        <w:rPr>
          <w:ins w:id="885" w:author="Veekija" w:date="2013-04-24T19:13:00Z"/>
        </w:rPr>
      </w:pPr>
      <w:bookmarkStart w:id="886" w:name="_Toc354848818"/>
      <w:ins w:id="887" w:author="Veekija" w:date="2013-04-24T19:01:00Z">
        <w:r>
          <w:t xml:space="preserve">Student </w:t>
        </w:r>
      </w:ins>
      <w:ins w:id="888" w:author="Veekija" w:date="2013-04-24T19:03:00Z">
        <w:r>
          <w:t xml:space="preserve">Grade Level </w:t>
        </w:r>
      </w:ins>
      <w:ins w:id="889" w:author="Veekija" w:date="2013-04-24T19:01:00Z">
        <w:r>
          <w:t>Enrollment</w:t>
        </w:r>
      </w:ins>
      <w:bookmarkEnd w:id="886"/>
    </w:p>
    <w:p w:rsidR="006908AF" w:rsidRDefault="006908AF" w:rsidP="006908AF">
      <w:pPr>
        <w:numPr>
          <w:ilvl w:val="0"/>
          <w:numId w:val="14"/>
        </w:numPr>
        <w:spacing w:after="0" w:line="360" w:lineRule="auto"/>
        <w:rPr>
          <w:ins w:id="890" w:author="Veekija" w:date="2013-04-24T19:13:00Z"/>
        </w:rPr>
      </w:pPr>
      <w:proofErr w:type="spellStart"/>
      <w:ins w:id="891" w:author="Veekija" w:date="2013-04-24T19:13:00Z">
        <w:r>
          <w:t>AdministartThis</w:t>
        </w:r>
        <w:proofErr w:type="spellEnd"/>
        <w:r>
          <w:t xml:space="preserve"> screen will provide an option for Administrators to create and edit new teachers.</w:t>
        </w:r>
      </w:ins>
    </w:p>
    <w:p w:rsidR="006908AF" w:rsidRPr="006908AF" w:rsidRDefault="006908AF" w:rsidP="00040887">
      <w:pPr>
        <w:rPr>
          <w:ins w:id="892" w:author="Veekija" w:date="2013-04-24T19:01:00Z"/>
        </w:rPr>
      </w:pPr>
    </w:p>
    <w:p w:rsidR="00E704B7" w:rsidRDefault="00E704B7" w:rsidP="00E704B7">
      <w:pPr>
        <w:pStyle w:val="Heading5"/>
        <w:spacing w:line="360" w:lineRule="auto"/>
        <w:rPr>
          <w:ins w:id="893" w:author="Veekija" w:date="2013-04-24T19:01:00Z"/>
        </w:rPr>
      </w:pPr>
      <w:bookmarkStart w:id="894" w:name="_Toc354848819"/>
      <w:ins w:id="895" w:author="Veekija" w:date="2013-04-24T19:01:00Z">
        <w:r>
          <w:t>Student Subject Enroll</w:t>
        </w:r>
      </w:ins>
      <w:ins w:id="896" w:author="Veekija" w:date="2013-04-24T19:02:00Z">
        <w:r>
          <w:t>ment</w:t>
        </w:r>
      </w:ins>
      <w:bookmarkEnd w:id="894"/>
    </w:p>
    <w:p w:rsidR="00E704B7" w:rsidRDefault="00E704B7" w:rsidP="00E704B7">
      <w:pPr>
        <w:pStyle w:val="Heading5"/>
        <w:spacing w:line="360" w:lineRule="auto"/>
        <w:rPr>
          <w:ins w:id="897" w:author="Veekija" w:date="2013-04-24T19:01:00Z"/>
        </w:rPr>
      </w:pPr>
      <w:bookmarkStart w:id="898" w:name="_Toc354848820"/>
      <w:ins w:id="899" w:author="Veekija" w:date="2013-04-24T19:04:00Z">
        <w:r>
          <w:t>Process s</w:t>
        </w:r>
      </w:ins>
      <w:ins w:id="900" w:author="Veekija" w:date="2013-04-24T19:01:00Z">
        <w:r>
          <w:t xml:space="preserve">tudent </w:t>
        </w:r>
      </w:ins>
      <w:ins w:id="901" w:author="Veekija" w:date="2013-04-24T19:04:00Z">
        <w:r>
          <w:t>school year results</w:t>
        </w:r>
      </w:ins>
      <w:bookmarkEnd w:id="898"/>
    </w:p>
    <w:p w:rsidR="001D7166" w:rsidRDefault="001D7166" w:rsidP="001D7166">
      <w:pPr>
        <w:pStyle w:val="Heading4"/>
        <w:rPr>
          <w:ins w:id="902" w:author="Veekija" w:date="2013-04-22T17:45:00Z"/>
        </w:rPr>
      </w:pPr>
      <w:bookmarkStart w:id="903" w:name="_Toc354848821"/>
      <w:bookmarkStart w:id="904" w:name="_Toc354252445"/>
      <w:ins w:id="905" w:author="Veekija" w:date="2013-04-22T17:45:00Z">
        <w:r>
          <w:t>Reports Management</w:t>
        </w:r>
        <w:bookmarkEnd w:id="903"/>
      </w:ins>
    </w:p>
    <w:p w:rsidR="00CD0CF6" w:rsidRDefault="00CD0CF6" w:rsidP="00CD0CF6">
      <w:pPr>
        <w:pStyle w:val="Heading2"/>
        <w:spacing w:line="360" w:lineRule="auto"/>
        <w:rPr>
          <w:ins w:id="906" w:author="Veekija" w:date="2013-04-22T17:42:00Z"/>
        </w:rPr>
      </w:pPr>
      <w:bookmarkStart w:id="907" w:name="_Toc354848822"/>
      <w:bookmarkEnd w:id="904"/>
      <w:ins w:id="908" w:author="Veekija" w:date="2013-04-22T17:42:00Z">
        <w:r>
          <w:t xml:space="preserve">Teacher </w:t>
        </w:r>
      </w:ins>
      <w:ins w:id="909" w:author="Veekija" w:date="2013-04-22T18:17:00Z">
        <w:r w:rsidR="005E08AC">
          <w:t>Portal</w:t>
        </w:r>
      </w:ins>
      <w:bookmarkEnd w:id="907"/>
    </w:p>
    <w:p w:rsidR="00CD0CF6" w:rsidRDefault="00CD0CF6" w:rsidP="00CD0CF6">
      <w:pPr>
        <w:pStyle w:val="Heading2"/>
        <w:spacing w:line="360" w:lineRule="auto"/>
        <w:rPr>
          <w:ins w:id="910" w:author="Veekija" w:date="2013-04-22T17:49:00Z"/>
        </w:rPr>
      </w:pPr>
      <w:bookmarkStart w:id="911" w:name="_Toc354848823"/>
      <w:ins w:id="912" w:author="Veekija" w:date="2013-04-22T17:43:00Z">
        <w:r>
          <w:t>Student</w:t>
        </w:r>
      </w:ins>
      <w:ins w:id="913" w:author="Veekija" w:date="2013-04-22T17:42:00Z">
        <w:r>
          <w:t xml:space="preserve"> </w:t>
        </w:r>
      </w:ins>
      <w:ins w:id="914" w:author="Veekija" w:date="2013-04-22T18:18:00Z">
        <w:r w:rsidR="005E08AC">
          <w:t>Portal</w:t>
        </w:r>
      </w:ins>
      <w:bookmarkEnd w:id="911"/>
    </w:p>
    <w:p w:rsidR="0062452E" w:rsidRPr="0062452E" w:rsidRDefault="0062452E" w:rsidP="006B45AE">
      <w:pPr>
        <w:rPr>
          <w:ins w:id="915" w:author="Veekija" w:date="2013-04-22T17:42:00Z"/>
        </w:rPr>
      </w:pPr>
    </w:p>
    <w:p w:rsidR="00CD0CF6" w:rsidRPr="00CD0CF6" w:rsidRDefault="00CD0CF6" w:rsidP="006F1237">
      <w:pPr>
        <w:rPr>
          <w:ins w:id="916" w:author="Veekija" w:date="2013-04-22T17:42:00Z"/>
        </w:rPr>
      </w:pPr>
    </w:p>
    <w:p w:rsidR="00CD0CF6" w:rsidRPr="00CD0CF6" w:rsidRDefault="00CD0CF6" w:rsidP="006F1237"/>
    <w:sectPr w:rsidR="00CD0CF6" w:rsidRPr="00CD0CF6" w:rsidSect="00DF7D6E">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B00" w:rsidRDefault="00C97B00" w:rsidP="002B2799">
      <w:pPr>
        <w:spacing w:after="0" w:line="240" w:lineRule="auto"/>
      </w:pPr>
      <w:r>
        <w:separator/>
      </w:r>
    </w:p>
  </w:endnote>
  <w:endnote w:type="continuationSeparator" w:id="0">
    <w:p w:rsidR="00C97B00" w:rsidRDefault="00C97B00"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73C" w:rsidRDefault="0062273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D3635">
      <w:rPr>
        <w:b/>
        <w:bCs/>
        <w:noProof/>
      </w:rPr>
      <w:t>46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D3635">
      <w:rPr>
        <w:b/>
        <w:bCs/>
        <w:noProof/>
      </w:rPr>
      <w:t>65</w:t>
    </w:r>
    <w:r>
      <w:rPr>
        <w:b/>
        <w:bCs/>
        <w:sz w:val="24"/>
        <w:szCs w:val="24"/>
      </w:rPr>
      <w:fldChar w:fldCharType="end"/>
    </w:r>
  </w:p>
  <w:p w:rsidR="0062273C" w:rsidRDefault="006227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B00" w:rsidRDefault="00C97B00" w:rsidP="002B2799">
      <w:pPr>
        <w:spacing w:after="0" w:line="240" w:lineRule="auto"/>
      </w:pPr>
      <w:r>
        <w:separator/>
      </w:r>
    </w:p>
  </w:footnote>
  <w:footnote w:type="continuationSeparator" w:id="0">
    <w:p w:rsidR="00C97B00" w:rsidRDefault="00C97B00"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A404B"/>
    <w:multiLevelType w:val="hybridMultilevel"/>
    <w:tmpl w:val="953C85FC"/>
    <w:lvl w:ilvl="0" w:tplc="79982284">
      <w:start w:val="1"/>
      <w:numFmt w:val="bullet"/>
      <w:lvlText w:val=""/>
      <w:lvlJc w:val="left"/>
      <w:pPr>
        <w:tabs>
          <w:tab w:val="num" w:pos="720"/>
        </w:tabs>
        <w:ind w:left="720" w:hanging="360"/>
      </w:pPr>
      <w:rPr>
        <w:rFonts w:ascii="Wingdings 3" w:hAnsi="Wingdings 3" w:hint="default"/>
      </w:rPr>
    </w:lvl>
    <w:lvl w:ilvl="1" w:tplc="636471BE">
      <w:start w:val="1362"/>
      <w:numFmt w:val="bullet"/>
      <w:lvlText w:val="◦"/>
      <w:lvlJc w:val="left"/>
      <w:pPr>
        <w:tabs>
          <w:tab w:val="num" w:pos="1440"/>
        </w:tabs>
        <w:ind w:left="1440" w:hanging="360"/>
      </w:pPr>
      <w:rPr>
        <w:rFonts w:ascii="Verdana" w:hAnsi="Verdana" w:hint="default"/>
      </w:rPr>
    </w:lvl>
    <w:lvl w:ilvl="2" w:tplc="2ABE090C" w:tentative="1">
      <w:start w:val="1"/>
      <w:numFmt w:val="bullet"/>
      <w:lvlText w:val=""/>
      <w:lvlJc w:val="left"/>
      <w:pPr>
        <w:tabs>
          <w:tab w:val="num" w:pos="2160"/>
        </w:tabs>
        <w:ind w:left="2160" w:hanging="360"/>
      </w:pPr>
      <w:rPr>
        <w:rFonts w:ascii="Wingdings 3" w:hAnsi="Wingdings 3" w:hint="default"/>
      </w:rPr>
    </w:lvl>
    <w:lvl w:ilvl="3" w:tplc="60EEFD54" w:tentative="1">
      <w:start w:val="1"/>
      <w:numFmt w:val="bullet"/>
      <w:lvlText w:val=""/>
      <w:lvlJc w:val="left"/>
      <w:pPr>
        <w:tabs>
          <w:tab w:val="num" w:pos="2880"/>
        </w:tabs>
        <w:ind w:left="2880" w:hanging="360"/>
      </w:pPr>
      <w:rPr>
        <w:rFonts w:ascii="Wingdings 3" w:hAnsi="Wingdings 3" w:hint="default"/>
      </w:rPr>
    </w:lvl>
    <w:lvl w:ilvl="4" w:tplc="458A485E" w:tentative="1">
      <w:start w:val="1"/>
      <w:numFmt w:val="bullet"/>
      <w:lvlText w:val=""/>
      <w:lvlJc w:val="left"/>
      <w:pPr>
        <w:tabs>
          <w:tab w:val="num" w:pos="3600"/>
        </w:tabs>
        <w:ind w:left="3600" w:hanging="360"/>
      </w:pPr>
      <w:rPr>
        <w:rFonts w:ascii="Wingdings 3" w:hAnsi="Wingdings 3" w:hint="default"/>
      </w:rPr>
    </w:lvl>
    <w:lvl w:ilvl="5" w:tplc="A0E4F740" w:tentative="1">
      <w:start w:val="1"/>
      <w:numFmt w:val="bullet"/>
      <w:lvlText w:val=""/>
      <w:lvlJc w:val="left"/>
      <w:pPr>
        <w:tabs>
          <w:tab w:val="num" w:pos="4320"/>
        </w:tabs>
        <w:ind w:left="4320" w:hanging="360"/>
      </w:pPr>
      <w:rPr>
        <w:rFonts w:ascii="Wingdings 3" w:hAnsi="Wingdings 3" w:hint="default"/>
      </w:rPr>
    </w:lvl>
    <w:lvl w:ilvl="6" w:tplc="FA9029EA" w:tentative="1">
      <w:start w:val="1"/>
      <w:numFmt w:val="bullet"/>
      <w:lvlText w:val=""/>
      <w:lvlJc w:val="left"/>
      <w:pPr>
        <w:tabs>
          <w:tab w:val="num" w:pos="5040"/>
        </w:tabs>
        <w:ind w:left="5040" w:hanging="360"/>
      </w:pPr>
      <w:rPr>
        <w:rFonts w:ascii="Wingdings 3" w:hAnsi="Wingdings 3" w:hint="default"/>
      </w:rPr>
    </w:lvl>
    <w:lvl w:ilvl="7" w:tplc="640C99C8" w:tentative="1">
      <w:start w:val="1"/>
      <w:numFmt w:val="bullet"/>
      <w:lvlText w:val=""/>
      <w:lvlJc w:val="left"/>
      <w:pPr>
        <w:tabs>
          <w:tab w:val="num" w:pos="5760"/>
        </w:tabs>
        <w:ind w:left="5760" w:hanging="360"/>
      </w:pPr>
      <w:rPr>
        <w:rFonts w:ascii="Wingdings 3" w:hAnsi="Wingdings 3" w:hint="default"/>
      </w:rPr>
    </w:lvl>
    <w:lvl w:ilvl="8" w:tplc="2180863A" w:tentative="1">
      <w:start w:val="1"/>
      <w:numFmt w:val="bullet"/>
      <w:lvlText w:val=""/>
      <w:lvlJc w:val="left"/>
      <w:pPr>
        <w:tabs>
          <w:tab w:val="num" w:pos="6480"/>
        </w:tabs>
        <w:ind w:left="6480" w:hanging="360"/>
      </w:pPr>
      <w:rPr>
        <w:rFonts w:ascii="Wingdings 3" w:hAnsi="Wingdings 3" w:hint="default"/>
      </w:rPr>
    </w:lvl>
  </w:abstractNum>
  <w:abstractNum w:abstractNumId="4">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E96207"/>
    <w:multiLevelType w:val="hybridMultilevel"/>
    <w:tmpl w:val="002CD1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2FC74FB"/>
    <w:multiLevelType w:val="hybridMultilevel"/>
    <w:tmpl w:val="10423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8DC3D2D"/>
    <w:multiLevelType w:val="hybridMultilevel"/>
    <w:tmpl w:val="547EF2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FF62ED7"/>
    <w:multiLevelType w:val="hybridMultilevel"/>
    <w:tmpl w:val="498CD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7"/>
  </w:num>
  <w:num w:numId="2">
    <w:abstractNumId w:val="18"/>
  </w:num>
  <w:num w:numId="3">
    <w:abstractNumId w:val="0"/>
  </w:num>
  <w:num w:numId="4">
    <w:abstractNumId w:val="6"/>
  </w:num>
  <w:num w:numId="5">
    <w:abstractNumId w:val="11"/>
  </w:num>
  <w:num w:numId="6">
    <w:abstractNumId w:val="9"/>
  </w:num>
  <w:num w:numId="7">
    <w:abstractNumId w:val="14"/>
  </w:num>
  <w:num w:numId="8">
    <w:abstractNumId w:val="18"/>
  </w:num>
  <w:num w:numId="9">
    <w:abstractNumId w:val="8"/>
  </w:num>
  <w:num w:numId="10">
    <w:abstractNumId w:val="17"/>
  </w:num>
  <w:num w:numId="11">
    <w:abstractNumId w:val="1"/>
  </w:num>
  <w:num w:numId="12">
    <w:abstractNumId w:val="16"/>
  </w:num>
  <w:num w:numId="13">
    <w:abstractNumId w:val="4"/>
  </w:num>
  <w:num w:numId="14">
    <w:abstractNumId w:val="2"/>
  </w:num>
  <w:num w:numId="15">
    <w:abstractNumId w:val="13"/>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163EA"/>
    <w:rsid w:val="0002222B"/>
    <w:rsid w:val="00030B66"/>
    <w:rsid w:val="000327C7"/>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B298B"/>
    <w:rsid w:val="000C0244"/>
    <w:rsid w:val="000C141C"/>
    <w:rsid w:val="000C23EE"/>
    <w:rsid w:val="000C3657"/>
    <w:rsid w:val="000C3E76"/>
    <w:rsid w:val="000C5D43"/>
    <w:rsid w:val="000E58FF"/>
    <w:rsid w:val="000E7ED5"/>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36A"/>
    <w:rsid w:val="00125D51"/>
    <w:rsid w:val="001267DC"/>
    <w:rsid w:val="00131A3E"/>
    <w:rsid w:val="00131FA0"/>
    <w:rsid w:val="00132566"/>
    <w:rsid w:val="00132929"/>
    <w:rsid w:val="00141F36"/>
    <w:rsid w:val="00143E7A"/>
    <w:rsid w:val="001464BC"/>
    <w:rsid w:val="00146EDB"/>
    <w:rsid w:val="001505EF"/>
    <w:rsid w:val="0015196B"/>
    <w:rsid w:val="00155D48"/>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B63F0"/>
    <w:rsid w:val="001B7BE1"/>
    <w:rsid w:val="001C2029"/>
    <w:rsid w:val="001C3B35"/>
    <w:rsid w:val="001C521D"/>
    <w:rsid w:val="001C778F"/>
    <w:rsid w:val="001D208B"/>
    <w:rsid w:val="001D36B1"/>
    <w:rsid w:val="001D544E"/>
    <w:rsid w:val="001D5E2E"/>
    <w:rsid w:val="001D7166"/>
    <w:rsid w:val="001E4D3B"/>
    <w:rsid w:val="001E5EC1"/>
    <w:rsid w:val="001F075F"/>
    <w:rsid w:val="001F162F"/>
    <w:rsid w:val="001F2A64"/>
    <w:rsid w:val="001F3482"/>
    <w:rsid w:val="001F3855"/>
    <w:rsid w:val="001F641A"/>
    <w:rsid w:val="001F75DF"/>
    <w:rsid w:val="00200049"/>
    <w:rsid w:val="00206B46"/>
    <w:rsid w:val="00212E30"/>
    <w:rsid w:val="0022229D"/>
    <w:rsid w:val="002224AF"/>
    <w:rsid w:val="002240E6"/>
    <w:rsid w:val="00224B70"/>
    <w:rsid w:val="002259D1"/>
    <w:rsid w:val="0023487A"/>
    <w:rsid w:val="00237031"/>
    <w:rsid w:val="0023716F"/>
    <w:rsid w:val="002402CE"/>
    <w:rsid w:val="002430AB"/>
    <w:rsid w:val="00247D4B"/>
    <w:rsid w:val="002507D7"/>
    <w:rsid w:val="0025162C"/>
    <w:rsid w:val="00251826"/>
    <w:rsid w:val="0025257D"/>
    <w:rsid w:val="002536FD"/>
    <w:rsid w:val="002543AE"/>
    <w:rsid w:val="00256201"/>
    <w:rsid w:val="00256454"/>
    <w:rsid w:val="00256AAE"/>
    <w:rsid w:val="00260B74"/>
    <w:rsid w:val="002628EA"/>
    <w:rsid w:val="00264979"/>
    <w:rsid w:val="00264B41"/>
    <w:rsid w:val="002677D7"/>
    <w:rsid w:val="0027238E"/>
    <w:rsid w:val="00274D67"/>
    <w:rsid w:val="00284355"/>
    <w:rsid w:val="0028705A"/>
    <w:rsid w:val="002955EC"/>
    <w:rsid w:val="002A00E9"/>
    <w:rsid w:val="002A2E16"/>
    <w:rsid w:val="002A4CE6"/>
    <w:rsid w:val="002A5EC5"/>
    <w:rsid w:val="002A6FD8"/>
    <w:rsid w:val="002A78F4"/>
    <w:rsid w:val="002B067E"/>
    <w:rsid w:val="002B2799"/>
    <w:rsid w:val="002B31F2"/>
    <w:rsid w:val="002B7428"/>
    <w:rsid w:val="002C0829"/>
    <w:rsid w:val="002C2362"/>
    <w:rsid w:val="002D258A"/>
    <w:rsid w:val="002D3EB9"/>
    <w:rsid w:val="002D711B"/>
    <w:rsid w:val="002E2C40"/>
    <w:rsid w:val="002E3555"/>
    <w:rsid w:val="002E3B20"/>
    <w:rsid w:val="002E508D"/>
    <w:rsid w:val="002F0345"/>
    <w:rsid w:val="002F0734"/>
    <w:rsid w:val="002F1518"/>
    <w:rsid w:val="002F3753"/>
    <w:rsid w:val="002F46C1"/>
    <w:rsid w:val="002F6194"/>
    <w:rsid w:val="00300502"/>
    <w:rsid w:val="00301785"/>
    <w:rsid w:val="00302290"/>
    <w:rsid w:val="003123CF"/>
    <w:rsid w:val="00312CC3"/>
    <w:rsid w:val="003203A4"/>
    <w:rsid w:val="003250B9"/>
    <w:rsid w:val="00335383"/>
    <w:rsid w:val="00337AA7"/>
    <w:rsid w:val="003402B6"/>
    <w:rsid w:val="003415B6"/>
    <w:rsid w:val="0034231C"/>
    <w:rsid w:val="003466DD"/>
    <w:rsid w:val="0034676D"/>
    <w:rsid w:val="00347831"/>
    <w:rsid w:val="00350BA8"/>
    <w:rsid w:val="003516FA"/>
    <w:rsid w:val="0035496A"/>
    <w:rsid w:val="00355A22"/>
    <w:rsid w:val="00356B37"/>
    <w:rsid w:val="0035783B"/>
    <w:rsid w:val="00360AB8"/>
    <w:rsid w:val="00375D13"/>
    <w:rsid w:val="00377FA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1672"/>
    <w:rsid w:val="003B3D13"/>
    <w:rsid w:val="003B65FE"/>
    <w:rsid w:val="003C0DAD"/>
    <w:rsid w:val="003C0FE7"/>
    <w:rsid w:val="003C402C"/>
    <w:rsid w:val="003C53DE"/>
    <w:rsid w:val="003C7822"/>
    <w:rsid w:val="003C7F10"/>
    <w:rsid w:val="003D4C97"/>
    <w:rsid w:val="003D6734"/>
    <w:rsid w:val="003E4DD7"/>
    <w:rsid w:val="003F1101"/>
    <w:rsid w:val="003F1288"/>
    <w:rsid w:val="003F1A1D"/>
    <w:rsid w:val="003F6066"/>
    <w:rsid w:val="00400AFB"/>
    <w:rsid w:val="00404276"/>
    <w:rsid w:val="00404B79"/>
    <w:rsid w:val="00406B11"/>
    <w:rsid w:val="00406EC4"/>
    <w:rsid w:val="00407C9D"/>
    <w:rsid w:val="00411D91"/>
    <w:rsid w:val="00413AEB"/>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1F2"/>
    <w:rsid w:val="00446CD0"/>
    <w:rsid w:val="00450F4F"/>
    <w:rsid w:val="00456DC1"/>
    <w:rsid w:val="00465BFB"/>
    <w:rsid w:val="00477613"/>
    <w:rsid w:val="004778E0"/>
    <w:rsid w:val="00477CAF"/>
    <w:rsid w:val="00480983"/>
    <w:rsid w:val="00481E24"/>
    <w:rsid w:val="00482C07"/>
    <w:rsid w:val="004843ED"/>
    <w:rsid w:val="00485FF9"/>
    <w:rsid w:val="004956AB"/>
    <w:rsid w:val="00495DFE"/>
    <w:rsid w:val="00496445"/>
    <w:rsid w:val="00497739"/>
    <w:rsid w:val="004A1D7E"/>
    <w:rsid w:val="004A2A69"/>
    <w:rsid w:val="004A3873"/>
    <w:rsid w:val="004A3884"/>
    <w:rsid w:val="004A423E"/>
    <w:rsid w:val="004B20FA"/>
    <w:rsid w:val="004B4ACC"/>
    <w:rsid w:val="004C1E97"/>
    <w:rsid w:val="004C304D"/>
    <w:rsid w:val="004C4893"/>
    <w:rsid w:val="004D1008"/>
    <w:rsid w:val="004D4555"/>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B66"/>
    <w:rsid w:val="00561CD6"/>
    <w:rsid w:val="0056483D"/>
    <w:rsid w:val="005716C0"/>
    <w:rsid w:val="0057779F"/>
    <w:rsid w:val="005860D8"/>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6CBA"/>
    <w:rsid w:val="005C70EA"/>
    <w:rsid w:val="005C7AE5"/>
    <w:rsid w:val="005D39B7"/>
    <w:rsid w:val="005D512A"/>
    <w:rsid w:val="005E08AC"/>
    <w:rsid w:val="005E1B58"/>
    <w:rsid w:val="005E680C"/>
    <w:rsid w:val="005F2700"/>
    <w:rsid w:val="005F3A49"/>
    <w:rsid w:val="005F6774"/>
    <w:rsid w:val="005F6873"/>
    <w:rsid w:val="006042BB"/>
    <w:rsid w:val="006060C9"/>
    <w:rsid w:val="006103FC"/>
    <w:rsid w:val="00610E51"/>
    <w:rsid w:val="006200E1"/>
    <w:rsid w:val="0062273C"/>
    <w:rsid w:val="00623EA7"/>
    <w:rsid w:val="0062452E"/>
    <w:rsid w:val="006273E5"/>
    <w:rsid w:val="00627401"/>
    <w:rsid w:val="0063226C"/>
    <w:rsid w:val="0063467E"/>
    <w:rsid w:val="006351D8"/>
    <w:rsid w:val="00636785"/>
    <w:rsid w:val="006370E8"/>
    <w:rsid w:val="00641573"/>
    <w:rsid w:val="00641E41"/>
    <w:rsid w:val="00642378"/>
    <w:rsid w:val="0064245C"/>
    <w:rsid w:val="00643B01"/>
    <w:rsid w:val="006440C0"/>
    <w:rsid w:val="00645EAF"/>
    <w:rsid w:val="00646720"/>
    <w:rsid w:val="006474C6"/>
    <w:rsid w:val="006478E2"/>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4342"/>
    <w:rsid w:val="006A6D24"/>
    <w:rsid w:val="006B36B7"/>
    <w:rsid w:val="006B45AE"/>
    <w:rsid w:val="006B4FE9"/>
    <w:rsid w:val="006C2E66"/>
    <w:rsid w:val="006C4C2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6491B"/>
    <w:rsid w:val="00771FE6"/>
    <w:rsid w:val="007725FC"/>
    <w:rsid w:val="00774653"/>
    <w:rsid w:val="007749FA"/>
    <w:rsid w:val="00777D35"/>
    <w:rsid w:val="00777EF3"/>
    <w:rsid w:val="007827BA"/>
    <w:rsid w:val="00782E16"/>
    <w:rsid w:val="00784983"/>
    <w:rsid w:val="00791C0B"/>
    <w:rsid w:val="00792AD4"/>
    <w:rsid w:val="00793CF9"/>
    <w:rsid w:val="007A5F2F"/>
    <w:rsid w:val="007B0EBA"/>
    <w:rsid w:val="007B2D10"/>
    <w:rsid w:val="007B586D"/>
    <w:rsid w:val="007C4DE6"/>
    <w:rsid w:val="007D3635"/>
    <w:rsid w:val="007D55EE"/>
    <w:rsid w:val="007E21FD"/>
    <w:rsid w:val="00801136"/>
    <w:rsid w:val="00801434"/>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39D3"/>
    <w:rsid w:val="008546C8"/>
    <w:rsid w:val="00862B97"/>
    <w:rsid w:val="00867DC0"/>
    <w:rsid w:val="00870798"/>
    <w:rsid w:val="00895F71"/>
    <w:rsid w:val="008967A9"/>
    <w:rsid w:val="008A11D4"/>
    <w:rsid w:val="008A6365"/>
    <w:rsid w:val="008A741A"/>
    <w:rsid w:val="008B3605"/>
    <w:rsid w:val="008B6715"/>
    <w:rsid w:val="008C0DF1"/>
    <w:rsid w:val="008C70CC"/>
    <w:rsid w:val="008D102B"/>
    <w:rsid w:val="008D4C1F"/>
    <w:rsid w:val="008E147F"/>
    <w:rsid w:val="008E30BF"/>
    <w:rsid w:val="008E41CA"/>
    <w:rsid w:val="008E61DC"/>
    <w:rsid w:val="008F0F4C"/>
    <w:rsid w:val="008F2AB0"/>
    <w:rsid w:val="008F446D"/>
    <w:rsid w:val="008F6C5D"/>
    <w:rsid w:val="008F704F"/>
    <w:rsid w:val="00902552"/>
    <w:rsid w:val="009052F4"/>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255E"/>
    <w:rsid w:val="00A078C7"/>
    <w:rsid w:val="00A1244B"/>
    <w:rsid w:val="00A23890"/>
    <w:rsid w:val="00A23E04"/>
    <w:rsid w:val="00A24DEF"/>
    <w:rsid w:val="00A27C72"/>
    <w:rsid w:val="00A371D1"/>
    <w:rsid w:val="00A37C49"/>
    <w:rsid w:val="00A40B48"/>
    <w:rsid w:val="00A44D44"/>
    <w:rsid w:val="00A50269"/>
    <w:rsid w:val="00A5057F"/>
    <w:rsid w:val="00A51524"/>
    <w:rsid w:val="00A5153D"/>
    <w:rsid w:val="00A63033"/>
    <w:rsid w:val="00A636BB"/>
    <w:rsid w:val="00A66F64"/>
    <w:rsid w:val="00A724C6"/>
    <w:rsid w:val="00A754DF"/>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1AB7"/>
    <w:rsid w:val="00AC471C"/>
    <w:rsid w:val="00AC4CAF"/>
    <w:rsid w:val="00AC4D9A"/>
    <w:rsid w:val="00AD1CD3"/>
    <w:rsid w:val="00AD1D1E"/>
    <w:rsid w:val="00AD288E"/>
    <w:rsid w:val="00AD3719"/>
    <w:rsid w:val="00AD6D51"/>
    <w:rsid w:val="00AD7345"/>
    <w:rsid w:val="00AF1301"/>
    <w:rsid w:val="00AF155C"/>
    <w:rsid w:val="00AF2FC5"/>
    <w:rsid w:val="00AF4547"/>
    <w:rsid w:val="00B03A2E"/>
    <w:rsid w:val="00B075FE"/>
    <w:rsid w:val="00B07CE8"/>
    <w:rsid w:val="00B13E96"/>
    <w:rsid w:val="00B14358"/>
    <w:rsid w:val="00B145F4"/>
    <w:rsid w:val="00B24AB8"/>
    <w:rsid w:val="00B25092"/>
    <w:rsid w:val="00B2789D"/>
    <w:rsid w:val="00B415A8"/>
    <w:rsid w:val="00B425D1"/>
    <w:rsid w:val="00B42FEB"/>
    <w:rsid w:val="00B4398F"/>
    <w:rsid w:val="00B43FE1"/>
    <w:rsid w:val="00B45BB2"/>
    <w:rsid w:val="00B45D7F"/>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4A"/>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22E5"/>
    <w:rsid w:val="00C25AB2"/>
    <w:rsid w:val="00C26D65"/>
    <w:rsid w:val="00C27991"/>
    <w:rsid w:val="00C27E4E"/>
    <w:rsid w:val="00C34508"/>
    <w:rsid w:val="00C349A3"/>
    <w:rsid w:val="00C361FB"/>
    <w:rsid w:val="00C426AC"/>
    <w:rsid w:val="00C42C43"/>
    <w:rsid w:val="00C45FB8"/>
    <w:rsid w:val="00C50B8F"/>
    <w:rsid w:val="00C50EFA"/>
    <w:rsid w:val="00C54B36"/>
    <w:rsid w:val="00C637AD"/>
    <w:rsid w:val="00C70CE8"/>
    <w:rsid w:val="00C747F1"/>
    <w:rsid w:val="00C74C8F"/>
    <w:rsid w:val="00C74D3D"/>
    <w:rsid w:val="00C75B13"/>
    <w:rsid w:val="00C7613B"/>
    <w:rsid w:val="00C85303"/>
    <w:rsid w:val="00C926CF"/>
    <w:rsid w:val="00C94E9C"/>
    <w:rsid w:val="00C95403"/>
    <w:rsid w:val="00C97B00"/>
    <w:rsid w:val="00CA1A5B"/>
    <w:rsid w:val="00CA2CC2"/>
    <w:rsid w:val="00CA5C53"/>
    <w:rsid w:val="00CB6ACA"/>
    <w:rsid w:val="00CB77AB"/>
    <w:rsid w:val="00CC12D8"/>
    <w:rsid w:val="00CC4C32"/>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498"/>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B554F"/>
    <w:rsid w:val="00DB6EE3"/>
    <w:rsid w:val="00DC0BBA"/>
    <w:rsid w:val="00DC0E4B"/>
    <w:rsid w:val="00DC108A"/>
    <w:rsid w:val="00DC1A2C"/>
    <w:rsid w:val="00DC29BE"/>
    <w:rsid w:val="00DC605B"/>
    <w:rsid w:val="00DC69FD"/>
    <w:rsid w:val="00DC707A"/>
    <w:rsid w:val="00DC70E4"/>
    <w:rsid w:val="00DD1C9D"/>
    <w:rsid w:val="00DD3952"/>
    <w:rsid w:val="00DE0CA4"/>
    <w:rsid w:val="00DE183B"/>
    <w:rsid w:val="00DE1893"/>
    <w:rsid w:val="00DF0F58"/>
    <w:rsid w:val="00DF26AD"/>
    <w:rsid w:val="00DF27B8"/>
    <w:rsid w:val="00DF5D73"/>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451ED"/>
    <w:rsid w:val="00E52E92"/>
    <w:rsid w:val="00E574CD"/>
    <w:rsid w:val="00E61B26"/>
    <w:rsid w:val="00E628C0"/>
    <w:rsid w:val="00E66607"/>
    <w:rsid w:val="00E704B7"/>
    <w:rsid w:val="00E73A4D"/>
    <w:rsid w:val="00E77D6A"/>
    <w:rsid w:val="00E81667"/>
    <w:rsid w:val="00E83524"/>
    <w:rsid w:val="00E83AA2"/>
    <w:rsid w:val="00E87BF7"/>
    <w:rsid w:val="00E9417D"/>
    <w:rsid w:val="00E9426A"/>
    <w:rsid w:val="00E970D4"/>
    <w:rsid w:val="00EA18B0"/>
    <w:rsid w:val="00EA197F"/>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13DF0"/>
    <w:rsid w:val="00F2008C"/>
    <w:rsid w:val="00F204EE"/>
    <w:rsid w:val="00F22113"/>
    <w:rsid w:val="00F23FFE"/>
    <w:rsid w:val="00F27467"/>
    <w:rsid w:val="00F277CF"/>
    <w:rsid w:val="00F357B9"/>
    <w:rsid w:val="00F36211"/>
    <w:rsid w:val="00F369F5"/>
    <w:rsid w:val="00F372C3"/>
    <w:rsid w:val="00F3786D"/>
    <w:rsid w:val="00F37BF6"/>
    <w:rsid w:val="00F45351"/>
    <w:rsid w:val="00F45BBC"/>
    <w:rsid w:val="00F52390"/>
    <w:rsid w:val="00F53EE5"/>
    <w:rsid w:val="00F564AC"/>
    <w:rsid w:val="00F6319A"/>
    <w:rsid w:val="00F703B4"/>
    <w:rsid w:val="00F7399A"/>
    <w:rsid w:val="00F75441"/>
    <w:rsid w:val="00F8015E"/>
    <w:rsid w:val="00F816D6"/>
    <w:rsid w:val="00F83F51"/>
    <w:rsid w:val="00F87549"/>
    <w:rsid w:val="00F87EC1"/>
    <w:rsid w:val="00F90BBB"/>
    <w:rsid w:val="00F94F3C"/>
    <w:rsid w:val="00F956A6"/>
    <w:rsid w:val="00F9777E"/>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AutoShape 14"/>
        <o:r id="V:Rule6" type="connector" idref="#AutoShape 8"/>
        <o:r id="V:Rule7" type="connector" idref="#AutoShape 21"/>
        <o:r id="V:Rule8" type="connector" idref="#AutoShape 15"/>
        <o:r id="V:Rule9" type="connector" idref="#_x0000_s1136">
          <o:proxy start="" idref="#Straight Connector 140" connectloc="0"/>
          <o:proxy end="" idref="#Oval 107" connectloc="7"/>
        </o:r>
        <o:r id="V:Rule10" type="connector" idref="#_x0000_s1144">
          <o:proxy start="" idref="#Oval 5" connectloc="0"/>
          <o:proxy end="" idref="#Oval 107" connectloc="2"/>
        </o:r>
        <o:r id="V:Rule11" type="connector" idref="#_x0000_s1122"/>
        <o:r id="V:Rule12" type="connector" idref="#AutoShape 13"/>
        <o:r id="V:Rule13" type="connector" idref="#AutoShape 20"/>
        <o:r id="V:Rule14" type="connector" idref="#AutoShape 6"/>
        <o:r id="V:Rule15" type="connector" idref="#_x0000_s1149">
          <o:proxy start="" idref="#Straight Connector 110" connectloc="1"/>
          <o:proxy end="" idref="#Oval 27" connectloc="2"/>
        </o:r>
        <o:r id="V:Rule16" type="connector" idref="#AutoShape 9"/>
        <o:r id="V:Rule17" type="connector" idref="#_x0000_s1138">
          <o:proxy start="" idref="#Straight Connector 113" connectloc="0"/>
          <o:proxy end="" idref="#Oval 75" connectloc="2"/>
        </o:r>
        <o:r id="V:Rule18" type="connector" idref="#AutoShape 18"/>
        <o:r id="V:Rule19" type="connector" idref="#_x0000_s1121"/>
        <o:r id="V:Rule20" type="connector" idref="#_x0000_s1124"/>
        <o:r id="V:Rule21" type="connector" idref="#_x0000_s1128"/>
        <o:r id="V:Rule22" type="connector" idref="#_x0000_s1151">
          <o:proxy start="" idref="#Oval 17" connectloc="5"/>
          <o:proxy end="" idref="#Oval 108" connectloc="2"/>
        </o:r>
        <o:r id="V:Rule23" type="connector" idref="#_x0000_s1137">
          <o:proxy start="" idref="#Straight Connector 113" connectloc="0"/>
          <o:proxy end="" idref="#Oval 31" connectloc="2"/>
        </o:r>
        <o:r id="V:Rule24" type="connector" idref="#_x0000_s1145">
          <o:proxy start="" idref="#Oval 5" connectloc="7"/>
          <o:proxy end="" idref="#Oval 27" connectloc="2"/>
        </o:r>
        <o:r id="V:Rule25" type="connector" idref="#_x0000_s1153">
          <o:proxy start="" idref="#Straight Connector 110" connectloc="1"/>
          <o:proxy end="" idref="#Oval 105" connectloc="2"/>
        </o:r>
        <o:r id="V:Rule26" type="connector" idref="#_x0000_s1123"/>
        <o:r id="V:Rule27" type="connector" idref="#AutoShape 19"/>
        <o:r id="V:Rule28" type="connector" idref="#_x0000_s1147">
          <o:proxy start="" idref="#Straight Connector 125" connectloc="0"/>
          <o:proxy end="" idref="#Oval 108" connectloc="3"/>
        </o:r>
        <o:r id="V:Rule29" type="connector" idref="#_x0000_s1146">
          <o:proxy start="" idref="#Oval 5" connectloc="7"/>
          <o:proxy end="" idref="#Oval 105" connectloc="2"/>
        </o:r>
        <o:r id="V:Rule30" type="connector" idref="#_x0000_s1148">
          <o:proxy start="" idref="#Straight Connector 113" connectloc="0"/>
          <o:proxy end="" idref="#Oval 107" connectloc="1"/>
        </o:r>
        <o:r id="V:Rule31" type="connector" idref="#AutoShape 7"/>
        <o:r id="V:Rule32" type="connector" idref="#_x0000_s1154">
          <o:proxy start="" idref="#Oval 5" connectloc="0"/>
          <o:proxy end="" idref="#Oval 105" connectloc="2"/>
        </o:r>
        <o:r id="V:Rule33" type="connector" idref="#_x0000_s1129"/>
        <o:r id="V:Rule34" type="connector" idref="#_x0000_s1150">
          <o:proxy start="" idref="#Oval 17" connectloc="5"/>
          <o:proxy end="" idref="#Oval 105" connectloc="2"/>
        </o:r>
        <o:r id="V:Rule35" type="connector" idref="#_x0000_s1130"/>
        <o:r id="V:Rule36" type="connector" idref="#AutoShape 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57181">
      <w:bodyDiv w:val="1"/>
      <w:marLeft w:val="0"/>
      <w:marRight w:val="0"/>
      <w:marTop w:val="0"/>
      <w:marBottom w:val="0"/>
      <w:divBdr>
        <w:top w:val="none" w:sz="0" w:space="0" w:color="auto"/>
        <w:left w:val="none" w:sz="0" w:space="0" w:color="auto"/>
        <w:bottom w:val="none" w:sz="0" w:space="0" w:color="auto"/>
        <w:right w:val="none" w:sz="0" w:space="0" w:color="auto"/>
      </w:divBdr>
      <w:divsChild>
        <w:div w:id="147867483">
          <w:marLeft w:val="792"/>
          <w:marRight w:val="0"/>
          <w:marTop w:val="109"/>
          <w:marBottom w:val="0"/>
          <w:divBdr>
            <w:top w:val="none" w:sz="0" w:space="0" w:color="auto"/>
            <w:left w:val="none" w:sz="0" w:space="0" w:color="auto"/>
            <w:bottom w:val="none" w:sz="0" w:space="0" w:color="auto"/>
            <w:right w:val="none" w:sz="0" w:space="0" w:color="auto"/>
          </w:divBdr>
        </w:div>
        <w:div w:id="1577207303">
          <w:marLeft w:val="1339"/>
          <w:marRight w:val="0"/>
          <w:marTop w:val="88"/>
          <w:marBottom w:val="0"/>
          <w:divBdr>
            <w:top w:val="none" w:sz="0" w:space="0" w:color="auto"/>
            <w:left w:val="none" w:sz="0" w:space="0" w:color="auto"/>
            <w:bottom w:val="none" w:sz="0" w:space="0" w:color="auto"/>
            <w:right w:val="none" w:sz="0" w:space="0" w:color="auto"/>
          </w:divBdr>
        </w:div>
        <w:div w:id="1971285222">
          <w:marLeft w:val="792"/>
          <w:marRight w:val="0"/>
          <w:marTop w:val="109"/>
          <w:marBottom w:val="0"/>
          <w:divBdr>
            <w:top w:val="none" w:sz="0" w:space="0" w:color="auto"/>
            <w:left w:val="none" w:sz="0" w:space="0" w:color="auto"/>
            <w:bottom w:val="none" w:sz="0" w:space="0" w:color="auto"/>
            <w:right w:val="none" w:sz="0" w:space="0" w:color="auto"/>
          </w:divBdr>
        </w:div>
        <w:div w:id="1820807968">
          <w:marLeft w:val="1339"/>
          <w:marRight w:val="0"/>
          <w:marTop w:val="88"/>
          <w:marBottom w:val="0"/>
          <w:divBdr>
            <w:top w:val="none" w:sz="0" w:space="0" w:color="auto"/>
            <w:left w:val="none" w:sz="0" w:space="0" w:color="auto"/>
            <w:bottom w:val="none" w:sz="0" w:space="0" w:color="auto"/>
            <w:right w:val="none" w:sz="0" w:space="0" w:color="auto"/>
          </w:divBdr>
        </w:div>
        <w:div w:id="1936937385">
          <w:marLeft w:val="792"/>
          <w:marRight w:val="0"/>
          <w:marTop w:val="109"/>
          <w:marBottom w:val="0"/>
          <w:divBdr>
            <w:top w:val="none" w:sz="0" w:space="0" w:color="auto"/>
            <w:left w:val="none" w:sz="0" w:space="0" w:color="auto"/>
            <w:bottom w:val="none" w:sz="0" w:space="0" w:color="auto"/>
            <w:right w:val="none" w:sz="0" w:space="0" w:color="auto"/>
          </w:divBdr>
        </w:div>
        <w:div w:id="500389759">
          <w:marLeft w:val="1339"/>
          <w:marRight w:val="0"/>
          <w:marTop w:val="88"/>
          <w:marBottom w:val="0"/>
          <w:divBdr>
            <w:top w:val="none" w:sz="0" w:space="0" w:color="auto"/>
            <w:left w:val="none" w:sz="0" w:space="0" w:color="auto"/>
            <w:bottom w:val="none" w:sz="0" w:space="0" w:color="auto"/>
            <w:right w:val="none" w:sz="0" w:space="0" w:color="auto"/>
          </w:divBdr>
        </w:div>
        <w:div w:id="1462960521">
          <w:marLeft w:val="792"/>
          <w:marRight w:val="0"/>
          <w:marTop w:val="109"/>
          <w:marBottom w:val="0"/>
          <w:divBdr>
            <w:top w:val="none" w:sz="0" w:space="0" w:color="auto"/>
            <w:left w:val="none" w:sz="0" w:space="0" w:color="auto"/>
            <w:bottom w:val="none" w:sz="0" w:space="0" w:color="auto"/>
            <w:right w:val="none" w:sz="0" w:space="0" w:color="auto"/>
          </w:divBdr>
        </w:div>
        <w:div w:id="2060862784">
          <w:marLeft w:val="1339"/>
          <w:marRight w:val="0"/>
          <w:marTop w:val="88"/>
          <w:marBottom w:val="0"/>
          <w:divBdr>
            <w:top w:val="none" w:sz="0" w:space="0" w:color="auto"/>
            <w:left w:val="none" w:sz="0" w:space="0" w:color="auto"/>
            <w:bottom w:val="none" w:sz="0" w:space="0" w:color="auto"/>
            <w:right w:val="none" w:sz="0" w:space="0" w:color="auto"/>
          </w:divBdr>
        </w:div>
        <w:div w:id="505511775">
          <w:marLeft w:val="792"/>
          <w:marRight w:val="0"/>
          <w:marTop w:val="109"/>
          <w:marBottom w:val="0"/>
          <w:divBdr>
            <w:top w:val="none" w:sz="0" w:space="0" w:color="auto"/>
            <w:left w:val="none" w:sz="0" w:space="0" w:color="auto"/>
            <w:bottom w:val="none" w:sz="0" w:space="0" w:color="auto"/>
            <w:right w:val="none" w:sz="0" w:space="0" w:color="auto"/>
          </w:divBdr>
        </w:div>
        <w:div w:id="2030835406">
          <w:marLeft w:val="1339"/>
          <w:marRight w:val="0"/>
          <w:marTop w:val="88"/>
          <w:marBottom w:val="0"/>
          <w:divBdr>
            <w:top w:val="none" w:sz="0" w:space="0" w:color="auto"/>
            <w:left w:val="none" w:sz="0" w:space="0" w:color="auto"/>
            <w:bottom w:val="none" w:sz="0" w:space="0" w:color="auto"/>
            <w:right w:val="none" w:sz="0" w:space="0" w:color="auto"/>
          </w:divBdr>
        </w:div>
        <w:div w:id="665473375">
          <w:marLeft w:val="792"/>
          <w:marRight w:val="0"/>
          <w:marTop w:val="109"/>
          <w:marBottom w:val="0"/>
          <w:divBdr>
            <w:top w:val="none" w:sz="0" w:space="0" w:color="auto"/>
            <w:left w:val="none" w:sz="0" w:space="0" w:color="auto"/>
            <w:bottom w:val="none" w:sz="0" w:space="0" w:color="auto"/>
            <w:right w:val="none" w:sz="0" w:space="0" w:color="auto"/>
          </w:divBdr>
        </w:div>
        <w:div w:id="1886016088">
          <w:marLeft w:val="1339"/>
          <w:marRight w:val="0"/>
          <w:marTop w:val="88"/>
          <w:marBottom w:val="0"/>
          <w:divBdr>
            <w:top w:val="none" w:sz="0" w:space="0" w:color="auto"/>
            <w:left w:val="none" w:sz="0" w:space="0" w:color="auto"/>
            <w:bottom w:val="none" w:sz="0" w:space="0" w:color="auto"/>
            <w:right w:val="none" w:sz="0" w:space="0" w:color="auto"/>
          </w:divBdr>
        </w:div>
        <w:div w:id="6488369">
          <w:marLeft w:val="792"/>
          <w:marRight w:val="0"/>
          <w:marTop w:val="109"/>
          <w:marBottom w:val="0"/>
          <w:divBdr>
            <w:top w:val="none" w:sz="0" w:space="0" w:color="auto"/>
            <w:left w:val="none" w:sz="0" w:space="0" w:color="auto"/>
            <w:bottom w:val="none" w:sz="0" w:space="0" w:color="auto"/>
            <w:right w:val="none" w:sz="0" w:space="0" w:color="auto"/>
          </w:divBdr>
        </w:div>
        <w:div w:id="1804998294">
          <w:marLeft w:val="1339"/>
          <w:marRight w:val="0"/>
          <w:marTop w:val="88"/>
          <w:marBottom w:val="0"/>
          <w:divBdr>
            <w:top w:val="none" w:sz="0" w:space="0" w:color="auto"/>
            <w:left w:val="none" w:sz="0" w:space="0" w:color="auto"/>
            <w:bottom w:val="none" w:sz="0" w:space="0" w:color="auto"/>
            <w:right w:val="none" w:sz="0" w:space="0" w:color="auto"/>
          </w:divBdr>
        </w:div>
      </w:divsChild>
    </w:div>
    <w:div w:id="1807770935">
      <w:marLeft w:val="0"/>
      <w:marRight w:val="0"/>
      <w:marTop w:val="0"/>
      <w:marBottom w:val="0"/>
      <w:divBdr>
        <w:top w:val="none" w:sz="0" w:space="0" w:color="auto"/>
        <w:left w:val="none" w:sz="0" w:space="0" w:color="auto"/>
        <w:bottom w:val="none" w:sz="0" w:space="0" w:color="auto"/>
        <w:right w:val="none" w:sz="0" w:space="0" w:color="auto"/>
      </w:divBdr>
    </w:div>
    <w:div w:id="193065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6ED43-D1F4-4708-A4A9-3605158D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3866</TotalTime>
  <Pages>65</Pages>
  <Words>10512</Words>
  <Characters>59920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725</cp:revision>
  <cp:lastPrinted>2013-01-30T15:06:00Z</cp:lastPrinted>
  <dcterms:created xsi:type="dcterms:W3CDTF">2013-01-21T17:12:00Z</dcterms:created>
  <dcterms:modified xsi:type="dcterms:W3CDTF">2013-04-28T03:36:00Z</dcterms:modified>
</cp:coreProperties>
</file>